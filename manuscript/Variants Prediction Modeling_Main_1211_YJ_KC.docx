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2AC911C7" w:rsidR="006A6996" w:rsidRDefault="0082595E" w:rsidP="00047BB5">
      <w:pPr>
        <w:pStyle w:val="BodyText"/>
        <w:spacing w:line="360" w:lineRule="auto"/>
        <w:ind w:left="0"/>
        <w:rPr>
          <w:rFonts w:eastAsiaTheme="minorEastAsia"/>
          <w:b/>
          <w:color w:val="000000" w:themeColor="text1"/>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sidRPr="0039403E">
        <w:rPr>
          <w:rFonts w:eastAsiaTheme="minorEastAsia"/>
          <w:b/>
          <w:color w:val="000000" w:themeColor="text1"/>
          <w:sz w:val="28"/>
          <w:szCs w:val="28"/>
          <w:lang w:eastAsia="ko-KR"/>
        </w:rPr>
        <w:t>Duration</w:t>
      </w:r>
      <w:r w:rsidR="005A7D81" w:rsidRPr="0039403E">
        <w:rPr>
          <w:rFonts w:eastAsiaTheme="minorEastAsia"/>
          <w:b/>
          <w:color w:val="000000" w:themeColor="text1"/>
          <w:sz w:val="28"/>
          <w:szCs w:val="28"/>
          <w:lang w:eastAsia="ko-KR"/>
        </w:rPr>
        <w:t xml:space="preserve"> Using GISAID Data Across 15 Countries</w:t>
      </w:r>
    </w:p>
    <w:p w14:paraId="0D9EC50C"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59DA8B71" w14:textId="0DC1DB9F" w:rsidR="00D3651D"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 xml:space="preserve">Authors (TBD): Franky Zhang, Rob Paton, </w:t>
      </w:r>
      <w:r w:rsidR="0074351A">
        <w:rPr>
          <w:rFonts w:eastAsiaTheme="minorEastAsia" w:hint="eastAsia"/>
          <w:color w:val="000000" w:themeColor="text1"/>
          <w:sz w:val="22"/>
          <w:szCs w:val="22"/>
          <w:lang w:eastAsia="ko-KR"/>
        </w:rPr>
        <w:t xml:space="preserve">Kun Chen, </w:t>
      </w:r>
      <w:proofErr w:type="spellStart"/>
      <w:r>
        <w:rPr>
          <w:rFonts w:eastAsiaTheme="minorEastAsia" w:hint="eastAsia"/>
          <w:color w:val="000000" w:themeColor="text1"/>
          <w:sz w:val="22"/>
          <w:szCs w:val="22"/>
          <w:lang w:eastAsia="ko-KR"/>
        </w:rPr>
        <w:t>Jaehun</w:t>
      </w:r>
      <w:proofErr w:type="spellEnd"/>
      <w:r>
        <w:rPr>
          <w:rFonts w:eastAsiaTheme="minorEastAsia" w:hint="eastAsia"/>
          <w:color w:val="000000" w:themeColor="text1"/>
          <w:sz w:val="22"/>
          <w:szCs w:val="22"/>
          <w:lang w:eastAsia="ko-KR"/>
        </w:rPr>
        <w:t xml:space="preserve"> Jung</w:t>
      </w:r>
      <w:r w:rsidR="0074351A">
        <w:rPr>
          <w:rFonts w:eastAsiaTheme="minorEastAsia" w:hint="eastAsia"/>
          <w:color w:val="000000" w:themeColor="text1"/>
          <w:sz w:val="22"/>
          <w:szCs w:val="22"/>
          <w:lang w:eastAsia="ko-KR"/>
        </w:rPr>
        <w:t>*</w:t>
      </w:r>
      <w:r>
        <w:rPr>
          <w:rFonts w:eastAsiaTheme="minorEastAsia" w:hint="eastAsia"/>
          <w:color w:val="000000" w:themeColor="text1"/>
          <w:sz w:val="22"/>
          <w:szCs w:val="22"/>
          <w:lang w:eastAsia="ko-KR"/>
        </w:rPr>
        <w:t>, Chris Overton*, Youngji Jo*</w:t>
      </w:r>
    </w:p>
    <w:p w14:paraId="131D0945"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78FB5E81" w14:textId="53558BC7" w:rsidR="00B61D3A" w:rsidRPr="00103F9C" w:rsidRDefault="00B61D3A" w:rsidP="00B61D3A">
      <w:pPr>
        <w:pStyle w:val="BodyText"/>
        <w:kinsoku w:val="0"/>
        <w:overflowPunct w:val="0"/>
        <w:spacing w:line="276" w:lineRule="auto"/>
        <w:ind w:left="0"/>
        <w:contextualSpacing/>
        <w:jc w:val="both"/>
        <w:rPr>
          <w:rFonts w:eastAsiaTheme="minorEastAsia"/>
          <w:color w:val="000000" w:themeColor="text1"/>
          <w:sz w:val="22"/>
          <w:szCs w:val="22"/>
          <w:lang w:eastAsia="ko-KR"/>
        </w:rPr>
      </w:pPr>
      <w:r w:rsidRPr="00103F9C">
        <w:rPr>
          <w:rFonts w:eastAsiaTheme="minorEastAsia"/>
          <w:color w:val="000000" w:themeColor="text1"/>
          <w:sz w:val="22"/>
          <w:szCs w:val="22"/>
          <w:lang w:eastAsia="ko-KR"/>
        </w:rPr>
        <w:t>Affiliations:</w:t>
      </w:r>
    </w:p>
    <w:p w14:paraId="5E657632" w14:textId="77777777" w:rsidR="00B61D3A" w:rsidRPr="00103F9C" w:rsidRDefault="00B61D3A" w:rsidP="00B61D3A">
      <w:pPr>
        <w:pStyle w:val="BodyText"/>
        <w:numPr>
          <w:ilvl w:val="0"/>
          <w:numId w:val="8"/>
        </w:numPr>
        <w:spacing w:line="276" w:lineRule="auto"/>
        <w:contextualSpacing/>
        <w:rPr>
          <w:rFonts w:eastAsiaTheme="minorEastAsia"/>
          <w:color w:val="000000" w:themeColor="text1"/>
          <w:sz w:val="22"/>
          <w:szCs w:val="22"/>
          <w:lang w:eastAsia="ko-KR"/>
        </w:rPr>
      </w:pPr>
      <w:r w:rsidRPr="00103F9C">
        <w:rPr>
          <w:color w:val="000000" w:themeColor="text1"/>
          <w:sz w:val="22"/>
          <w:szCs w:val="22"/>
        </w:rPr>
        <w:t>Department of Statistics, University of Connecticut</w:t>
      </w:r>
      <w:r w:rsidRPr="00103F9C">
        <w:rPr>
          <w:rFonts w:eastAsiaTheme="minorEastAsia"/>
          <w:color w:val="000000" w:themeColor="text1"/>
          <w:sz w:val="22"/>
          <w:szCs w:val="22"/>
          <w:lang w:eastAsia="ko-KR"/>
        </w:rPr>
        <w:t xml:space="preserve">, </w:t>
      </w:r>
      <w:r>
        <w:rPr>
          <w:rFonts w:eastAsiaTheme="minorEastAsia" w:hint="eastAsia"/>
          <w:color w:val="000000" w:themeColor="text1"/>
          <w:sz w:val="22"/>
          <w:szCs w:val="22"/>
          <w:lang w:eastAsia="ko-KR"/>
        </w:rPr>
        <w:t xml:space="preserve">Storr, </w:t>
      </w:r>
      <w:r w:rsidRPr="00103F9C">
        <w:rPr>
          <w:rFonts w:eastAsiaTheme="minorEastAsia"/>
          <w:color w:val="000000" w:themeColor="text1"/>
          <w:sz w:val="22"/>
          <w:szCs w:val="22"/>
          <w:lang w:eastAsia="ko-KR"/>
        </w:rPr>
        <w:t>CT, USA</w:t>
      </w:r>
    </w:p>
    <w:p w14:paraId="75743567" w14:textId="77777777" w:rsidR="00B61D3A" w:rsidRPr="00103F9C" w:rsidRDefault="00B61D3A" w:rsidP="00B61D3A">
      <w:pPr>
        <w:pStyle w:val="BodyText"/>
        <w:numPr>
          <w:ilvl w:val="0"/>
          <w:numId w:val="8"/>
        </w:numPr>
        <w:spacing w:line="276" w:lineRule="auto"/>
        <w:contextualSpacing/>
        <w:rPr>
          <w:rFonts w:eastAsiaTheme="minorEastAsia"/>
          <w:color w:val="000000" w:themeColor="text1"/>
          <w:sz w:val="22"/>
          <w:szCs w:val="22"/>
          <w:lang w:eastAsia="ko-KR"/>
        </w:rPr>
      </w:pPr>
      <w:r w:rsidRPr="00103F9C">
        <w:rPr>
          <w:color w:val="212121"/>
          <w:sz w:val="22"/>
          <w:szCs w:val="22"/>
          <w:shd w:val="clear" w:color="auto" w:fill="FFFFFF"/>
        </w:rPr>
        <w:t xml:space="preserve">Infectious Disease Modelling Team, All Hazards Intelligence, </w:t>
      </w:r>
      <w:r w:rsidRPr="00103F9C">
        <w:rPr>
          <w:rFonts w:eastAsiaTheme="minorEastAsia"/>
          <w:sz w:val="22"/>
          <w:szCs w:val="22"/>
          <w:lang w:eastAsia="ko-KR"/>
          <w14:ligatures w14:val="standardContextual"/>
        </w:rPr>
        <w:t>Data, Analytics and Surveillance</w:t>
      </w:r>
      <w:r w:rsidRPr="00103F9C">
        <w:rPr>
          <w:color w:val="212121"/>
          <w:sz w:val="22"/>
          <w:szCs w:val="22"/>
          <w:shd w:val="clear" w:color="auto" w:fill="FFFFFF"/>
        </w:rPr>
        <w:t xml:space="preserve">, UKHSA, </w:t>
      </w:r>
      <w:r w:rsidRPr="00103F9C">
        <w:rPr>
          <w:rFonts w:eastAsiaTheme="minorEastAsia"/>
          <w:sz w:val="22"/>
          <w:szCs w:val="22"/>
          <w:lang w:eastAsia="ko-KR"/>
          <w14:ligatures w14:val="standardContextual"/>
        </w:rPr>
        <w:t>London</w:t>
      </w:r>
      <w:r>
        <w:rPr>
          <w:rFonts w:eastAsiaTheme="minorEastAsia" w:hint="eastAsia"/>
          <w:sz w:val="22"/>
          <w:szCs w:val="22"/>
          <w:lang w:eastAsia="ko-KR"/>
          <w14:ligatures w14:val="standardContextual"/>
        </w:rPr>
        <w:t>,</w:t>
      </w:r>
      <w:r w:rsidRPr="00103F9C">
        <w:rPr>
          <w:rFonts w:eastAsiaTheme="minorEastAsia"/>
          <w:sz w:val="22"/>
          <w:szCs w:val="22"/>
          <w:lang w:eastAsia="ko-KR"/>
          <w14:ligatures w14:val="standardContextual"/>
        </w:rPr>
        <w:t xml:space="preserve"> </w:t>
      </w:r>
      <w:r w:rsidRPr="00103F9C">
        <w:rPr>
          <w:color w:val="212121"/>
          <w:sz w:val="22"/>
          <w:szCs w:val="22"/>
          <w:shd w:val="clear" w:color="auto" w:fill="FFFFFF"/>
        </w:rPr>
        <w:t>UK</w:t>
      </w:r>
    </w:p>
    <w:p w14:paraId="06319713" w14:textId="77777777" w:rsidR="00B61D3A" w:rsidRPr="00103F9C" w:rsidRDefault="00B61D3A" w:rsidP="00B61D3A">
      <w:pPr>
        <w:pStyle w:val="BodyText"/>
        <w:numPr>
          <w:ilvl w:val="0"/>
          <w:numId w:val="8"/>
        </w:numPr>
        <w:spacing w:line="276" w:lineRule="auto"/>
        <w:contextualSpacing/>
        <w:rPr>
          <w:rFonts w:eastAsiaTheme="minorEastAsia"/>
          <w:color w:val="000000" w:themeColor="text1"/>
          <w:sz w:val="22"/>
          <w:szCs w:val="22"/>
          <w:lang w:eastAsia="ko-KR"/>
        </w:rPr>
      </w:pPr>
      <w:r w:rsidRPr="00103F9C">
        <w:rPr>
          <w:rFonts w:eastAsiaTheme="minorEastAsia"/>
          <w:color w:val="000000" w:themeColor="text1"/>
          <w:sz w:val="22"/>
          <w:szCs w:val="22"/>
          <w:lang w:eastAsia="ko-KR"/>
        </w:rPr>
        <w:t>Department of Preventive Medicine, School of Medicine, Korea University, Seoul, Korea</w:t>
      </w:r>
    </w:p>
    <w:p w14:paraId="377D61AF" w14:textId="77777777" w:rsidR="00B61D3A" w:rsidRPr="00103F9C" w:rsidRDefault="00B61D3A" w:rsidP="00B61D3A">
      <w:pPr>
        <w:pStyle w:val="ListParagraph"/>
        <w:widowControl/>
        <w:numPr>
          <w:ilvl w:val="0"/>
          <w:numId w:val="8"/>
        </w:numPr>
        <w:kinsoku w:val="0"/>
        <w:overflowPunct w:val="0"/>
        <w:adjustRightInd w:val="0"/>
        <w:spacing w:line="276" w:lineRule="auto"/>
        <w:jc w:val="both"/>
        <w:rPr>
          <w:rFonts w:eastAsiaTheme="minorEastAsia"/>
          <w:color w:val="000000" w:themeColor="text1"/>
          <w:lang w:eastAsia="ko-KR"/>
        </w:rPr>
      </w:pPr>
      <w:r w:rsidRPr="00103F9C">
        <w:rPr>
          <w:rFonts w:eastAsiaTheme="minorEastAsia"/>
          <w:lang w:eastAsia="ko-KR"/>
          <w14:ligatures w14:val="standardContextual"/>
        </w:rPr>
        <w:t>University of Liverpool, Department of Mathematical Sciences, Peach Street, Liverpool, UK</w:t>
      </w:r>
    </w:p>
    <w:p w14:paraId="60194FBD" w14:textId="77777777" w:rsidR="00B61D3A" w:rsidRPr="00A778E2" w:rsidRDefault="00B61D3A" w:rsidP="00B61D3A">
      <w:pPr>
        <w:pStyle w:val="BodyText"/>
        <w:numPr>
          <w:ilvl w:val="0"/>
          <w:numId w:val="8"/>
        </w:numPr>
        <w:spacing w:line="360" w:lineRule="auto"/>
        <w:rPr>
          <w:rFonts w:eastAsiaTheme="minorEastAsia"/>
          <w:color w:val="000000" w:themeColor="text1"/>
          <w:sz w:val="22"/>
          <w:szCs w:val="22"/>
          <w:lang w:eastAsia="ko-KR"/>
        </w:rPr>
      </w:pPr>
      <w:r w:rsidRPr="00A778E2">
        <w:rPr>
          <w:color w:val="000000" w:themeColor="text1"/>
          <w:sz w:val="22"/>
          <w:szCs w:val="22"/>
        </w:rPr>
        <w:t xml:space="preserve">Departments of </w:t>
      </w:r>
      <w:r w:rsidRPr="00A778E2">
        <w:rPr>
          <w:rFonts w:eastAsiaTheme="minorEastAsia"/>
          <w:color w:val="000000" w:themeColor="text1"/>
          <w:sz w:val="22"/>
          <w:szCs w:val="22"/>
          <w:lang w:eastAsia="ko-KR"/>
        </w:rPr>
        <w:t>Public Health Sciences</w:t>
      </w:r>
      <w:r w:rsidRPr="00A778E2">
        <w:rPr>
          <w:color w:val="000000" w:themeColor="text1"/>
          <w:sz w:val="22"/>
          <w:szCs w:val="22"/>
        </w:rPr>
        <w:t xml:space="preserve">, </w:t>
      </w:r>
      <w:r w:rsidRPr="00A778E2">
        <w:rPr>
          <w:rFonts w:eastAsiaTheme="minorEastAsia"/>
          <w:color w:val="000000" w:themeColor="text1"/>
          <w:sz w:val="22"/>
          <w:szCs w:val="22"/>
          <w:lang w:eastAsia="ko-KR"/>
        </w:rPr>
        <w:t xml:space="preserve">School of Medicine, </w:t>
      </w:r>
      <w:r w:rsidRPr="00A778E2">
        <w:rPr>
          <w:color w:val="000000" w:themeColor="text1"/>
          <w:sz w:val="22"/>
          <w:szCs w:val="22"/>
        </w:rPr>
        <w:t>UConn Health</w:t>
      </w:r>
      <w:r>
        <w:rPr>
          <w:rFonts w:eastAsiaTheme="minorEastAsia" w:hint="eastAsia"/>
          <w:color w:val="000000" w:themeColor="text1"/>
          <w:sz w:val="22"/>
          <w:szCs w:val="22"/>
          <w:lang w:eastAsia="ko-KR"/>
        </w:rPr>
        <w:t>, Farmington, CT, USA</w:t>
      </w:r>
    </w:p>
    <w:p w14:paraId="4614E558"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p>
    <w:p w14:paraId="2AAF3916"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Corresponding authors</w:t>
      </w:r>
    </w:p>
    <w:p w14:paraId="1F2DCBD9"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Youngji Jo: jo@uchc.edu</w:t>
      </w:r>
    </w:p>
    <w:p w14:paraId="3AF208EB" w14:textId="77777777" w:rsidR="00B61D3A" w:rsidRDefault="00B61D3A" w:rsidP="00B61D3A">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 xml:space="preserve">Chris Overton: </w:t>
      </w:r>
    </w:p>
    <w:p w14:paraId="2CB330D5" w14:textId="378086D2" w:rsidR="00574FE3" w:rsidRDefault="00574FE3" w:rsidP="00B61D3A">
      <w:pPr>
        <w:pStyle w:val="BodyText"/>
        <w:kinsoku w:val="0"/>
        <w:overflowPunct w:val="0"/>
        <w:spacing w:line="276" w:lineRule="auto"/>
        <w:ind w:left="0"/>
        <w:jc w:val="both"/>
        <w:rPr>
          <w:rFonts w:eastAsiaTheme="minorEastAsia"/>
          <w:color w:val="000000" w:themeColor="text1"/>
          <w:sz w:val="22"/>
          <w:szCs w:val="22"/>
          <w:lang w:eastAsia="ko-KR"/>
        </w:rPr>
      </w:pPr>
      <w:proofErr w:type="spellStart"/>
      <w:r>
        <w:rPr>
          <w:rFonts w:eastAsiaTheme="minorEastAsia" w:hint="eastAsia"/>
          <w:color w:val="000000" w:themeColor="text1"/>
          <w:sz w:val="22"/>
          <w:szCs w:val="22"/>
          <w:lang w:eastAsia="ko-KR"/>
        </w:rPr>
        <w:t>Jaehun</w:t>
      </w:r>
      <w:proofErr w:type="spellEnd"/>
      <w:r>
        <w:rPr>
          <w:rFonts w:eastAsiaTheme="minorEastAsia" w:hint="eastAsia"/>
          <w:color w:val="000000" w:themeColor="text1"/>
          <w:sz w:val="22"/>
          <w:szCs w:val="22"/>
          <w:lang w:eastAsia="ko-KR"/>
        </w:rPr>
        <w:t xml:space="preserve"> Jung</w:t>
      </w:r>
    </w:p>
    <w:p w14:paraId="77DBCAAD" w14:textId="77777777" w:rsidR="001B6D35" w:rsidRPr="00A44277"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356A3B95" w14:textId="77777777" w:rsidR="00EB0ABB" w:rsidRPr="00A44277" w:rsidRDefault="007042AB" w:rsidP="00EB0ABB">
      <w:pPr>
        <w:pStyle w:val="BodyText"/>
        <w:kinsoku w:val="0"/>
        <w:overflowPunct w:val="0"/>
        <w:ind w:left="0"/>
        <w:contextualSpacing/>
        <w:jc w:val="both"/>
        <w:rPr>
          <w:rFonts w:eastAsiaTheme="minorEastAsia"/>
          <w:b/>
          <w:bCs/>
          <w:color w:val="000000" w:themeColor="text1"/>
          <w:sz w:val="22"/>
          <w:szCs w:val="22"/>
          <w:lang w:eastAsia="ko-KR"/>
        </w:rPr>
      </w:pPr>
      <w:bookmarkStart w:id="0" w:name="OLE_LINK6"/>
      <w:r w:rsidRPr="00A44277">
        <w:rPr>
          <w:rFonts w:eastAsiaTheme="minorEastAsia"/>
          <w:b/>
          <w:bCs/>
          <w:color w:val="000000" w:themeColor="text1"/>
          <w:sz w:val="22"/>
          <w:szCs w:val="22"/>
          <w:lang w:eastAsia="ko-KR"/>
        </w:rPr>
        <w:t>Abstract</w:t>
      </w:r>
    </w:p>
    <w:p w14:paraId="4EEB84C4" w14:textId="77777777" w:rsidR="00EB0ABB" w:rsidRPr="00A44277" w:rsidRDefault="00EB0ABB" w:rsidP="00EB0ABB">
      <w:pPr>
        <w:pStyle w:val="BodyText"/>
        <w:kinsoku w:val="0"/>
        <w:overflowPunct w:val="0"/>
        <w:spacing w:line="276" w:lineRule="auto"/>
        <w:jc w:val="both"/>
        <w:rPr>
          <w:rFonts w:eastAsiaTheme="minorEastAsia"/>
          <w:color w:val="000000" w:themeColor="text1"/>
          <w:sz w:val="22"/>
          <w:szCs w:val="22"/>
          <w:lang w:eastAsia="ko-KR"/>
        </w:rPr>
      </w:pPr>
    </w:p>
    <w:bookmarkEnd w:id="0"/>
    <w:p w14:paraId="5CEB97D9" w14:textId="0F74B3A2" w:rsidR="002B43FA" w:rsidRPr="008F62C9" w:rsidRDefault="002B43FA" w:rsidP="002B43FA">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Background:</w:t>
      </w:r>
      <w:r w:rsidRPr="008F62C9">
        <w:rPr>
          <w:rFonts w:eastAsiaTheme="minorEastAsia"/>
          <w:color w:val="000000" w:themeColor="text1"/>
          <w:sz w:val="22"/>
          <w:szCs w:val="22"/>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w:t>
      </w:r>
      <w:r w:rsidR="00CF22F7" w:rsidRPr="00A44277">
        <w:rPr>
          <w:rFonts w:eastAsiaTheme="minorEastAsia"/>
          <w:color w:val="000000" w:themeColor="text1"/>
          <w:sz w:val="22"/>
          <w:szCs w:val="22"/>
          <w:lang w:eastAsia="ko-KR"/>
        </w:rPr>
        <w:t xml:space="preserve">cross-country </w:t>
      </w:r>
      <w:r w:rsidRPr="008F62C9">
        <w:rPr>
          <w:rFonts w:eastAsiaTheme="minorEastAsia"/>
          <w:color w:val="000000" w:themeColor="text1"/>
          <w:sz w:val="22"/>
          <w:szCs w:val="22"/>
          <w:lang w:eastAsia="ko-KR"/>
        </w:rPr>
        <w:t xml:space="preserve">heterogeneity </w:t>
      </w:r>
      <w:r w:rsidR="00CF22F7" w:rsidRPr="00A44277">
        <w:rPr>
          <w:rFonts w:eastAsiaTheme="minorEastAsia"/>
          <w:color w:val="000000" w:themeColor="text1"/>
          <w:sz w:val="22"/>
          <w:szCs w:val="22"/>
          <w:lang w:eastAsia="ko-KR"/>
        </w:rPr>
        <w:t>in sequencing intensity and reporting</w:t>
      </w:r>
      <w:r w:rsidRPr="008F62C9">
        <w:rPr>
          <w:rFonts w:eastAsiaTheme="minorEastAsia"/>
          <w:color w:val="000000" w:themeColor="text1"/>
          <w:sz w:val="22"/>
          <w:szCs w:val="22"/>
          <w:lang w:eastAsia="ko-KR"/>
        </w:rPr>
        <w:t>.</w:t>
      </w:r>
    </w:p>
    <w:p w14:paraId="552D5A57" w14:textId="77777777" w:rsidR="002B43FA" w:rsidRPr="008F62C9" w:rsidRDefault="002B43FA" w:rsidP="002B43FA">
      <w:pPr>
        <w:pStyle w:val="BodyText"/>
        <w:kinsoku w:val="0"/>
        <w:overflowPunct w:val="0"/>
        <w:spacing w:line="276" w:lineRule="auto"/>
        <w:ind w:left="0"/>
        <w:jc w:val="both"/>
        <w:rPr>
          <w:rFonts w:eastAsiaTheme="minorEastAsia"/>
          <w:b/>
          <w:bCs/>
          <w:color w:val="000000" w:themeColor="text1"/>
          <w:sz w:val="22"/>
          <w:szCs w:val="22"/>
          <w:lang w:eastAsia="ko-KR"/>
        </w:rPr>
      </w:pPr>
    </w:p>
    <w:p w14:paraId="36D7E4E2" w14:textId="7CA7C344" w:rsidR="009A50F7" w:rsidRDefault="002B43FA" w:rsidP="009A50F7">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Methods:</w:t>
      </w:r>
      <w:r w:rsidRPr="008F62C9">
        <w:rPr>
          <w:rFonts w:eastAsiaTheme="minorEastAsia"/>
          <w:color w:val="000000" w:themeColor="text1"/>
          <w:sz w:val="22"/>
          <w:szCs w:val="22"/>
          <w:lang w:eastAsia="ko-KR"/>
        </w:rPr>
        <w:t xml:space="preserve"> </w:t>
      </w:r>
      <w:r w:rsidR="009A50F7" w:rsidRPr="00A44277">
        <w:rPr>
          <w:rFonts w:eastAsiaTheme="minorEastAsia"/>
          <w:color w:val="000000" w:themeColor="text1"/>
          <w:sz w:val="22"/>
          <w:szCs w:val="22"/>
          <w:lang w:eastAsia="ko-KR"/>
        </w:rPr>
        <w:t>We develop a scalable forecasting framework that predicts whether new variants will reach high prevalence and how long they will persist based on their initial genomic growth patterns. Using more than nine million sequences from 15 countries (</w:t>
      </w:r>
      <w:r w:rsidR="009A50F7" w:rsidRPr="008F62C9">
        <w:rPr>
          <w:rFonts w:eastAsiaTheme="minorEastAsia"/>
          <w:color w:val="000000" w:themeColor="text1"/>
          <w:sz w:val="22"/>
          <w:szCs w:val="22"/>
          <w:lang w:eastAsia="ko-KR"/>
        </w:rPr>
        <w:t xml:space="preserve">GISAID, </w:t>
      </w:r>
      <w:r w:rsidR="009A50F7" w:rsidRPr="00A44277">
        <w:rPr>
          <w:rFonts w:eastAsiaTheme="minorEastAsia"/>
          <w:color w:val="000000" w:themeColor="text1"/>
          <w:sz w:val="22"/>
          <w:szCs w:val="22"/>
          <w:lang w:eastAsia="ko-KR"/>
        </w:rPr>
        <w:t>2020–2024), we characterize dominance through peak prevalence and duration above 10% and extract early growth descriptors from the first 2–4 weeks after a lineage surpasses 1%</w:t>
      </w:r>
      <w:r w:rsidR="009A50F7">
        <w:rPr>
          <w:rFonts w:eastAsiaTheme="minorEastAsia" w:hint="eastAsia"/>
          <w:color w:val="000000" w:themeColor="text1"/>
          <w:sz w:val="22"/>
          <w:szCs w:val="22"/>
          <w:lang w:eastAsia="ko-KR"/>
        </w:rPr>
        <w:t xml:space="preserve"> </w:t>
      </w:r>
      <w:r w:rsidR="009A50F7" w:rsidRPr="008F62C9">
        <w:rPr>
          <w:rFonts w:eastAsiaTheme="minorEastAsia"/>
          <w:color w:val="000000" w:themeColor="text1"/>
          <w:sz w:val="22"/>
          <w:szCs w:val="22"/>
          <w:lang w:eastAsia="ko-KR"/>
        </w:rPr>
        <w:t>frequency</w:t>
      </w:r>
      <w:r w:rsidR="009A50F7" w:rsidRPr="00A44277">
        <w:rPr>
          <w:rFonts w:eastAsiaTheme="minorEastAsia"/>
          <w:color w:val="000000" w:themeColor="text1"/>
          <w:sz w:val="22"/>
          <w:szCs w:val="22"/>
          <w:lang w:eastAsia="ko-KR"/>
        </w:rPr>
        <w:t>.</w:t>
      </w:r>
      <w:r w:rsidR="009A50F7">
        <w:rPr>
          <w:rFonts w:eastAsiaTheme="minorEastAsia" w:hint="eastAsia"/>
          <w:color w:val="000000" w:themeColor="text1"/>
          <w:sz w:val="22"/>
          <w:szCs w:val="22"/>
          <w:lang w:eastAsia="ko-KR"/>
        </w:rPr>
        <w:t xml:space="preserve"> </w:t>
      </w:r>
      <w:r w:rsidR="009A50F7" w:rsidRPr="00A44277">
        <w:rPr>
          <w:rFonts w:eastAsiaTheme="minorEastAsia"/>
          <w:color w:val="000000" w:themeColor="text1"/>
          <w:sz w:val="22"/>
          <w:szCs w:val="22"/>
          <w:lang w:eastAsia="ko-KR"/>
        </w:rPr>
        <w:t xml:space="preserve"> </w:t>
      </w:r>
      <w:r w:rsidR="009A50F7" w:rsidRPr="00BC3330">
        <w:rPr>
          <w:rFonts w:eastAsiaTheme="minorEastAsia"/>
          <w:color w:val="000000" w:themeColor="text1"/>
          <w:sz w:val="22"/>
          <w:szCs w:val="22"/>
          <w:lang w:eastAsia="ko-KR"/>
        </w:rPr>
        <w:t xml:space="preserve">Outcomes were classified using multiple models (GLM, GAM, SVM, CART, Elastic Net, and </w:t>
      </w:r>
      <w:proofErr w:type="spellStart"/>
      <w:r w:rsidR="009A50F7" w:rsidRPr="00BC3330">
        <w:rPr>
          <w:rFonts w:eastAsiaTheme="minorEastAsia"/>
          <w:color w:val="000000" w:themeColor="text1"/>
          <w:sz w:val="22"/>
          <w:szCs w:val="22"/>
          <w:lang w:eastAsia="ko-KR"/>
        </w:rPr>
        <w:t>SuperLearner</w:t>
      </w:r>
      <w:proofErr w:type="spellEnd"/>
      <w:r w:rsidR="009A50F7" w:rsidRPr="00BC3330">
        <w:rPr>
          <w:rFonts w:eastAsiaTheme="minorEastAsia"/>
          <w:color w:val="000000" w:themeColor="text1"/>
          <w:sz w:val="22"/>
          <w:szCs w:val="22"/>
          <w:lang w:eastAsia="ko-KR"/>
        </w:rPr>
        <w:t>). We evaluated performance based on accuracy and utilized SHAP analysis to interpret feature importance.</w:t>
      </w:r>
      <w:r w:rsidR="009A50F7">
        <w:rPr>
          <w:rFonts w:eastAsiaTheme="minorEastAsia" w:hint="eastAsia"/>
          <w:color w:val="000000" w:themeColor="text1"/>
          <w:sz w:val="22"/>
          <w:szCs w:val="22"/>
          <w:lang w:eastAsia="ko-KR"/>
        </w:rPr>
        <w:t xml:space="preserve"> </w:t>
      </w:r>
    </w:p>
    <w:p w14:paraId="24BF4C0E" w14:textId="77777777" w:rsidR="009A50F7" w:rsidRDefault="009A50F7" w:rsidP="009A50F7">
      <w:pPr>
        <w:pStyle w:val="BodyText"/>
        <w:kinsoku w:val="0"/>
        <w:overflowPunct w:val="0"/>
        <w:spacing w:line="276" w:lineRule="auto"/>
        <w:ind w:left="0"/>
        <w:jc w:val="both"/>
        <w:rPr>
          <w:rFonts w:eastAsiaTheme="minorEastAsia"/>
          <w:color w:val="000000" w:themeColor="text1"/>
          <w:sz w:val="22"/>
          <w:szCs w:val="22"/>
          <w:lang w:eastAsia="ko-KR"/>
        </w:rPr>
      </w:pPr>
    </w:p>
    <w:p w14:paraId="0129232C" w14:textId="77777777" w:rsidR="000A6E45" w:rsidRPr="008F62C9" w:rsidRDefault="000A6E45" w:rsidP="000A6E45">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Results:</w:t>
      </w:r>
      <w:r w:rsidRPr="008F62C9">
        <w:rPr>
          <w:rFonts w:eastAsiaTheme="minorEastAsia"/>
          <w:color w:val="000000" w:themeColor="text1"/>
          <w:sz w:val="22"/>
          <w:szCs w:val="22"/>
          <w:lang w:eastAsia="ko-KR"/>
        </w:rPr>
        <w:t xml:space="preserve"> </w:t>
      </w:r>
      <w:r w:rsidRPr="000609E0">
        <w:rPr>
          <w:rFonts w:eastAsiaTheme="minorEastAsia"/>
          <w:color w:val="C00000"/>
          <w:sz w:val="22"/>
          <w:szCs w:val="22"/>
          <w:lang w:eastAsia="ko-KR"/>
        </w:rPr>
        <w:t>The Super</w:t>
      </w:r>
      <w:r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ko-KR"/>
        </w:rPr>
        <w:t>Learner ensemble</w:t>
      </w:r>
      <w:r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zh-CN"/>
        </w:rPr>
        <w:t>model</w:t>
      </w:r>
      <w:r w:rsidRPr="000609E0">
        <w:rPr>
          <w:rFonts w:eastAsiaTheme="minorEastAsia"/>
          <w:color w:val="C00000"/>
          <w:sz w:val="22"/>
          <w:szCs w:val="22"/>
          <w:lang w:eastAsia="ko-KR"/>
        </w:rPr>
        <w:t xml:space="preserve"> achieved the best performance, achieving up to 0.85 accuracy for peak-share prediction, and up to 0.77 accuracy</w:t>
      </w:r>
      <w:r w:rsidRPr="000609E0">
        <w:rPr>
          <w:rFonts w:eastAsiaTheme="minorEastAsia" w:hint="eastAsia"/>
          <w:color w:val="C00000"/>
          <w:sz w:val="22"/>
          <w:szCs w:val="22"/>
          <w:lang w:eastAsia="zh-CN"/>
        </w:rPr>
        <w:t xml:space="preserve"> </w:t>
      </w:r>
      <w:r w:rsidRPr="000609E0">
        <w:rPr>
          <w:rFonts w:eastAsiaTheme="minorEastAsia"/>
          <w:color w:val="C00000"/>
          <w:sz w:val="22"/>
          <w:szCs w:val="22"/>
          <w:lang w:eastAsia="ko-KR"/>
        </w:rPr>
        <w:t>for duration classification—substantially outperforming all individual models. SHAP analysis showed that variants achieving high peaks exhibit strong but structurally coherent early growth, whereas prolonged dominance is associated not with early surges but with sustained, moderate short-term fluctuations embedded within a stable trajectory.</w:t>
      </w:r>
    </w:p>
    <w:p w14:paraId="2236FA25" w14:textId="77777777" w:rsidR="000A6E45" w:rsidRPr="008F62C9" w:rsidRDefault="000A6E45" w:rsidP="000A6E45">
      <w:pPr>
        <w:pStyle w:val="BodyText"/>
        <w:kinsoku w:val="0"/>
        <w:overflowPunct w:val="0"/>
        <w:spacing w:line="276" w:lineRule="auto"/>
        <w:ind w:left="0"/>
        <w:jc w:val="both"/>
        <w:rPr>
          <w:rFonts w:eastAsiaTheme="minorEastAsia"/>
          <w:b/>
          <w:bCs/>
          <w:color w:val="000000" w:themeColor="text1"/>
          <w:sz w:val="22"/>
          <w:szCs w:val="22"/>
          <w:lang w:eastAsia="ko-KR"/>
        </w:rPr>
      </w:pPr>
    </w:p>
    <w:p w14:paraId="322728E6" w14:textId="77777777" w:rsidR="000A6E45" w:rsidRPr="008F62C9" w:rsidRDefault="000A6E45" w:rsidP="000A6E45">
      <w:pPr>
        <w:pStyle w:val="BodyText"/>
        <w:kinsoku w:val="0"/>
        <w:overflowPunct w:val="0"/>
        <w:spacing w:line="276" w:lineRule="auto"/>
        <w:ind w:left="0"/>
        <w:jc w:val="both"/>
        <w:rPr>
          <w:rStyle w:val="Strong"/>
          <w:rFonts w:eastAsiaTheme="majorEastAsia"/>
          <w:color w:val="000000" w:themeColor="text1"/>
          <w:sz w:val="22"/>
          <w:szCs w:val="22"/>
          <w:lang w:eastAsia="ko-KR"/>
        </w:rPr>
      </w:pPr>
      <w:r w:rsidRPr="008F62C9">
        <w:rPr>
          <w:rFonts w:eastAsiaTheme="minorEastAsia"/>
          <w:b/>
          <w:bCs/>
          <w:color w:val="000000" w:themeColor="text1"/>
          <w:sz w:val="22"/>
          <w:szCs w:val="22"/>
          <w:lang w:eastAsia="ko-KR"/>
        </w:rPr>
        <w:t>Conclusion:</w:t>
      </w:r>
      <w:r w:rsidRPr="008F62C9">
        <w:rPr>
          <w:rFonts w:eastAsiaTheme="minorEastAsia"/>
          <w:color w:val="000000" w:themeColor="text1"/>
          <w:sz w:val="22"/>
          <w:szCs w:val="22"/>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p w14:paraId="267A44DF" w14:textId="77777777" w:rsidR="007537A5" w:rsidRDefault="007537A5"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503BF5AE" w14:textId="7620DA16" w:rsidR="00B61D3A" w:rsidRPr="00A44277" w:rsidRDefault="00B61D3A" w:rsidP="00B61D3A">
      <w:pPr>
        <w:pStyle w:val="BodyText"/>
        <w:kinsoku w:val="0"/>
        <w:overflowPunct w:val="0"/>
        <w:ind w:left="0"/>
        <w:contextualSpacing/>
        <w:jc w:val="both"/>
        <w:rPr>
          <w:rFonts w:eastAsiaTheme="minorEastAsia"/>
          <w:color w:val="000000" w:themeColor="text1"/>
          <w:sz w:val="22"/>
          <w:szCs w:val="22"/>
          <w:lang w:eastAsia="zh-CN"/>
        </w:rPr>
      </w:pPr>
      <w:r w:rsidRPr="00762F58">
        <w:rPr>
          <w:rFonts w:eastAsiaTheme="minorEastAsia" w:hint="eastAsia"/>
          <w:b/>
          <w:bCs/>
          <w:color w:val="000000" w:themeColor="text1"/>
          <w:sz w:val="22"/>
          <w:szCs w:val="22"/>
          <w:highlight w:val="yellow"/>
          <w:lang w:eastAsia="zh-CN"/>
        </w:rPr>
        <w:t>Significance</w:t>
      </w:r>
      <w:r>
        <w:rPr>
          <w:rFonts w:eastAsiaTheme="minorEastAsia" w:hint="eastAsia"/>
          <w:b/>
          <w:bCs/>
          <w:color w:val="000000" w:themeColor="text1"/>
          <w:sz w:val="22"/>
          <w:szCs w:val="22"/>
          <w:lang w:eastAsia="ko-KR"/>
        </w:rPr>
        <w:t xml:space="preserve">: </w:t>
      </w:r>
      <w:r w:rsidRPr="00A44277">
        <w:rPr>
          <w:rFonts w:eastAsiaTheme="minorEastAsia"/>
          <w:color w:val="000000" w:themeColor="text1"/>
          <w:sz w:val="22"/>
          <w:szCs w:val="22"/>
          <w:lang w:eastAsia="zh-CN"/>
        </w:rPr>
        <w:t xml:space="preserve">Our study demonstrates that the earliest genomic growth trajectories encode robust and interpretable signals of a lineage’s eventual epidemiological impact. By integrating </w:t>
      </w:r>
      <w:r w:rsidRPr="003B2E37">
        <w:rPr>
          <w:rFonts w:eastAsiaTheme="minorEastAsia"/>
          <w:color w:val="000000" w:themeColor="text1"/>
          <w:sz w:val="22"/>
          <w:szCs w:val="22"/>
          <w:highlight w:val="yellow"/>
          <w:lang w:eastAsia="zh-CN"/>
        </w:rPr>
        <w:t>handcrafted early-growth indicators with standardized time-series descriptors</w:t>
      </w:r>
      <w:r w:rsidRPr="00A44277">
        <w:rPr>
          <w:rFonts w:eastAsiaTheme="minorEastAsia"/>
          <w:color w:val="000000" w:themeColor="text1"/>
          <w:sz w:val="22"/>
          <w:szCs w:val="22"/>
          <w:lang w:eastAsia="zh-CN"/>
        </w:rPr>
        <w:t xml:space="preserve"> derived from an established statistical framework, we develop a scalable, sequence-only modeling approach that accurately predicts both the peak prevalence of emerging SARS-CoV-2 variants and the duration for which they sustain epidemiological dominance (defined as maintaining a prevalence above 10 percent). Using only 2–4 weeks of early genomic observations—well before variants approach their national peaks—this framework provides a lightweight, reproducible, and globally applicable early-warning system to support real-time genomic surveillance and proactive public health decision-making.</w:t>
      </w:r>
    </w:p>
    <w:p w14:paraId="5F8C6988" w14:textId="77777777" w:rsidR="009A50F7" w:rsidRDefault="009A50F7"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7501D187" w14:textId="77777777" w:rsidR="009A50F7" w:rsidRDefault="009A50F7"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D681E8B" w14:textId="465204E4" w:rsidR="007537A5" w:rsidRPr="007537A5" w:rsidRDefault="007537A5" w:rsidP="007537A5">
      <w:pPr>
        <w:pStyle w:val="BodyText"/>
        <w:kinsoku w:val="0"/>
        <w:overflowPunct w:val="0"/>
        <w:spacing w:line="276" w:lineRule="auto"/>
        <w:ind w:left="0"/>
        <w:jc w:val="both"/>
        <w:rPr>
          <w:rFonts w:eastAsiaTheme="minorEastAsia"/>
          <w:b/>
          <w:bCs/>
          <w:color w:val="000000" w:themeColor="text1"/>
          <w:lang w:eastAsia="zh-CN"/>
        </w:rPr>
      </w:pPr>
      <w:r w:rsidRPr="007537A5">
        <w:rPr>
          <w:rFonts w:eastAsiaTheme="minorEastAsia" w:hint="eastAsia"/>
          <w:b/>
          <w:bCs/>
          <w:color w:val="000000" w:themeColor="text1"/>
          <w:lang w:eastAsia="zh-CN"/>
        </w:rPr>
        <w:t>Introduction</w:t>
      </w:r>
    </w:p>
    <w:p w14:paraId="512BD934" w14:textId="77777777" w:rsidR="007537A5" w:rsidRDefault="007537A5"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0E280F9" w14:textId="22283DF5" w:rsidR="00FC5FF8" w:rsidRDefault="00293693" w:rsidP="007537A5">
      <w:pPr>
        <w:pStyle w:val="BodyText"/>
        <w:kinsoku w:val="0"/>
        <w:overflowPunct w:val="0"/>
        <w:spacing w:line="276" w:lineRule="auto"/>
        <w:ind w:left="0"/>
        <w:jc w:val="both"/>
        <w:rPr>
          <w:rFonts w:eastAsiaTheme="minorEastAsia"/>
          <w:color w:val="000000" w:themeColor="text1"/>
          <w:sz w:val="20"/>
          <w:szCs w:val="20"/>
          <w:lang w:eastAsia="ko-KR"/>
        </w:rPr>
      </w:pPr>
      <w:r w:rsidRPr="008F62C9">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w:t>
      </w:r>
      <w:commentRangeStart w:id="1"/>
      <w:r w:rsidRPr="008F62C9">
        <w:rPr>
          <w:rFonts w:eastAsiaTheme="minorEastAsia"/>
          <w:color w:val="000000" w:themeColor="text1"/>
          <w:sz w:val="22"/>
          <w:szCs w:val="22"/>
          <w:lang w:eastAsia="ko-KR"/>
        </w:rPr>
        <w:t xml:space="preserve">(Harvey et al., 2021). </w:t>
      </w:r>
      <w:commentRangeEnd w:id="1"/>
      <w:r w:rsidR="006B225D">
        <w:rPr>
          <w:rStyle w:val="CommentReference"/>
        </w:rPr>
        <w:commentReference w:id="1"/>
      </w:r>
      <w:r w:rsidRPr="008F62C9">
        <w:rPr>
          <w:rFonts w:eastAsiaTheme="minorEastAsia"/>
          <w:color w:val="000000" w:themeColor="text1"/>
          <w:sz w:val="22"/>
          <w:szCs w:val="22"/>
          <w:lang w:eastAsia="ko-KR"/>
        </w:rPr>
        <w:t xml:space="preserve">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8F62C9">
        <w:rPr>
          <w:rFonts w:eastAsiaTheme="minorEastAsia" w:hint="eastAsia"/>
          <w:color w:val="000000" w:themeColor="text1"/>
          <w:sz w:val="22"/>
          <w:szCs w:val="22"/>
          <w:lang w:eastAsia="ko-KR"/>
        </w:rPr>
        <w:t xml:space="preserve">emphasized </w:t>
      </w:r>
      <w:r w:rsidR="009C1F52" w:rsidRPr="008F62C9">
        <w:rPr>
          <w:rFonts w:eastAsiaTheme="minorEastAsia"/>
          <w:color w:val="000000" w:themeColor="text1"/>
          <w:sz w:val="22"/>
          <w:szCs w:val="22"/>
          <w:lang w:eastAsia="ko-KR"/>
        </w:rPr>
        <w:t>that SARS-CoV-2 variant surveillance remains</w:t>
      </w:r>
      <w:r w:rsidRPr="008F62C9">
        <w:rPr>
          <w:rFonts w:eastAsiaTheme="minorEastAsia"/>
          <w:color w:val="000000" w:themeColor="text1"/>
          <w:sz w:val="22"/>
          <w:szCs w:val="22"/>
          <w:lang w:eastAsia="ko-KR"/>
        </w:rPr>
        <w:t xml:space="preserve"> critical for pandemic </w:t>
      </w:r>
      <w:r w:rsidRPr="008F62C9">
        <w:rPr>
          <w:rFonts w:eastAsiaTheme="minorEastAsia"/>
          <w:color w:val="000000" w:themeColor="text1"/>
          <w:sz w:val="20"/>
          <w:szCs w:val="20"/>
          <w:lang w:eastAsia="ko-KR"/>
        </w:rPr>
        <w:t>preparedness</w:t>
      </w:r>
      <w:r w:rsidR="002D2587" w:rsidRPr="008F62C9">
        <w:rPr>
          <w:rFonts w:eastAsiaTheme="minorEastAsia"/>
          <w:color w:val="000000" w:themeColor="text1"/>
          <w:sz w:val="20"/>
          <w:szCs w:val="20"/>
          <w:lang w:eastAsia="ko-KR"/>
        </w:rPr>
        <w:t xml:space="preserve"> </w:t>
      </w:r>
      <w:r w:rsidR="00D72E79">
        <w:rPr>
          <w:rFonts w:eastAsiaTheme="minorEastAsia"/>
          <w:color w:val="000000" w:themeColor="text1"/>
          <w:sz w:val="20"/>
          <w:szCs w:val="20"/>
          <w:lang w:eastAsia="ko-KR"/>
        </w:rPr>
        <w:fldChar w:fldCharType="begin"/>
      </w:r>
      <w:r w:rsidR="00D72E79">
        <w:rPr>
          <w:rFonts w:eastAsiaTheme="minorEastAsia"/>
          <w:color w:val="000000" w:themeColor="text1"/>
          <w:sz w:val="20"/>
          <w:szCs w:val="20"/>
          <w:lang w:eastAsia="ko-KR"/>
        </w:rPr>
        <w:instrText xml:space="preserve"> ADDIN ZOTERO_ITEM CSL_CITATION {"citationID":"yIT1buxO","properties":{"formattedCitation":"\\super 1,2\\nosupersub{}","plainCitation":"1,2","noteIndex":0},"citationItems":[{"id":643,"uris":["http://zotero.org/users/14790911/items/HEEIKFVC"],"itemData":{"id":643,"type":"webpage","abstract":"It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00D72E79">
        <w:rPr>
          <w:rFonts w:eastAsiaTheme="minorEastAsia"/>
          <w:color w:val="000000" w:themeColor="text1"/>
          <w:sz w:val="20"/>
          <w:szCs w:val="20"/>
          <w:lang w:eastAsia="ko-KR"/>
        </w:rPr>
        <w:fldChar w:fldCharType="separate"/>
      </w:r>
      <w:r w:rsidR="00D72E79" w:rsidRPr="00D72E79">
        <w:rPr>
          <w:rFonts w:eastAsiaTheme="minorEastAsia"/>
          <w:color w:val="000000"/>
          <w:sz w:val="20"/>
          <w:vertAlign w:val="superscript"/>
          <w:lang w:eastAsia="ko-KR"/>
          <w14:ligatures w14:val="standardContextual"/>
        </w:rPr>
        <w:t>1,2</w:t>
      </w:r>
      <w:r w:rsidR="00D72E79">
        <w:rPr>
          <w:rFonts w:eastAsiaTheme="minorEastAsia"/>
          <w:color w:val="000000" w:themeColor="text1"/>
          <w:sz w:val="20"/>
          <w:szCs w:val="20"/>
          <w:lang w:eastAsia="ko-KR"/>
        </w:rPr>
        <w:fldChar w:fldCharType="end"/>
      </w:r>
      <w:r w:rsidRPr="008F62C9">
        <w:rPr>
          <w:rFonts w:eastAsiaTheme="minorEastAsia"/>
          <w:color w:val="000000" w:themeColor="text1"/>
          <w:sz w:val="20"/>
          <w:szCs w:val="20"/>
          <w:lang w:eastAsia="ko-KR"/>
        </w:rPr>
        <w:t>.</w:t>
      </w:r>
    </w:p>
    <w:p w14:paraId="2ECC494E" w14:textId="77777777" w:rsidR="006053AC" w:rsidRPr="007537A5" w:rsidRDefault="006053AC" w:rsidP="007537A5">
      <w:pPr>
        <w:pStyle w:val="BodyText"/>
        <w:kinsoku w:val="0"/>
        <w:overflowPunct w:val="0"/>
        <w:spacing w:line="276" w:lineRule="auto"/>
        <w:ind w:left="0"/>
        <w:jc w:val="both"/>
        <w:rPr>
          <w:rFonts w:eastAsiaTheme="minorEastAsia"/>
          <w:color w:val="000000" w:themeColor="text1"/>
          <w:sz w:val="21"/>
          <w:szCs w:val="21"/>
          <w:lang w:eastAsia="zh-CN"/>
        </w:rPr>
      </w:pPr>
    </w:p>
    <w:p w14:paraId="3D52184C" w14:textId="77777777" w:rsidR="00A471B6" w:rsidRDefault="005519DF" w:rsidP="005519DF">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color w:val="000000" w:themeColor="text1"/>
          <w:sz w:val="22"/>
          <w:szCs w:val="22"/>
        </w:rPr>
        <w:t xml:space="preserve">Despite the global experience of multiple SARS-CoV-2 infection waves, </w:t>
      </w:r>
      <w:r w:rsidRPr="008F62C9">
        <w:rPr>
          <w:rStyle w:val="Strong"/>
          <w:rFonts w:eastAsiaTheme="majorEastAsia"/>
          <w:b w:val="0"/>
          <w:bCs w:val="0"/>
          <w:color w:val="000000" w:themeColor="text1"/>
          <w:sz w:val="22"/>
          <w:szCs w:val="22"/>
        </w:rPr>
        <w:t>timely identification of variants capable of driving new surges remains difficult</w:t>
      </w:r>
      <w:r w:rsidRPr="008F62C9">
        <w:rPr>
          <w:color w:val="000000" w:themeColor="text1"/>
          <w:sz w:val="22"/>
          <w:szCs w:val="22"/>
        </w:rPr>
        <w:t xml:space="preserve"> due to several intertwined factors. Capturing early signals of variant dominance is particularly challenging because early trajectories are </w:t>
      </w:r>
      <w:r w:rsidRPr="008F62C9">
        <w:rPr>
          <w:rStyle w:val="Strong"/>
          <w:rFonts w:eastAsiaTheme="majorEastAsia"/>
          <w:b w:val="0"/>
          <w:bCs w:val="0"/>
          <w:color w:val="000000" w:themeColor="text1"/>
          <w:sz w:val="22"/>
          <w:szCs w:val="22"/>
        </w:rPr>
        <w:t>short, sparse, and noisy</w:t>
      </w:r>
      <w:r w:rsidRPr="008F62C9">
        <w:rPr>
          <w:color w:val="000000" w:themeColor="text1"/>
          <w:sz w:val="22"/>
          <w:szCs w:val="22"/>
        </w:rPr>
        <w:t xml:space="preserve">, with strong daily fluctuations and large cross-country variation in sequencing practices. Defining the initial observation period is also </w:t>
      </w:r>
      <w:r w:rsidR="00CC6B04" w:rsidRPr="008F62C9">
        <w:rPr>
          <w:color w:val="000000" w:themeColor="text1"/>
          <w:sz w:val="22"/>
          <w:szCs w:val="22"/>
        </w:rPr>
        <w:t>delicate including</w:t>
      </w:r>
      <w:r w:rsidRPr="008F62C9">
        <w:rPr>
          <w:rStyle w:val="Strong"/>
          <w:rFonts w:eastAsiaTheme="majorEastAsia"/>
          <w:b w:val="0"/>
          <w:bCs w:val="0"/>
          <w:color w:val="000000" w:themeColor="text1"/>
          <w:sz w:val="22"/>
          <w:szCs w:val="22"/>
        </w:rPr>
        <w:t xml:space="preserve"> too many early zeros or stochastic spikes can distort growth signals</w:t>
      </w:r>
      <w:r w:rsidRPr="008F62C9">
        <w:rPr>
          <w:color w:val="000000" w:themeColor="text1"/>
          <w:sz w:val="22"/>
          <w:szCs w:val="22"/>
        </w:rPr>
        <w:t xml:space="preserve"> and obscure true trends. Moreover, the virus’s </w:t>
      </w:r>
      <w:r w:rsidRPr="008F62C9">
        <w:rPr>
          <w:rStyle w:val="Strong"/>
          <w:rFonts w:eastAsiaTheme="majorEastAsia"/>
          <w:b w:val="0"/>
          <w:bCs w:val="0"/>
          <w:color w:val="000000" w:themeColor="text1"/>
          <w:sz w:val="22"/>
          <w:szCs w:val="22"/>
        </w:rPr>
        <w:t>high mutation rate</w:t>
      </w:r>
      <w:r w:rsidRPr="008F62C9">
        <w:rPr>
          <w:color w:val="000000" w:themeColor="text1"/>
          <w:sz w:val="22"/>
          <w:szCs w:val="22"/>
        </w:rPr>
        <w:t xml:space="preserve"> continually generates a diverse pool of variants with distinct genetic profiles that affect transmissibility, immune escape, and pathogenicity, complicating efforts to identify which low-prevalence lineages (e.g., 0.01–3%) are likely to dominate. </w:t>
      </w:r>
      <w:r w:rsidR="007724ED" w:rsidRPr="008F62C9">
        <w:rPr>
          <w:rFonts w:eastAsiaTheme="minorEastAsia"/>
          <w:color w:val="000000" w:themeColor="text1"/>
          <w:sz w:val="22"/>
          <w:szCs w:val="22"/>
          <w:lang w:eastAsia="ko-KR"/>
        </w:rPr>
        <w:t xml:space="preserve">The challenge is compounded by variability in sequencing capacity across countries, with low-resource settings often facing delays in generating sufficient genomic data to detect emerging variants early. </w:t>
      </w:r>
      <w:r w:rsidR="00C50605" w:rsidRPr="008F62C9">
        <w:rPr>
          <w:rFonts w:eastAsiaTheme="minorEastAsia"/>
          <w:color w:val="000000" w:themeColor="text1"/>
          <w:sz w:val="22"/>
          <w:szCs w:val="22"/>
          <w:lang w:eastAsia="ko-KR"/>
        </w:rPr>
        <w:t>For instance, 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00F35B26" w:rsidRPr="008F62C9">
        <w:rPr>
          <w:rFonts w:eastAsiaTheme="minorEastAsia" w:hint="eastAsia"/>
          <w:color w:val="000000" w:themeColor="text1"/>
          <w:sz w:val="22"/>
          <w:szCs w:val="22"/>
        </w:rPr>
        <w:t xml:space="preserve"> </w:t>
      </w:r>
      <w:r w:rsidR="00D72E79">
        <w:rPr>
          <w:rFonts w:eastAsiaTheme="minorEastAsia"/>
          <w:color w:val="000000" w:themeColor="text1"/>
          <w:sz w:val="22"/>
          <w:szCs w:val="22"/>
        </w:rPr>
        <w:fldChar w:fldCharType="begin"/>
      </w:r>
      <w:r w:rsidR="00D72E79">
        <w:rPr>
          <w:rFonts w:eastAsiaTheme="minorEastAsia"/>
          <w:color w:val="000000" w:themeColor="text1"/>
          <w:sz w:val="22"/>
          <w:szCs w:val="22"/>
        </w:rPr>
        <w:instrText xml:space="preserve"> ADDIN ZOTERO_ITEM CSL_CITATION {"citationID":"gIZGMpA9","properties":{"formattedCitation":"\\super 3\\nosupersub{}","plainCitation":"3","noteIndex":0},"citationItems":[{"id":645,"uris":["http://zotero.org/users/14790911/items/YYDRAWPJ"],"itemData":{"id":645,"type":"article-journal","abstract":"Genomic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Commun","language":"eng","note":"PMID: 36385137\nPMCID: PMC9667854","page":"7003","source":"PubMed","title":"Global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00D72E79">
        <w:rPr>
          <w:rFonts w:eastAsiaTheme="minorEastAsia"/>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w:t>
      </w:r>
      <w:r w:rsidR="00D72E79">
        <w:rPr>
          <w:rFonts w:eastAsiaTheme="minorEastAsia"/>
          <w:color w:val="000000" w:themeColor="text1"/>
          <w:sz w:val="22"/>
          <w:szCs w:val="22"/>
        </w:rPr>
        <w:fldChar w:fldCharType="end"/>
      </w:r>
      <w:r w:rsidR="007724ED" w:rsidRPr="008F62C9">
        <w:rPr>
          <w:rFonts w:eastAsiaTheme="minorEastAsia"/>
          <w:color w:val="000000" w:themeColor="text1"/>
          <w:sz w:val="22"/>
          <w:szCs w:val="22"/>
          <w:lang w:eastAsia="ko-KR"/>
        </w:rPr>
        <w:t>.</w:t>
      </w:r>
      <w:r w:rsidRPr="008F62C9">
        <w:rPr>
          <w:rFonts w:eastAsiaTheme="minorEastAsia" w:hint="eastAsia"/>
          <w:color w:val="000000" w:themeColor="text1"/>
          <w:sz w:val="22"/>
          <w:szCs w:val="22"/>
          <w:lang w:eastAsia="ko-KR"/>
        </w:rPr>
        <w:t xml:space="preserve"> </w:t>
      </w:r>
    </w:p>
    <w:p w14:paraId="79C4C64A" w14:textId="77777777" w:rsidR="00A471B6" w:rsidRDefault="00A471B6" w:rsidP="005519DF">
      <w:pPr>
        <w:pStyle w:val="NormalWeb"/>
        <w:spacing w:before="0" w:beforeAutospacing="0" w:after="0" w:afterAutospacing="0" w:line="276" w:lineRule="auto"/>
        <w:jc w:val="both"/>
        <w:rPr>
          <w:rFonts w:eastAsiaTheme="minorEastAsia"/>
          <w:color w:val="000000" w:themeColor="text1"/>
          <w:sz w:val="22"/>
          <w:szCs w:val="22"/>
          <w:lang w:eastAsia="ko-KR"/>
        </w:rPr>
      </w:pPr>
    </w:p>
    <w:p w14:paraId="3481AB82" w14:textId="77777777" w:rsidR="00444E1F" w:rsidRDefault="005519DF"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color w:val="000000" w:themeColor="text1"/>
          <w:sz w:val="22"/>
          <w:szCs w:val="22"/>
        </w:rPr>
        <w:t xml:space="preserve">Recent advances in machine learning–based forecasting have addressed parts of this problem but still leave critical gaps. </w:t>
      </w:r>
      <w:r w:rsidRPr="008F62C9">
        <w:rPr>
          <w:rStyle w:val="Strong"/>
          <w:rFonts w:eastAsiaTheme="majorEastAsia"/>
          <w:b w:val="0"/>
          <w:bCs w:val="0"/>
          <w:color w:val="000000" w:themeColor="text1"/>
          <w:sz w:val="22"/>
          <w:szCs w:val="22"/>
        </w:rPr>
        <w:t>Hamelin et al. (2025)</w:t>
      </w:r>
      <w:r w:rsidRPr="008F62C9">
        <w:rPr>
          <w:b/>
          <w:bCs/>
          <w:color w:val="000000" w:themeColor="text1"/>
          <w:sz w:val="22"/>
          <w:szCs w:val="22"/>
        </w:rPr>
        <w:t xml:space="preserve"> </w:t>
      </w:r>
      <w:r w:rsidR="00D72E79">
        <w:rPr>
          <w:b/>
          <w:bCs/>
          <w:color w:val="000000" w:themeColor="text1"/>
          <w:sz w:val="22"/>
          <w:szCs w:val="22"/>
        </w:rPr>
        <w:fldChar w:fldCharType="begin"/>
      </w:r>
      <w:r w:rsidR="00D72E79">
        <w:rPr>
          <w:b/>
          <w:bCs/>
          <w:color w:val="000000" w:themeColor="text1"/>
          <w:sz w:val="22"/>
          <w:szCs w:val="22"/>
        </w:rPr>
        <w:instrText xml:space="preserve"> ADDIN ZOTERO_ITEM CSL_CITATION {"citationID":"gY7gM4rd","properties":{"formattedCitation":"\\super 4\\nosupersub{}","plainCitation":"4","noteIndex":0},"citationItems":[{"id":648,"uris":["http://zotero.org/users/14790911/items/XXYFASB3"],"itemData":{"id":648,"type":"article-journal","abstract":"The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D72E79">
        <w:rPr>
          <w:b/>
          <w:bCs/>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4</w:t>
      </w:r>
      <w:r w:rsidR="00D72E79">
        <w:rPr>
          <w:b/>
          <w:bCs/>
          <w:color w:val="000000" w:themeColor="text1"/>
          <w:sz w:val="22"/>
          <w:szCs w:val="22"/>
        </w:rPr>
        <w:fldChar w:fldCharType="end"/>
      </w:r>
      <w:r w:rsidR="00C23879" w:rsidRPr="008F62C9">
        <w:rPr>
          <w:rFonts w:hint="eastAsia"/>
          <w:color w:val="000000" w:themeColor="text1"/>
          <w:sz w:val="22"/>
          <w:szCs w:val="22"/>
        </w:rPr>
        <w:t xml:space="preserve"> </w:t>
      </w:r>
      <w:r w:rsidRPr="008F62C9">
        <w:rPr>
          <w:color w:val="000000" w:themeColor="text1"/>
          <w:sz w:val="22"/>
          <w:szCs w:val="22"/>
        </w:rPr>
        <w:t xml:space="preserve">showed that deep learning and protein language models can predict viral evolution and immune escape </w:t>
      </w:r>
      <w:r w:rsidRPr="008F62C9">
        <w:rPr>
          <w:rStyle w:val="Emphasis"/>
          <w:rFonts w:eastAsiaTheme="majorEastAsia"/>
          <w:color w:val="000000" w:themeColor="text1"/>
          <w:sz w:val="22"/>
          <w:szCs w:val="22"/>
        </w:rPr>
        <w:t>before</w:t>
      </w:r>
      <w:r w:rsidRPr="008F62C9">
        <w:rPr>
          <w:color w:val="000000" w:themeColor="text1"/>
          <w:sz w:val="22"/>
          <w:szCs w:val="22"/>
        </w:rPr>
        <w:t xml:space="preserve"> variants emerge, facilitating anticipatory vaccine design but requiring </w:t>
      </w:r>
      <w:r w:rsidRPr="00A471B6">
        <w:rPr>
          <w:color w:val="000000" w:themeColor="text1"/>
          <w:sz w:val="22"/>
          <w:szCs w:val="22"/>
          <w:highlight w:val="yellow"/>
        </w:rPr>
        <w:t>rich molecular and structural datasets</w:t>
      </w:r>
      <w:r w:rsidR="00A471B6">
        <w:rPr>
          <w:rFonts w:eastAsiaTheme="minorEastAsia" w:hint="eastAsia"/>
          <w:color w:val="000000" w:themeColor="text1"/>
          <w:sz w:val="22"/>
          <w:szCs w:val="22"/>
          <w:lang w:eastAsia="ko-KR"/>
        </w:rPr>
        <w:t xml:space="preserve"> (specify more)</w:t>
      </w:r>
      <w:r w:rsidRPr="008F62C9">
        <w:rPr>
          <w:color w:val="000000" w:themeColor="text1"/>
          <w:sz w:val="22"/>
          <w:szCs w:val="22"/>
        </w:rPr>
        <w:t xml:space="preserve">. In contrast, </w:t>
      </w:r>
      <w:proofErr w:type="spellStart"/>
      <w:r w:rsidRPr="008F62C9">
        <w:rPr>
          <w:rStyle w:val="Strong"/>
          <w:rFonts w:eastAsiaTheme="majorEastAsia"/>
          <w:b w:val="0"/>
          <w:bCs w:val="0"/>
          <w:color w:val="000000" w:themeColor="text1"/>
          <w:sz w:val="22"/>
          <w:szCs w:val="22"/>
        </w:rPr>
        <w:t>Chowell</w:t>
      </w:r>
      <w:proofErr w:type="spellEnd"/>
      <w:r w:rsidRPr="008F62C9">
        <w:rPr>
          <w:rStyle w:val="Strong"/>
          <w:rFonts w:eastAsiaTheme="majorEastAsia"/>
          <w:b w:val="0"/>
          <w:bCs w:val="0"/>
          <w:color w:val="000000" w:themeColor="text1"/>
          <w:sz w:val="22"/>
          <w:szCs w:val="22"/>
        </w:rPr>
        <w:t xml:space="preserve"> and </w:t>
      </w:r>
      <w:proofErr w:type="spellStart"/>
      <w:r w:rsidRPr="008F62C9">
        <w:rPr>
          <w:rStyle w:val="Strong"/>
          <w:rFonts w:eastAsiaTheme="majorEastAsia"/>
          <w:b w:val="0"/>
          <w:bCs w:val="0"/>
          <w:color w:val="000000" w:themeColor="text1"/>
          <w:sz w:val="22"/>
          <w:szCs w:val="22"/>
        </w:rPr>
        <w:t>Skums</w:t>
      </w:r>
      <w:proofErr w:type="spellEnd"/>
      <w:r w:rsidRPr="008F62C9">
        <w:rPr>
          <w:rStyle w:val="Strong"/>
          <w:rFonts w:eastAsiaTheme="majorEastAsia"/>
          <w:b w:val="0"/>
          <w:bCs w:val="0"/>
          <w:color w:val="000000" w:themeColor="text1"/>
          <w:sz w:val="22"/>
          <w:szCs w:val="22"/>
        </w:rPr>
        <w:t xml:space="preserve"> (2024)</w:t>
      </w:r>
      <w:r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{"citationID":"W47yL4vN","properties":{"formattedCitation":"\\super 5\\nosupersub{}","plainCitation":"5","noteIndex":0},"citationItems":[{"id":651,"uris":["http://zotero.org/users/14790911/items/GMTTX4TA"],"itemData":{"id":651,"type":"article-journal","abstract":"The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5</w:t>
      </w:r>
      <w:r w:rsidR="00D72E79">
        <w:rPr>
          <w:color w:val="000000" w:themeColor="text1"/>
          <w:sz w:val="22"/>
          <w:szCs w:val="22"/>
        </w:rPr>
        <w:fldChar w:fldCharType="end"/>
      </w:r>
      <w:r w:rsidR="00262188" w:rsidRPr="008F62C9">
        <w:rPr>
          <w:rFonts w:hint="eastAsia"/>
          <w:color w:val="000000" w:themeColor="text1"/>
          <w:sz w:val="22"/>
          <w:szCs w:val="22"/>
        </w:rPr>
        <w:t xml:space="preserve"> </w:t>
      </w:r>
      <w:r w:rsidRPr="008F62C9">
        <w:rPr>
          <w:color w:val="000000" w:themeColor="text1"/>
          <w:sz w:val="22"/>
          <w:szCs w:val="22"/>
        </w:rPr>
        <w:t xml:space="preserve">integrated machine learning with mechanistic ODE frameworks to improve epidemic forecast accuracy and interpretability, yet their models rely on extensive </w:t>
      </w:r>
      <w:r w:rsidRPr="00197CAD">
        <w:rPr>
          <w:color w:val="000000" w:themeColor="text1"/>
          <w:sz w:val="22"/>
          <w:szCs w:val="22"/>
          <w:highlight w:val="yellow"/>
        </w:rPr>
        <w:t>epidemiological inputs and multiple data streams</w:t>
      </w:r>
      <w:r w:rsidR="00197CAD">
        <w:rPr>
          <w:rFonts w:eastAsiaTheme="minorEastAsia" w:hint="eastAsia"/>
          <w:color w:val="000000" w:themeColor="text1"/>
          <w:sz w:val="22"/>
          <w:szCs w:val="22"/>
          <w:lang w:eastAsia="ko-KR"/>
        </w:rPr>
        <w:t xml:space="preserve"> (again specify)</w:t>
      </w:r>
      <w:r w:rsidRPr="008F62C9">
        <w:rPr>
          <w:color w:val="000000" w:themeColor="text1"/>
          <w:sz w:val="22"/>
          <w:szCs w:val="22"/>
        </w:rPr>
        <w:t>—constraints that limit real-time applicability in low-coverage surveillance settings.</w:t>
      </w:r>
      <w:r w:rsidR="00197CAD">
        <w:rPr>
          <w:rFonts w:eastAsiaTheme="minorEastAsia" w:hint="eastAsia"/>
          <w:color w:val="000000" w:themeColor="text1"/>
          <w:sz w:val="22"/>
          <w:szCs w:val="22"/>
          <w:lang w:eastAsia="ko-KR"/>
        </w:rPr>
        <w:t xml:space="preserve"> </w:t>
      </w:r>
      <w:r w:rsidR="00EF4DAB" w:rsidRPr="008F62C9">
        <w:rPr>
          <w:rFonts w:eastAsiaTheme="minorEastAsia" w:hint="eastAsia"/>
          <w:color w:val="000000" w:themeColor="text1"/>
          <w:sz w:val="22"/>
          <w:szCs w:val="22"/>
          <w:lang w:eastAsia="ko-KR"/>
        </w:rPr>
        <w:t xml:space="preserve">This motivates our effort on </w:t>
      </w:r>
      <w:r w:rsidR="00EF4DAB" w:rsidRPr="008F62C9">
        <w:rPr>
          <w:rStyle w:val="Strong"/>
          <w:rFonts w:eastAsiaTheme="majorEastAsia"/>
          <w:b w:val="0"/>
          <w:bCs w:val="0"/>
          <w:color w:val="000000" w:themeColor="text1"/>
          <w:sz w:val="22"/>
          <w:szCs w:val="22"/>
        </w:rPr>
        <w:t>molecular fitness inference and real-time global forecasting</w:t>
      </w:r>
      <w:r w:rsidR="00EF4DAB" w:rsidRPr="008F62C9">
        <w:rPr>
          <w:color w:val="000000" w:themeColor="text1"/>
          <w:sz w:val="22"/>
          <w:szCs w:val="22"/>
        </w:rPr>
        <w:t xml:space="preserve"> by developing a </w:t>
      </w:r>
      <w:r w:rsidR="00EF4DAB" w:rsidRPr="008F62C9">
        <w:rPr>
          <w:rStyle w:val="Strong"/>
          <w:rFonts w:eastAsiaTheme="majorEastAsia"/>
          <w:b w:val="0"/>
          <w:bCs w:val="0"/>
          <w:color w:val="000000" w:themeColor="text1"/>
          <w:sz w:val="22"/>
          <w:szCs w:val="22"/>
        </w:rPr>
        <w:t>data-efficient, early-growth-based framework</w:t>
      </w:r>
      <w:r w:rsidR="00EF4DAB" w:rsidRPr="008F62C9">
        <w:rPr>
          <w:color w:val="000000" w:themeColor="text1"/>
          <w:sz w:val="22"/>
          <w:szCs w:val="22"/>
        </w:rPr>
        <w:t xml:space="preserve"> that achieves high predictive accuracy with a </w:t>
      </w:r>
      <w:r w:rsidR="00EF4DAB" w:rsidRPr="008F62C9">
        <w:rPr>
          <w:rFonts w:eastAsiaTheme="minorEastAsia" w:hint="eastAsia"/>
          <w:color w:val="000000" w:themeColor="text1"/>
          <w:sz w:val="22"/>
          <w:szCs w:val="22"/>
          <w:lang w:eastAsia="ko-KR"/>
        </w:rPr>
        <w:t>minimum number of</w:t>
      </w:r>
      <w:r w:rsidR="00EF4DAB" w:rsidRPr="008F62C9">
        <w:rPr>
          <w:color w:val="000000" w:themeColor="text1"/>
          <w:sz w:val="22"/>
          <w:szCs w:val="22"/>
        </w:rPr>
        <w:t xml:space="preserve"> sequences. </w:t>
      </w:r>
    </w:p>
    <w:p w14:paraId="709CA1AF" w14:textId="77777777" w:rsidR="00444E1F" w:rsidRDefault="00444E1F" w:rsidP="00262188">
      <w:pPr>
        <w:pStyle w:val="NormalWeb"/>
        <w:spacing w:before="0" w:beforeAutospacing="0" w:after="0" w:afterAutospacing="0" w:line="276" w:lineRule="auto"/>
        <w:jc w:val="both"/>
        <w:rPr>
          <w:rFonts w:eastAsiaTheme="minorEastAsia"/>
          <w:color w:val="000000" w:themeColor="text1"/>
          <w:sz w:val="22"/>
          <w:szCs w:val="22"/>
          <w:lang w:eastAsia="ko-KR"/>
        </w:rPr>
      </w:pPr>
    </w:p>
    <w:p w14:paraId="5F824B7E" w14:textId="3AFC0019" w:rsidR="005E170F" w:rsidRPr="008F62C9" w:rsidRDefault="005E170F"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w:t>
      </w:r>
      <w:r w:rsidR="004D3EA0" w:rsidRPr="008F62C9">
        <w:rPr>
          <w:rFonts w:eastAsiaTheme="minorEastAsia"/>
          <w:color w:val="000000" w:themeColor="text1"/>
          <w:sz w:val="22"/>
          <w:szCs w:val="22"/>
        </w:rPr>
        <w:t xml:space="preserve">Leveraging this large dataset, </w:t>
      </w:r>
      <w:r w:rsidR="004D3EA0" w:rsidRPr="008F62C9">
        <w:rPr>
          <w:rFonts w:eastAsiaTheme="minorEastAsia" w:hint="eastAsia"/>
          <w:color w:val="000000" w:themeColor="text1"/>
          <w:sz w:val="22"/>
          <w:szCs w:val="22"/>
          <w:lang w:eastAsia="ko-KR"/>
        </w:rPr>
        <w:t xml:space="preserve">we established </w:t>
      </w:r>
      <w:r w:rsidR="00753BE6" w:rsidRPr="008F62C9">
        <w:rPr>
          <w:rFonts w:eastAsiaTheme="minorEastAsia" w:hint="eastAsia"/>
          <w:color w:val="000000" w:themeColor="text1"/>
          <w:sz w:val="22"/>
          <w:szCs w:val="22"/>
          <w:lang w:eastAsia="ko-KR"/>
        </w:rPr>
        <w:t>minimum</w:t>
      </w:r>
      <w:r w:rsidR="00753BE6" w:rsidRPr="008F62C9">
        <w:rPr>
          <w:rFonts w:eastAsiaTheme="minorEastAsia" w:hint="eastAsia"/>
          <w:b/>
          <w:bCs/>
          <w:color w:val="000000" w:themeColor="text1"/>
          <w:sz w:val="22"/>
          <w:szCs w:val="22"/>
          <w:lang w:eastAsia="ko-KR"/>
        </w:rPr>
        <w:t xml:space="preserve"> </w:t>
      </w:r>
      <w:r w:rsidR="004D3EA0" w:rsidRPr="008F62C9">
        <w:rPr>
          <w:rStyle w:val="Strong"/>
          <w:rFonts w:eastAsiaTheme="majorEastAsia"/>
          <w:b w:val="0"/>
          <w:bCs w:val="0"/>
          <w:color w:val="000000" w:themeColor="text1"/>
          <w:sz w:val="22"/>
          <w:szCs w:val="22"/>
        </w:rPr>
        <w:t xml:space="preserve">surveillance thresholds, </w:t>
      </w:r>
      <w:r w:rsidR="004852AF" w:rsidRPr="008F62C9">
        <w:rPr>
          <w:rStyle w:val="Strong"/>
          <w:rFonts w:eastAsiaTheme="majorEastAsia" w:hint="eastAsia"/>
          <w:b w:val="0"/>
          <w:bCs w:val="0"/>
          <w:color w:val="000000" w:themeColor="text1"/>
          <w:sz w:val="22"/>
          <w:szCs w:val="22"/>
          <w:lang w:eastAsia="ko-KR"/>
        </w:rPr>
        <w:t xml:space="preserve">variant grouping criteria, </w:t>
      </w:r>
      <w:r w:rsidR="004D3EA0" w:rsidRPr="008F62C9">
        <w:rPr>
          <w:rStyle w:val="Strong"/>
          <w:rFonts w:eastAsiaTheme="majorEastAsia"/>
          <w:b w:val="0"/>
          <w:bCs w:val="0"/>
          <w:color w:val="000000" w:themeColor="text1"/>
          <w:sz w:val="22"/>
          <w:szCs w:val="22"/>
        </w:rPr>
        <w:t>noise-filtering protocols, and cross-country comparability</w:t>
      </w:r>
      <w:r w:rsidR="004D3EA0" w:rsidRPr="008F62C9">
        <w:rPr>
          <w:b/>
          <w:bCs/>
          <w:color w:val="000000" w:themeColor="text1"/>
          <w:sz w:val="22"/>
          <w:szCs w:val="22"/>
        </w:rPr>
        <w:t>,</w:t>
      </w:r>
      <w:r w:rsidR="004D3EA0" w:rsidRPr="008F62C9">
        <w:rPr>
          <w:color w:val="000000" w:themeColor="text1"/>
          <w:sz w:val="22"/>
          <w:szCs w:val="22"/>
        </w:rPr>
        <w:t xml:space="preserve"> delivering a lightweight and scalable early-warning tool for variant dominance prediction</w:t>
      </w:r>
      <w:r w:rsidR="00753BE6" w:rsidRPr="008F62C9">
        <w:rPr>
          <w:rFonts w:eastAsiaTheme="minorEastAsia" w:hint="eastAsia"/>
          <w:color w:val="000000" w:themeColor="text1"/>
          <w:sz w:val="22"/>
          <w:szCs w:val="22"/>
          <w:lang w:eastAsia="ko-KR"/>
        </w:rPr>
        <w:t>, defined as</w:t>
      </w:r>
      <w:r w:rsidRPr="008F62C9">
        <w:rPr>
          <w:rFonts w:eastAsiaTheme="minorEastAsia"/>
          <w:color w:val="000000" w:themeColor="text1"/>
          <w:sz w:val="22"/>
          <w:szCs w:val="22"/>
        </w:rPr>
        <w:t xml:space="preserve">: monthly peak share and duration of circulation above 10% share. </w:t>
      </w:r>
      <w:r w:rsidR="00753BE6" w:rsidRPr="008F62C9">
        <w:rPr>
          <w:rFonts w:eastAsiaTheme="minorEastAsia"/>
          <w:color w:val="000000" w:themeColor="text1"/>
          <w:sz w:val="22"/>
          <w:szCs w:val="22"/>
        </w:rPr>
        <w:t>These findings not only advance methodological approaches for genomic surveillance but also provide a reference framework for anticipating the emergence and persistence of future SARS-CoV-2 variants.</w:t>
      </w:r>
    </w:p>
    <w:p w14:paraId="2496FEA9" w14:textId="77777777" w:rsidR="005E170F" w:rsidRPr="008F62C9" w:rsidRDefault="005E170F" w:rsidP="005E170F">
      <w:pPr>
        <w:pStyle w:val="BodyText"/>
        <w:kinsoku w:val="0"/>
        <w:overflowPunct w:val="0"/>
        <w:spacing w:line="276" w:lineRule="auto"/>
        <w:jc w:val="both"/>
        <w:rPr>
          <w:rFonts w:eastAsiaTheme="minorEastAsia"/>
          <w:color w:val="000000" w:themeColor="text1"/>
          <w:sz w:val="22"/>
          <w:szCs w:val="22"/>
          <w:lang w:eastAsia="zh-CN"/>
        </w:rPr>
      </w:pPr>
    </w:p>
    <w:p w14:paraId="0187877D" w14:textId="395B9BB0" w:rsidR="00B37587" w:rsidRPr="008F62C9" w:rsidRDefault="00B37587" w:rsidP="00520B7D">
      <w:pPr>
        <w:pStyle w:val="BodyText"/>
        <w:kinsoku w:val="0"/>
        <w:overflowPunct w:val="0"/>
        <w:spacing w:line="276" w:lineRule="auto"/>
        <w:ind w:left="0"/>
        <w:jc w:val="both"/>
        <w:rPr>
          <w:rFonts w:eastAsiaTheme="minorEastAsia"/>
          <w:b/>
          <w:bCs/>
          <w:color w:val="000000" w:themeColor="text1"/>
          <w:lang w:eastAsia="ko-KR"/>
        </w:rPr>
      </w:pPr>
      <w:r w:rsidRPr="008F62C9">
        <w:rPr>
          <w:rFonts w:eastAsiaTheme="minorEastAsia" w:hint="eastAsia"/>
          <w:b/>
          <w:bCs/>
          <w:color w:val="000000" w:themeColor="text1"/>
          <w:lang w:eastAsia="ko-KR"/>
        </w:rPr>
        <w:t>Methods</w:t>
      </w:r>
    </w:p>
    <w:p w14:paraId="712EAA66" w14:textId="77777777" w:rsidR="00E34DEC" w:rsidRPr="008F62C9" w:rsidRDefault="00E34DEC" w:rsidP="00520B7D">
      <w:pPr>
        <w:pStyle w:val="BodyText"/>
        <w:kinsoku w:val="0"/>
        <w:overflowPunct w:val="0"/>
        <w:spacing w:line="276" w:lineRule="auto"/>
        <w:ind w:left="0"/>
        <w:jc w:val="both"/>
        <w:rPr>
          <w:rFonts w:eastAsiaTheme="minorEastAsia"/>
          <w:color w:val="000000" w:themeColor="text1"/>
          <w:lang w:eastAsia="ko-KR"/>
        </w:rPr>
      </w:pPr>
    </w:p>
    <w:p w14:paraId="49F0E79C" w14:textId="3BDBD887" w:rsidR="00632BA7" w:rsidRPr="008F62C9" w:rsidRDefault="001E3485" w:rsidP="00632BA7">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hint="eastAsia"/>
          <w:b/>
          <w:bCs/>
          <w:color w:val="000000" w:themeColor="text1"/>
          <w:lang w:eastAsia="ko-KR"/>
        </w:rPr>
        <w:t>Data</w:t>
      </w:r>
      <w:r w:rsidR="00B37587" w:rsidRPr="008F62C9">
        <w:rPr>
          <w:rFonts w:eastAsiaTheme="minorEastAsia" w:hint="eastAsia"/>
          <w:b/>
          <w:bCs/>
          <w:color w:val="000000" w:themeColor="text1"/>
          <w:lang w:eastAsia="ko-KR"/>
        </w:rPr>
        <w:t xml:space="preserve"> source</w:t>
      </w:r>
      <w:r w:rsidRPr="008F62C9">
        <w:rPr>
          <w:rFonts w:eastAsiaTheme="minorEastAsia" w:hint="eastAsia"/>
          <w:b/>
          <w:bCs/>
          <w:color w:val="000000" w:themeColor="text1"/>
          <w:lang w:eastAsia="ko-KR"/>
        </w:rPr>
        <w:t xml:space="preserve">. </w:t>
      </w:r>
      <w:r w:rsidR="0003523D" w:rsidRPr="008F62C9">
        <w:rPr>
          <w:rFonts w:eastAsiaTheme="minorEastAsia"/>
          <w:color w:val="000000" w:themeColor="text1"/>
          <w:sz w:val="22"/>
          <w:szCs w:val="22"/>
          <w:lang w:eastAsia="zh-CN"/>
        </w:rPr>
        <w:t xml:space="preserve">Genomic data for this study were obtained from </w:t>
      </w:r>
      <w:bookmarkStart w:id="2" w:name="_Hlk211879956"/>
      <w:r w:rsidR="0003523D" w:rsidRPr="008F62C9">
        <w:rPr>
          <w:rFonts w:eastAsiaTheme="minorEastAsia"/>
          <w:color w:val="000000" w:themeColor="text1"/>
          <w:sz w:val="22"/>
          <w:szCs w:val="22"/>
          <w:lang w:eastAsia="zh-CN"/>
        </w:rPr>
        <w:t xml:space="preserve">GISAID </w:t>
      </w:r>
      <w:bookmarkEnd w:id="2"/>
      <w:r w:rsidR="0003523D" w:rsidRPr="008F62C9">
        <w:rPr>
          <w:rFonts w:eastAsiaTheme="minorEastAsia"/>
          <w:color w:val="000000" w:themeColor="text1"/>
          <w:sz w:val="22"/>
          <w:szCs w:val="22"/>
          <w:lang w:eastAsia="zh-CN"/>
        </w:rPr>
        <w:t xml:space="preserve">(https://www.gisaid.org/) </w:t>
      </w:r>
      <w:r w:rsidR="00D72E79">
        <w:rPr>
          <w:rFonts w:eastAsiaTheme="minorEastAsia"/>
          <w:color w:val="000000" w:themeColor="text1"/>
          <w:sz w:val="22"/>
          <w:szCs w:val="22"/>
          <w:lang w:eastAsia="zh-CN"/>
        </w:rPr>
        <w:fldChar w:fldCharType="begin"/>
      </w:r>
      <w:r w:rsidR="00D72E79">
        <w:rPr>
          <w:rFonts w:eastAsiaTheme="minorEastAsia"/>
          <w:color w:val="000000" w:themeColor="text1"/>
          <w:sz w:val="22"/>
          <w:szCs w:val="22"/>
          <w:lang w:eastAsia="zh-CN"/>
        </w:rPr>
        <w:instrText xml:space="preserve"> ADDIN ZOTERO_ITEM CSL_CITATION {"citationID":"iLlcuKlh","properties":{"formattedCitation":"\\super 6\\nosupersub{}","plainCitation":"6","noteIndex":0},"citationItems":[{"id":654,"uris":["http://zotero.org/users/14790911/items/DWGZ8FXE"],"itemData":{"id":654,"type":"dataset","DOI":"10.55876/gis8.220330me","language":"en","source":"DOI.org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00D72E79">
        <w:rPr>
          <w:rFonts w:eastAsiaTheme="minorEastAsia"/>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6</w:t>
      </w:r>
      <w:r w:rsidR="00D72E79">
        <w:rPr>
          <w:rFonts w:eastAsiaTheme="minorEastAsia"/>
          <w:color w:val="000000" w:themeColor="text1"/>
          <w:sz w:val="22"/>
          <w:szCs w:val="22"/>
          <w:lang w:eastAsia="zh-CN"/>
        </w:rPr>
        <w:fldChar w:fldCharType="end"/>
      </w:r>
      <w:r w:rsidR="0003523D" w:rsidRPr="008F62C9">
        <w:rPr>
          <w:rFonts w:eastAsiaTheme="minorEastAsia"/>
          <w:color w:val="000000" w:themeColor="text1"/>
          <w:sz w:val="22"/>
          <w:szCs w:val="22"/>
          <w:lang w:eastAsia="zh-CN"/>
        </w:rPr>
        <w:t xml:space="preserve">. Established in 2017 as the Global Initiative on Sharing All Influenza Data and later expanded with its </w:t>
      </w:r>
      <w:proofErr w:type="spellStart"/>
      <w:r w:rsidR="0003523D" w:rsidRPr="008F62C9">
        <w:rPr>
          <w:rFonts w:eastAsiaTheme="minorEastAsia"/>
          <w:color w:val="000000" w:themeColor="text1"/>
          <w:sz w:val="22"/>
          <w:szCs w:val="22"/>
          <w:lang w:eastAsia="zh-CN"/>
        </w:rPr>
        <w:t>EpiCoV</w:t>
      </w:r>
      <w:proofErr w:type="spellEnd"/>
      <w:r w:rsidR="0003523D" w:rsidRPr="008F62C9">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w:t>
      </w:r>
      <w:r w:rsidR="00776F27" w:rsidRPr="008F62C9">
        <w:rPr>
          <w:color w:val="000000" w:themeColor="text1"/>
          <w:sz w:val="22"/>
          <w:szCs w:val="22"/>
          <w:shd w:val="clear" w:color="auto" w:fill="FFFFFF"/>
        </w:rPr>
        <w:t xml:space="preserve">enabling researchers worldwide to track the virus's evolution, transmission, and mutations. Since its launch in January 2020, GISAID has been regularly updated with submissions from various countries, showcasing collaborative efforts in combating the pandemic. </w:t>
      </w:r>
      <w:r w:rsidR="00776F27" w:rsidRPr="009F3DA7">
        <w:rPr>
          <w:color w:val="000000" w:themeColor="text1"/>
          <w:sz w:val="22"/>
          <w:szCs w:val="22"/>
          <w:shd w:val="clear" w:color="auto" w:fill="FFFFFF"/>
        </w:rPr>
        <w:t xml:space="preserve">Within this shared framework, viral evolution </w:t>
      </w:r>
      <w:r w:rsidR="00776F27" w:rsidRPr="009F3DA7">
        <w:rPr>
          <w:color w:val="000000" w:themeColor="text1"/>
          <w:sz w:val="22"/>
          <w:szCs w:val="22"/>
          <w:shd w:val="clear" w:color="auto" w:fill="FFFFFF"/>
        </w:rPr>
        <w:lastRenderedPageBreak/>
        <w:t>is tracked through the Pango lineage system, in which lineages are defined when clusters of sequences exhibit consistent genetic divergence and epidemiological relevance. Early variants were labeled with letters for major clades (A, B) and numbered sequentially for descendant lineages, providing a standardized and scalable naming structure.</w:t>
      </w:r>
      <w:r w:rsidR="00776F27">
        <w:rPr>
          <w:rFonts w:hint="eastAsia"/>
          <w:color w:val="000000" w:themeColor="text1"/>
          <w:sz w:val="22"/>
          <w:szCs w:val="22"/>
          <w:shd w:val="clear" w:color="auto" w:fill="FFFFFF"/>
          <w:lang w:eastAsia="zh-CN"/>
        </w:rPr>
        <w:t xml:space="preserve"> </w:t>
      </w:r>
      <w:r w:rsidR="00476926" w:rsidRPr="008F62C9">
        <w:rPr>
          <w:rFonts w:eastAsiaTheme="minorEastAsia"/>
          <w:color w:val="000000" w:themeColor="text1"/>
          <w:sz w:val="22"/>
          <w:szCs w:val="22"/>
          <w:lang w:eastAsia="zh-CN"/>
        </w:rPr>
        <w:t xml:space="preserve">Following the WHO/CDC-endorsed Pango lineage </w:t>
      </w:r>
      <w:r w:rsidR="00476926" w:rsidRPr="00F765FB">
        <w:rPr>
          <w:rFonts w:eastAsiaTheme="minorEastAsia"/>
          <w:color w:val="000000" w:themeColor="text1"/>
          <w:sz w:val="22"/>
          <w:szCs w:val="22"/>
          <w:highlight w:val="yellow"/>
          <w:lang w:eastAsia="zh-CN"/>
        </w:rPr>
        <w:t>nomenclature (20),</w:t>
      </w:r>
      <w:r w:rsidR="00476926" w:rsidRPr="008F62C9">
        <w:rPr>
          <w:rFonts w:eastAsiaTheme="minorEastAsia"/>
          <w:color w:val="000000" w:themeColor="text1"/>
          <w:sz w:val="22"/>
          <w:szCs w:val="22"/>
          <w:lang w:eastAsia="zh-CN"/>
        </w:rPr>
        <w:t xml:space="preserve"> </w:t>
      </w:r>
      <w:r w:rsidR="00476926">
        <w:rPr>
          <w:rFonts w:eastAsiaTheme="minorEastAsia" w:hint="eastAsia"/>
          <w:color w:val="000000" w:themeColor="text1"/>
          <w:sz w:val="22"/>
          <w:szCs w:val="22"/>
          <w:lang w:eastAsia="ko-KR"/>
        </w:rPr>
        <w:t xml:space="preserve">it </w:t>
      </w:r>
      <w:r w:rsidR="00476926">
        <w:rPr>
          <w:rFonts w:eastAsiaTheme="minorEastAsia"/>
          <w:color w:val="000000" w:themeColor="text1"/>
          <w:sz w:val="22"/>
          <w:szCs w:val="22"/>
          <w:lang w:eastAsia="ko-KR"/>
        </w:rPr>
        <w:t xml:space="preserve">represents </w:t>
      </w:r>
      <w:commentRangeStart w:id="3"/>
      <w:r w:rsidR="00476926">
        <w:rPr>
          <w:rFonts w:eastAsiaTheme="minorEastAsia"/>
          <w:color w:val="000000" w:themeColor="text1"/>
          <w:sz w:val="22"/>
          <w:szCs w:val="22"/>
          <w:lang w:eastAsia="ko-KR"/>
        </w:rPr>
        <w:t xml:space="preserve">together </w:t>
      </w:r>
      <w:r w:rsidR="00476926" w:rsidRPr="008F62C9">
        <w:rPr>
          <w:rFonts w:eastAsiaTheme="minorEastAsia"/>
          <w:color w:val="000000" w:themeColor="text1"/>
          <w:sz w:val="22"/>
          <w:szCs w:val="22"/>
          <w:lang w:eastAsia="zh-CN"/>
        </w:rPr>
        <w:t xml:space="preserve">9.0 million of the 9.5 million sequences </w:t>
      </w:r>
      <w:commentRangeEnd w:id="3"/>
      <w:r w:rsidR="00BE786A">
        <w:rPr>
          <w:rStyle w:val="CommentReference"/>
        </w:rPr>
        <w:commentReference w:id="3"/>
      </w:r>
      <w:r w:rsidR="00476926">
        <w:rPr>
          <w:rFonts w:eastAsiaTheme="minorEastAsia" w:hint="eastAsia"/>
          <w:color w:val="000000" w:themeColor="text1"/>
          <w:sz w:val="22"/>
          <w:szCs w:val="22"/>
          <w:lang w:eastAsia="ko-KR"/>
        </w:rPr>
        <w:t xml:space="preserve">across XX countries, </w:t>
      </w:r>
      <w:commentRangeStart w:id="4"/>
      <w:r w:rsidR="00476926">
        <w:rPr>
          <w:rFonts w:eastAsiaTheme="minorEastAsia" w:hint="eastAsia"/>
          <w:color w:val="000000" w:themeColor="text1"/>
          <w:sz w:val="22"/>
          <w:szCs w:val="22"/>
          <w:lang w:eastAsia="ko-KR"/>
        </w:rPr>
        <w:t xml:space="preserve">as of XXX. </w:t>
      </w:r>
      <w:commentRangeEnd w:id="4"/>
      <w:r w:rsidR="00476926">
        <w:rPr>
          <w:rStyle w:val="CommentReference"/>
        </w:rPr>
        <w:commentReference w:id="4"/>
      </w:r>
      <w:r w:rsidR="00DD11F5">
        <w:rPr>
          <w:rFonts w:eastAsiaTheme="minorEastAsia" w:hint="eastAsia"/>
          <w:color w:val="000000" w:themeColor="text1"/>
          <w:sz w:val="22"/>
          <w:szCs w:val="22"/>
          <w:lang w:eastAsia="ko-KR"/>
        </w:rPr>
        <w:t>W</w:t>
      </w:r>
      <w:r w:rsidR="00900971" w:rsidRPr="008F62C9">
        <w:rPr>
          <w:rFonts w:eastAsiaTheme="minorEastAsia"/>
          <w:color w:val="000000" w:themeColor="text1"/>
          <w:sz w:val="22"/>
          <w:szCs w:val="22"/>
          <w:lang w:eastAsia="zh-CN"/>
        </w:rPr>
        <w:t xml:space="preserve">e analyzed the 15 countries that had reported the largest number of </w:t>
      </w:r>
      <w:r w:rsidR="00CC1E15">
        <w:rPr>
          <w:rFonts w:eastAsiaTheme="minorEastAsia" w:hint="eastAsia"/>
          <w:color w:val="000000" w:themeColor="text1"/>
          <w:sz w:val="22"/>
          <w:szCs w:val="22"/>
          <w:lang w:eastAsia="ko-KR"/>
        </w:rPr>
        <w:t xml:space="preserve">cumulative </w:t>
      </w:r>
      <w:r w:rsidR="00900971" w:rsidRPr="008F62C9">
        <w:rPr>
          <w:rFonts w:eastAsiaTheme="minorEastAsia"/>
          <w:color w:val="000000" w:themeColor="text1"/>
          <w:sz w:val="22"/>
          <w:szCs w:val="22"/>
          <w:lang w:eastAsia="zh-CN"/>
        </w:rPr>
        <w:t xml:space="preserve">SARS-CoV-2 sequences </w:t>
      </w:r>
      <w:r w:rsidR="00CC1E15" w:rsidRPr="008F62C9">
        <w:rPr>
          <w:color w:val="000000" w:themeColor="text1"/>
          <w:sz w:val="22"/>
          <w:szCs w:val="22"/>
        </w:rPr>
        <w:t>to ensure comprehensive genomic coverag</w:t>
      </w:r>
      <w:r w:rsidR="00CC1E15">
        <w:rPr>
          <w:rFonts w:eastAsiaTheme="minorEastAsia" w:hint="eastAsia"/>
          <w:color w:val="000000" w:themeColor="text1"/>
          <w:sz w:val="22"/>
          <w:szCs w:val="22"/>
          <w:lang w:eastAsia="ko-KR"/>
        </w:rPr>
        <w:t>e</w:t>
      </w:r>
      <w:r w:rsidR="00E97CF9">
        <w:rPr>
          <w:rFonts w:eastAsiaTheme="minorEastAsia"/>
          <w:color w:val="000000" w:themeColor="text1"/>
          <w:sz w:val="22"/>
          <w:szCs w:val="22"/>
          <w:lang w:eastAsia="ko-KR"/>
        </w:rPr>
        <w:t>,</w:t>
      </w:r>
      <w:r w:rsidR="00E428D1">
        <w:rPr>
          <w:rFonts w:eastAsiaTheme="minorEastAsia" w:hint="eastAsia"/>
          <w:color w:val="000000" w:themeColor="text1"/>
          <w:sz w:val="22"/>
          <w:szCs w:val="22"/>
          <w:lang w:eastAsia="ko-KR"/>
        </w:rPr>
        <w:t xml:space="preserve"> including </w:t>
      </w:r>
      <w:r w:rsidR="00E428D1" w:rsidRPr="008F62C9">
        <w:rPr>
          <w:color w:val="000000" w:themeColor="text1"/>
          <w:sz w:val="22"/>
          <w:szCs w:val="22"/>
        </w:rPr>
        <w:t>over 3,000 SARS-CoV-2 lineages from January 2020 to May 2024</w:t>
      </w:r>
      <w:r w:rsidR="00632BA7">
        <w:rPr>
          <w:rFonts w:eastAsiaTheme="minorEastAsia" w:hint="eastAsia"/>
          <w:color w:val="000000" w:themeColor="text1"/>
          <w:sz w:val="22"/>
          <w:szCs w:val="22"/>
          <w:lang w:eastAsia="ko-KR"/>
        </w:rPr>
        <w:t xml:space="preserve">. </w:t>
      </w:r>
      <w:r w:rsidR="00632BA7" w:rsidRPr="008F62C9">
        <w:rPr>
          <w:rFonts w:eastAsiaTheme="minorEastAsia"/>
          <w:color w:val="000000" w:themeColor="text1"/>
          <w:sz w:val="22"/>
          <w:szCs w:val="22"/>
          <w:lang w:eastAsia="zh-CN"/>
        </w:rPr>
        <w:t xml:space="preserve">Among these, the United States leads with 2.9 million sequences, </w:t>
      </w:r>
      <w:commentRangeStart w:id="5"/>
      <w:r w:rsidR="00632BA7" w:rsidRPr="00DE676D">
        <w:rPr>
          <w:rFonts w:eastAsiaTheme="minorEastAsia"/>
          <w:color w:val="000000" w:themeColor="text1"/>
          <w:sz w:val="22"/>
          <w:szCs w:val="22"/>
          <w:highlight w:val="yellow"/>
          <w:lang w:eastAsia="zh-CN"/>
        </w:rPr>
        <w:t>while Luxembourg contributes</w:t>
      </w:r>
      <w:r w:rsidR="00632BA7" w:rsidRPr="008F62C9">
        <w:rPr>
          <w:rFonts w:eastAsiaTheme="minorEastAsia"/>
          <w:color w:val="000000" w:themeColor="text1"/>
          <w:sz w:val="22"/>
          <w:szCs w:val="22"/>
          <w:lang w:eastAsia="zh-CN"/>
        </w:rPr>
        <w:t xml:space="preserve"> </w:t>
      </w:r>
      <w:commentRangeEnd w:id="5"/>
      <w:r w:rsidR="00632BA7">
        <w:rPr>
          <w:rStyle w:val="CommentReference"/>
        </w:rPr>
        <w:commentReference w:id="5"/>
      </w:r>
      <w:r w:rsidR="00632BA7" w:rsidRPr="008F62C9">
        <w:rPr>
          <w:rFonts w:eastAsiaTheme="minorEastAsia"/>
          <w:color w:val="000000" w:themeColor="text1"/>
          <w:sz w:val="22"/>
          <w:szCs w:val="22"/>
          <w:lang w:eastAsia="zh-CN"/>
        </w:rPr>
        <w:t>the fewest (</w:t>
      </w:r>
      <w:r w:rsidR="00632BA7">
        <w:rPr>
          <w:rFonts w:eastAsiaTheme="minorEastAsia"/>
          <w:color w:val="000000" w:themeColor="text1"/>
          <w:sz w:val="22"/>
          <w:szCs w:val="22"/>
          <w:lang w:eastAsia="zh-CN"/>
        </w:rPr>
        <w:t>25,000</w:t>
      </w:r>
      <w:r w:rsidR="00632BA7" w:rsidRPr="008F62C9">
        <w:rPr>
          <w:rFonts w:eastAsiaTheme="minorEastAsia"/>
          <w:color w:val="000000" w:themeColor="text1"/>
          <w:sz w:val="22"/>
          <w:szCs w:val="22"/>
          <w:lang w:eastAsia="zh-CN"/>
        </w:rPr>
        <w:t xml:space="preserve">). we identified </w:t>
      </w:r>
      <w:commentRangeStart w:id="6"/>
      <w:r w:rsidR="00632BA7" w:rsidRPr="008F62C9">
        <w:rPr>
          <w:rFonts w:eastAsiaTheme="minorEastAsia"/>
          <w:color w:val="000000" w:themeColor="text1"/>
          <w:sz w:val="22"/>
          <w:szCs w:val="22"/>
          <w:lang w:eastAsia="zh-CN"/>
        </w:rPr>
        <w:t xml:space="preserve">1151 distinct </w:t>
      </w:r>
      <w:commentRangeEnd w:id="6"/>
      <w:r w:rsidR="00632BA7">
        <w:rPr>
          <w:rStyle w:val="CommentReference"/>
        </w:rPr>
        <w:commentReference w:id="6"/>
      </w:r>
      <w:r w:rsidR="00632BA7" w:rsidRPr="008F62C9">
        <w:rPr>
          <w:rFonts w:eastAsiaTheme="minorEastAsia"/>
          <w:color w:val="000000" w:themeColor="text1"/>
          <w:sz w:val="22"/>
          <w:szCs w:val="22"/>
          <w:lang w:eastAsia="zh-CN"/>
        </w:rPr>
        <w:t>variants across these countries, with a median of 72 variants per country (Q1 = 57, Q3 = 121; see Table S1).</w:t>
      </w:r>
      <w:r w:rsidR="00632BA7">
        <w:rPr>
          <w:rFonts w:eastAsiaTheme="minorEastAsia" w:hint="eastAsia"/>
          <w:color w:val="000000" w:themeColor="text1"/>
          <w:sz w:val="22"/>
          <w:szCs w:val="22"/>
          <w:lang w:eastAsia="ko-KR"/>
        </w:rPr>
        <w:t xml:space="preserve"> </w:t>
      </w:r>
      <w:r w:rsidR="00632BA7" w:rsidRPr="008F62C9">
        <w:rPr>
          <w:color w:val="000000" w:themeColor="text1"/>
          <w:sz w:val="22"/>
          <w:szCs w:val="22"/>
        </w:rPr>
        <w:t>We selected the United States, the United Kingdom, and South Korea as case examples for our analyses</w:t>
      </w:r>
      <w:r w:rsidR="00632BA7">
        <w:rPr>
          <w:rFonts w:eastAsiaTheme="minorEastAsia" w:hint="eastAsia"/>
          <w:color w:val="000000" w:themeColor="text1"/>
          <w:sz w:val="22"/>
          <w:szCs w:val="22"/>
          <w:lang w:eastAsia="ko-KR"/>
        </w:rPr>
        <w:t xml:space="preserve"> as shown in Table 1</w:t>
      </w:r>
      <w:r w:rsidR="00632BA7" w:rsidRPr="008F62C9">
        <w:rPr>
          <w:color w:val="000000" w:themeColor="text1"/>
          <w:sz w:val="22"/>
          <w:szCs w:val="22"/>
        </w:rPr>
        <w:t xml:space="preserve">, </w:t>
      </w:r>
      <w:r w:rsidR="00632BA7">
        <w:rPr>
          <w:rFonts w:eastAsiaTheme="minorEastAsia" w:hint="eastAsia"/>
          <w:color w:val="000000" w:themeColor="text1"/>
          <w:sz w:val="22"/>
          <w:szCs w:val="22"/>
          <w:lang w:eastAsia="ko-KR"/>
        </w:rPr>
        <w:t>since</w:t>
      </w:r>
      <w:r w:rsidR="00632BA7" w:rsidRPr="008F62C9">
        <w:rPr>
          <w:color w:val="000000" w:themeColor="text1"/>
          <w:sz w:val="22"/>
          <w:szCs w:val="22"/>
        </w:rPr>
        <w:t xml:space="preserve"> all three maintained established genomic surveillance programs yet represent diverse epidemiological and health system contexts</w:t>
      </w:r>
      <w:r w:rsidR="00632BA7">
        <w:rPr>
          <w:rFonts w:eastAsiaTheme="minorEastAsia" w:hint="eastAsia"/>
          <w:color w:val="000000" w:themeColor="text1"/>
          <w:sz w:val="22"/>
          <w:szCs w:val="22"/>
          <w:lang w:eastAsia="ko-KR"/>
        </w:rPr>
        <w:t xml:space="preserve">. </w:t>
      </w:r>
    </w:p>
    <w:p w14:paraId="60FA9943" w14:textId="39F22211" w:rsidR="00CC1E15" w:rsidRPr="00CC1E15" w:rsidRDefault="00CC1E15" w:rsidP="00C46428">
      <w:pPr>
        <w:pStyle w:val="BodyText"/>
        <w:kinsoku w:val="0"/>
        <w:overflowPunct w:val="0"/>
        <w:spacing w:line="276" w:lineRule="auto"/>
        <w:ind w:left="0"/>
        <w:jc w:val="both"/>
        <w:rPr>
          <w:rFonts w:eastAsiaTheme="minorEastAsia"/>
          <w:color w:val="000000" w:themeColor="text1"/>
          <w:sz w:val="22"/>
          <w:szCs w:val="22"/>
          <w:lang w:eastAsia="ko-KR"/>
        </w:rPr>
      </w:pPr>
    </w:p>
    <w:tbl>
      <w:tblPr>
        <w:tblW w:w="10080" w:type="dxa"/>
        <w:jc w:val="center"/>
        <w:tblLayout w:type="fixed"/>
        <w:tblLook w:val="04A0" w:firstRow="1" w:lastRow="0" w:firstColumn="1" w:lastColumn="0" w:noHBand="0" w:noVBand="1"/>
      </w:tblPr>
      <w:tblGrid>
        <w:gridCol w:w="1505"/>
        <w:gridCol w:w="752"/>
        <w:gridCol w:w="1504"/>
        <w:gridCol w:w="6319"/>
      </w:tblGrid>
      <w:tr w:rsidR="008F62C9" w:rsidRPr="008F62C9" w14:paraId="25021F3C" w14:textId="77777777" w:rsidTr="004D3CC3">
        <w:trPr>
          <w:trHeight w:val="216"/>
          <w:jc w:val="center"/>
        </w:trPr>
        <w:tc>
          <w:tcPr>
            <w:tcW w:w="1505" w:type="dxa"/>
            <w:tcBorders>
              <w:top w:val="single" w:sz="12" w:space="0" w:color="auto"/>
              <w:left w:val="nil"/>
              <w:bottom w:val="single" w:sz="4" w:space="0" w:color="auto"/>
              <w:right w:val="nil"/>
            </w:tcBorders>
            <w:shd w:val="clear" w:color="000000" w:fill="FFFFFF"/>
            <w:noWrap/>
            <w:vAlign w:val="center"/>
            <w:hideMark/>
          </w:tcPr>
          <w:p w14:paraId="1C6D28B2" w14:textId="77777777"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Country</w:t>
            </w:r>
          </w:p>
        </w:tc>
        <w:tc>
          <w:tcPr>
            <w:tcW w:w="752" w:type="dxa"/>
            <w:tcBorders>
              <w:top w:val="single" w:sz="12" w:space="0" w:color="auto"/>
              <w:left w:val="nil"/>
              <w:bottom w:val="single" w:sz="4" w:space="0" w:color="auto"/>
              <w:right w:val="nil"/>
            </w:tcBorders>
            <w:shd w:val="clear" w:color="000000" w:fill="FFFFFF"/>
            <w:noWrap/>
            <w:vAlign w:val="center"/>
            <w:hideMark/>
          </w:tcPr>
          <w:p w14:paraId="22BEE658" w14:textId="77777777" w:rsidR="00EA3970" w:rsidRPr="008F62C9" w:rsidRDefault="00EA3970" w:rsidP="00D90305">
            <w:pPr>
              <w:widowControl/>
              <w:autoSpaceDE/>
              <w:autoSpaceDN/>
              <w:rPr>
                <w:b/>
                <w:bCs/>
                <w:color w:val="000000" w:themeColor="text1"/>
                <w:sz w:val="15"/>
                <w:szCs w:val="15"/>
                <w:lang w:eastAsia="zh-CN"/>
              </w:rPr>
            </w:pPr>
            <w:r w:rsidRPr="008F62C9">
              <w:rPr>
                <w:b/>
                <w:bCs/>
                <w:color w:val="000000" w:themeColor="text1"/>
                <w:sz w:val="15"/>
                <w:szCs w:val="15"/>
                <w:lang w:eastAsia="zh-CN"/>
              </w:rPr>
              <w:t>Year</w:t>
            </w:r>
          </w:p>
        </w:tc>
        <w:tc>
          <w:tcPr>
            <w:tcW w:w="1504" w:type="dxa"/>
            <w:tcBorders>
              <w:top w:val="single" w:sz="12" w:space="0" w:color="auto"/>
              <w:left w:val="nil"/>
              <w:bottom w:val="single" w:sz="4" w:space="0" w:color="auto"/>
              <w:right w:val="nil"/>
            </w:tcBorders>
            <w:shd w:val="clear" w:color="000000" w:fill="FFFFFF"/>
            <w:noWrap/>
            <w:vAlign w:val="center"/>
            <w:hideMark/>
          </w:tcPr>
          <w:p w14:paraId="109781DB" w14:textId="77777777" w:rsidR="00EA3970" w:rsidRPr="008F62C9" w:rsidRDefault="00EA3970" w:rsidP="00D90305">
            <w:pPr>
              <w:widowControl/>
              <w:autoSpaceDE/>
              <w:autoSpaceDN/>
              <w:jc w:val="right"/>
              <w:rPr>
                <w:b/>
                <w:bCs/>
                <w:color w:val="000000" w:themeColor="text1"/>
                <w:sz w:val="15"/>
                <w:szCs w:val="15"/>
                <w:lang w:eastAsia="zh-CN"/>
              </w:rPr>
            </w:pPr>
            <w:r w:rsidRPr="008F62C9">
              <w:rPr>
                <w:b/>
                <w:bCs/>
                <w:color w:val="000000" w:themeColor="text1"/>
                <w:sz w:val="15"/>
                <w:szCs w:val="15"/>
                <w:lang w:eastAsia="zh-CN"/>
              </w:rPr>
              <w:t>Number of Cases</w:t>
            </w:r>
          </w:p>
        </w:tc>
        <w:tc>
          <w:tcPr>
            <w:tcW w:w="6319" w:type="dxa"/>
            <w:tcBorders>
              <w:top w:val="single" w:sz="12" w:space="0" w:color="auto"/>
              <w:left w:val="nil"/>
              <w:bottom w:val="single" w:sz="4" w:space="0" w:color="auto"/>
              <w:right w:val="nil"/>
            </w:tcBorders>
            <w:shd w:val="clear" w:color="000000" w:fill="FFFFFF"/>
            <w:noWrap/>
            <w:vAlign w:val="center"/>
            <w:hideMark/>
          </w:tcPr>
          <w:p w14:paraId="5FC85F6F" w14:textId="03EC0699"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 xml:space="preserve">Top </w:t>
            </w:r>
            <w:r w:rsidR="00AF0772" w:rsidRPr="008F62C9">
              <w:rPr>
                <w:b/>
                <w:bCs/>
                <w:color w:val="000000" w:themeColor="text1"/>
                <w:sz w:val="15"/>
                <w:szCs w:val="15"/>
                <w:lang w:eastAsia="zh-CN"/>
              </w:rPr>
              <w:t>Five</w:t>
            </w:r>
            <w:r w:rsidRPr="008F62C9">
              <w:rPr>
                <w:b/>
                <w:bCs/>
                <w:color w:val="000000" w:themeColor="text1"/>
                <w:sz w:val="15"/>
                <w:szCs w:val="15"/>
                <w:lang w:eastAsia="zh-CN"/>
              </w:rPr>
              <w:t xml:space="preserve"> Pango Lineages (</w:t>
            </w:r>
            <w:r w:rsidR="004052FE" w:rsidRPr="008F62C9">
              <w:rPr>
                <w:b/>
                <w:bCs/>
                <w:color w:val="000000" w:themeColor="text1"/>
                <w:sz w:val="15"/>
                <w:szCs w:val="15"/>
                <w:lang w:eastAsia="zh-CN"/>
              </w:rPr>
              <w:t xml:space="preserve">Annual Proportional Share) </w:t>
            </w:r>
          </w:p>
        </w:tc>
      </w:tr>
      <w:tr w:rsidR="008F62C9" w:rsidRPr="008F62C9" w14:paraId="37DA5575" w14:textId="77777777" w:rsidTr="004D3CC3">
        <w:trPr>
          <w:trHeight w:val="216"/>
          <w:jc w:val="center"/>
        </w:trPr>
        <w:tc>
          <w:tcPr>
            <w:tcW w:w="1505" w:type="dxa"/>
            <w:vMerge w:val="restart"/>
            <w:tcBorders>
              <w:top w:val="nil"/>
              <w:left w:val="nil"/>
              <w:bottom w:val="single" w:sz="4" w:space="0" w:color="000000"/>
              <w:right w:val="nil"/>
            </w:tcBorders>
            <w:shd w:val="clear" w:color="000000" w:fill="FFFFFF"/>
            <w:vAlign w:val="center"/>
            <w:hideMark/>
          </w:tcPr>
          <w:p w14:paraId="5D750894" w14:textId="3657D62D"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States</w:t>
            </w:r>
          </w:p>
        </w:tc>
        <w:tc>
          <w:tcPr>
            <w:tcW w:w="752" w:type="dxa"/>
            <w:tcBorders>
              <w:top w:val="nil"/>
              <w:left w:val="nil"/>
              <w:bottom w:val="nil"/>
              <w:right w:val="nil"/>
            </w:tcBorders>
            <w:shd w:val="clear" w:color="000000" w:fill="FFFFFF"/>
            <w:noWrap/>
            <w:vAlign w:val="center"/>
            <w:hideMark/>
          </w:tcPr>
          <w:p w14:paraId="6DD6F00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504" w:type="dxa"/>
            <w:tcBorders>
              <w:top w:val="nil"/>
              <w:left w:val="nil"/>
              <w:bottom w:val="nil"/>
              <w:right w:val="nil"/>
            </w:tcBorders>
            <w:shd w:val="clear" w:color="000000" w:fill="FFFFFF"/>
            <w:noWrap/>
            <w:vAlign w:val="center"/>
            <w:hideMark/>
          </w:tcPr>
          <w:p w14:paraId="69C41E34" w14:textId="3651D48A"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18,903,169 </w:t>
            </w:r>
          </w:p>
        </w:tc>
        <w:tc>
          <w:tcPr>
            <w:tcW w:w="6319" w:type="dxa"/>
            <w:tcBorders>
              <w:top w:val="nil"/>
              <w:left w:val="nil"/>
              <w:bottom w:val="nil"/>
              <w:right w:val="nil"/>
            </w:tcBorders>
            <w:shd w:val="clear" w:color="000000" w:fill="FFFFFF"/>
            <w:noWrap/>
            <w:vAlign w:val="center"/>
            <w:hideMark/>
          </w:tcPr>
          <w:p w14:paraId="3B1BE2D8" w14:textId="37A40C1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(1.1%</w:t>
            </w:r>
            <w:r w:rsidR="00F7449E" w:rsidRPr="008F62C9">
              <w:rPr>
                <w:color w:val="000000" w:themeColor="text1"/>
                <w:sz w:val="15"/>
                <w:szCs w:val="15"/>
                <w:lang w:eastAsia="zh-CN"/>
              </w:rPr>
              <w:t>); B.1.1</w:t>
            </w:r>
            <w:r w:rsidRPr="008F62C9">
              <w:rPr>
                <w:color w:val="000000" w:themeColor="text1"/>
                <w:sz w:val="15"/>
                <w:szCs w:val="15"/>
                <w:lang w:eastAsia="zh-CN"/>
              </w:rPr>
              <w:t xml:space="preserve"> (1.1%</w:t>
            </w:r>
            <w:r w:rsidR="00F7449E" w:rsidRPr="008F62C9">
              <w:rPr>
                <w:color w:val="000000" w:themeColor="text1"/>
                <w:sz w:val="15"/>
                <w:szCs w:val="15"/>
                <w:lang w:eastAsia="zh-CN"/>
              </w:rPr>
              <w:t>); B.1.595</w:t>
            </w:r>
            <w:r w:rsidRPr="008F62C9">
              <w:rPr>
                <w:color w:val="000000" w:themeColor="text1"/>
                <w:sz w:val="15"/>
                <w:szCs w:val="15"/>
                <w:lang w:eastAsia="zh-CN"/>
              </w:rPr>
              <w:t xml:space="preserve"> (1.1%</w:t>
            </w:r>
            <w:r w:rsidR="00F7449E" w:rsidRPr="008F62C9">
              <w:rPr>
                <w:color w:val="000000" w:themeColor="text1"/>
                <w:sz w:val="15"/>
                <w:szCs w:val="15"/>
                <w:lang w:eastAsia="zh-CN"/>
              </w:rPr>
              <w:t>); B.1.369</w:t>
            </w:r>
            <w:r w:rsidRPr="008F62C9">
              <w:rPr>
                <w:color w:val="000000" w:themeColor="text1"/>
                <w:sz w:val="15"/>
                <w:szCs w:val="15"/>
                <w:lang w:eastAsia="zh-CN"/>
              </w:rPr>
              <w:t xml:space="preserve"> (1.1%</w:t>
            </w:r>
            <w:r w:rsidR="00C222CE" w:rsidRPr="008F62C9">
              <w:rPr>
                <w:color w:val="000000" w:themeColor="text1"/>
                <w:sz w:val="15"/>
                <w:szCs w:val="15"/>
                <w:lang w:eastAsia="zh-CN"/>
              </w:rPr>
              <w:t>); B.1.243</w:t>
            </w:r>
            <w:r w:rsidRPr="008F62C9">
              <w:rPr>
                <w:color w:val="000000" w:themeColor="text1"/>
                <w:sz w:val="15"/>
                <w:szCs w:val="15"/>
                <w:lang w:eastAsia="zh-CN"/>
              </w:rPr>
              <w:t xml:space="preserve"> (1%)</w:t>
            </w:r>
          </w:p>
        </w:tc>
      </w:tr>
      <w:tr w:rsidR="008F62C9" w:rsidRPr="008F62C9" w14:paraId="6B77C872" w14:textId="77777777" w:rsidTr="004D3CC3">
        <w:trPr>
          <w:trHeight w:val="216"/>
          <w:jc w:val="center"/>
        </w:trPr>
        <w:tc>
          <w:tcPr>
            <w:tcW w:w="1505" w:type="dxa"/>
            <w:vMerge/>
            <w:tcBorders>
              <w:top w:val="nil"/>
              <w:left w:val="nil"/>
              <w:bottom w:val="single" w:sz="4" w:space="0" w:color="000000"/>
              <w:right w:val="nil"/>
            </w:tcBorders>
            <w:vAlign w:val="center"/>
            <w:hideMark/>
          </w:tcPr>
          <w:p w14:paraId="4E0D2CF0"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6A81DF4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504" w:type="dxa"/>
            <w:tcBorders>
              <w:top w:val="nil"/>
              <w:left w:val="nil"/>
              <w:bottom w:val="nil"/>
              <w:right w:val="nil"/>
            </w:tcBorders>
            <w:shd w:val="clear" w:color="000000" w:fill="FFFFFF"/>
            <w:noWrap/>
            <w:vAlign w:val="center"/>
            <w:hideMark/>
          </w:tcPr>
          <w:p w14:paraId="1360B7A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196,861,939 </w:t>
            </w:r>
          </w:p>
        </w:tc>
        <w:tc>
          <w:tcPr>
            <w:tcW w:w="6319" w:type="dxa"/>
            <w:tcBorders>
              <w:top w:val="nil"/>
              <w:left w:val="nil"/>
              <w:bottom w:val="nil"/>
              <w:right w:val="nil"/>
            </w:tcBorders>
            <w:shd w:val="clear" w:color="000000" w:fill="FFFFFF"/>
            <w:noWrap/>
            <w:vAlign w:val="center"/>
            <w:hideMark/>
          </w:tcPr>
          <w:p w14:paraId="48652636" w14:textId="18792016"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(1.0%</w:t>
            </w:r>
            <w:r w:rsidR="00F7449E" w:rsidRPr="008F62C9">
              <w:rPr>
                <w:color w:val="000000" w:themeColor="text1"/>
                <w:sz w:val="15"/>
                <w:szCs w:val="15"/>
                <w:lang w:eastAsia="zh-CN"/>
              </w:rPr>
              <w:t>); B.1.617.2</w:t>
            </w:r>
            <w:r w:rsidRPr="008F62C9">
              <w:rPr>
                <w:color w:val="000000" w:themeColor="text1"/>
                <w:sz w:val="15"/>
                <w:szCs w:val="15"/>
                <w:lang w:eastAsia="zh-CN"/>
              </w:rPr>
              <w:t xml:space="preserve"> (1%</w:t>
            </w:r>
            <w:r w:rsidR="00F7449E" w:rsidRPr="008F62C9">
              <w:rPr>
                <w:color w:val="000000" w:themeColor="text1"/>
                <w:sz w:val="15"/>
                <w:szCs w:val="15"/>
                <w:lang w:eastAsia="zh-CN"/>
              </w:rPr>
              <w:t>); AY</w:t>
            </w:r>
            <w:r w:rsidRPr="008F62C9">
              <w:rPr>
                <w:color w:val="000000" w:themeColor="text1"/>
                <w:sz w:val="15"/>
                <w:szCs w:val="15"/>
                <w:lang w:eastAsia="zh-CN"/>
              </w:rPr>
              <w:t>.44 (0.9%</w:t>
            </w:r>
            <w:r w:rsidR="00F7449E" w:rsidRPr="008F62C9">
              <w:rPr>
                <w:color w:val="000000" w:themeColor="text1"/>
                <w:sz w:val="15"/>
                <w:szCs w:val="15"/>
                <w:lang w:eastAsia="zh-CN"/>
              </w:rPr>
              <w:t>); B</w:t>
            </w:r>
            <w:r w:rsidRPr="008F62C9">
              <w:rPr>
                <w:color w:val="000000" w:themeColor="text1"/>
                <w:sz w:val="15"/>
                <w:szCs w:val="15"/>
                <w:lang w:eastAsia="zh-CN"/>
              </w:rPr>
              <w:t xml:space="preserve"> (0.9%</w:t>
            </w:r>
            <w:r w:rsidR="00C222CE" w:rsidRPr="008F62C9">
              <w:rPr>
                <w:color w:val="000000" w:themeColor="text1"/>
                <w:sz w:val="15"/>
                <w:szCs w:val="15"/>
                <w:lang w:eastAsia="zh-CN"/>
              </w:rPr>
              <w:t>); AY</w:t>
            </w:r>
            <w:r w:rsidRPr="008F62C9">
              <w:rPr>
                <w:color w:val="000000" w:themeColor="text1"/>
                <w:sz w:val="15"/>
                <w:szCs w:val="15"/>
                <w:lang w:eastAsia="zh-CN"/>
              </w:rPr>
              <w:t>.25 (0.9%)</w:t>
            </w:r>
          </w:p>
        </w:tc>
      </w:tr>
      <w:tr w:rsidR="008F62C9" w:rsidRPr="008F62C9" w14:paraId="18E86B5B" w14:textId="77777777" w:rsidTr="004D3CC3">
        <w:trPr>
          <w:trHeight w:val="216"/>
          <w:jc w:val="center"/>
        </w:trPr>
        <w:tc>
          <w:tcPr>
            <w:tcW w:w="1505" w:type="dxa"/>
            <w:vMerge/>
            <w:tcBorders>
              <w:top w:val="nil"/>
              <w:left w:val="nil"/>
              <w:bottom w:val="single" w:sz="4" w:space="0" w:color="000000"/>
              <w:right w:val="nil"/>
            </w:tcBorders>
            <w:vAlign w:val="center"/>
            <w:hideMark/>
          </w:tcPr>
          <w:p w14:paraId="6D51B91E"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7337AFE7"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504" w:type="dxa"/>
            <w:tcBorders>
              <w:top w:val="nil"/>
              <w:left w:val="nil"/>
              <w:bottom w:val="nil"/>
              <w:right w:val="nil"/>
            </w:tcBorders>
            <w:shd w:val="clear" w:color="000000" w:fill="FFFFFF"/>
            <w:noWrap/>
            <w:vAlign w:val="center"/>
            <w:hideMark/>
          </w:tcPr>
          <w:p w14:paraId="3A64226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227,680,907 </w:t>
            </w:r>
          </w:p>
        </w:tc>
        <w:tc>
          <w:tcPr>
            <w:tcW w:w="6319" w:type="dxa"/>
            <w:tcBorders>
              <w:top w:val="nil"/>
              <w:left w:val="nil"/>
              <w:bottom w:val="nil"/>
              <w:right w:val="nil"/>
            </w:tcBorders>
            <w:shd w:val="clear" w:color="000000" w:fill="FFFFFF"/>
            <w:noWrap/>
            <w:vAlign w:val="center"/>
            <w:hideMark/>
          </w:tcPr>
          <w:p w14:paraId="79FDCE83" w14:textId="332F114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(0.7%</w:t>
            </w:r>
            <w:r w:rsidR="00F7449E" w:rsidRPr="008F62C9">
              <w:rPr>
                <w:color w:val="000000" w:themeColor="text1"/>
                <w:sz w:val="15"/>
                <w:szCs w:val="15"/>
                <w:lang w:eastAsia="zh-CN"/>
              </w:rPr>
              <w:t>); BA</w:t>
            </w:r>
            <w:r w:rsidRPr="008F62C9">
              <w:rPr>
                <w:color w:val="000000" w:themeColor="text1"/>
                <w:sz w:val="15"/>
                <w:szCs w:val="15"/>
                <w:lang w:eastAsia="zh-CN"/>
              </w:rPr>
              <w:t>.1.1 (0.6%</w:t>
            </w:r>
            <w:r w:rsidR="00F7449E" w:rsidRPr="008F62C9">
              <w:rPr>
                <w:color w:val="000000" w:themeColor="text1"/>
                <w:sz w:val="15"/>
                <w:szCs w:val="15"/>
                <w:lang w:eastAsia="zh-CN"/>
              </w:rPr>
              <w:t>); BA</w:t>
            </w:r>
            <w:r w:rsidRPr="008F62C9">
              <w:rPr>
                <w:color w:val="000000" w:themeColor="text1"/>
                <w:sz w:val="15"/>
                <w:szCs w:val="15"/>
                <w:lang w:eastAsia="zh-CN"/>
              </w:rPr>
              <w:t>.2.12.1 (0.6%</w:t>
            </w:r>
            <w:r w:rsidR="00C222CE" w:rsidRPr="008F62C9">
              <w:rPr>
                <w:color w:val="000000" w:themeColor="text1"/>
                <w:sz w:val="15"/>
                <w:szCs w:val="15"/>
                <w:lang w:eastAsia="zh-CN"/>
              </w:rPr>
              <w:t>); BA</w:t>
            </w:r>
            <w:r w:rsidRPr="008F62C9">
              <w:rPr>
                <w:color w:val="000000" w:themeColor="text1"/>
                <w:sz w:val="15"/>
                <w:szCs w:val="15"/>
                <w:lang w:eastAsia="zh-CN"/>
              </w:rPr>
              <w:t>.2.3 (0.6%</w:t>
            </w:r>
            <w:r w:rsidR="00C222CE" w:rsidRPr="008F62C9">
              <w:rPr>
                <w:color w:val="000000" w:themeColor="text1"/>
                <w:sz w:val="15"/>
                <w:szCs w:val="15"/>
                <w:lang w:eastAsia="zh-CN"/>
              </w:rPr>
              <w:t>); BA</w:t>
            </w:r>
            <w:r w:rsidRPr="008F62C9">
              <w:rPr>
                <w:color w:val="000000" w:themeColor="text1"/>
                <w:sz w:val="15"/>
                <w:szCs w:val="15"/>
                <w:lang w:eastAsia="zh-CN"/>
              </w:rPr>
              <w:t>.2.9 (0.5%)</w:t>
            </w:r>
          </w:p>
        </w:tc>
      </w:tr>
      <w:tr w:rsidR="008F62C9" w:rsidRPr="008F62C9" w14:paraId="75445455" w14:textId="77777777" w:rsidTr="004D3CC3">
        <w:trPr>
          <w:trHeight w:val="216"/>
          <w:jc w:val="center"/>
        </w:trPr>
        <w:tc>
          <w:tcPr>
            <w:tcW w:w="1505" w:type="dxa"/>
            <w:vMerge/>
            <w:tcBorders>
              <w:top w:val="nil"/>
              <w:left w:val="nil"/>
              <w:bottom w:val="single" w:sz="4" w:space="0" w:color="000000"/>
              <w:right w:val="nil"/>
            </w:tcBorders>
            <w:vAlign w:val="center"/>
            <w:hideMark/>
          </w:tcPr>
          <w:p w14:paraId="276B4DF6"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5A9AB04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504" w:type="dxa"/>
            <w:tcBorders>
              <w:top w:val="nil"/>
              <w:left w:val="nil"/>
              <w:bottom w:val="nil"/>
              <w:right w:val="nil"/>
            </w:tcBorders>
            <w:shd w:val="clear" w:color="000000" w:fill="FFFFFF"/>
            <w:noWrap/>
            <w:vAlign w:val="center"/>
            <w:hideMark/>
          </w:tcPr>
          <w:p w14:paraId="7B6992CB"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71,328,981 </w:t>
            </w:r>
          </w:p>
        </w:tc>
        <w:tc>
          <w:tcPr>
            <w:tcW w:w="6319" w:type="dxa"/>
            <w:tcBorders>
              <w:top w:val="nil"/>
              <w:left w:val="nil"/>
              <w:bottom w:val="nil"/>
              <w:right w:val="nil"/>
            </w:tcBorders>
            <w:shd w:val="clear" w:color="000000" w:fill="FFFFFF"/>
            <w:noWrap/>
            <w:vAlign w:val="center"/>
            <w:hideMark/>
          </w:tcPr>
          <w:p w14:paraId="2FD764D7" w14:textId="5085036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(0.5%</w:t>
            </w:r>
            <w:r w:rsidR="00F7449E" w:rsidRPr="008F62C9">
              <w:rPr>
                <w:color w:val="000000" w:themeColor="text1"/>
                <w:sz w:val="15"/>
                <w:szCs w:val="15"/>
                <w:lang w:eastAsia="zh-CN"/>
              </w:rPr>
              <w:t>); XBB</w:t>
            </w:r>
            <w:r w:rsidRPr="008F62C9">
              <w:rPr>
                <w:color w:val="000000" w:themeColor="text1"/>
                <w:sz w:val="15"/>
                <w:szCs w:val="15"/>
                <w:lang w:eastAsia="zh-CN"/>
              </w:rPr>
              <w:t>.1.5.10 (0.4%</w:t>
            </w:r>
            <w:r w:rsidR="00C222CE" w:rsidRPr="008F62C9">
              <w:rPr>
                <w:color w:val="000000" w:themeColor="text1"/>
                <w:sz w:val="15"/>
                <w:szCs w:val="15"/>
                <w:lang w:eastAsia="zh-CN"/>
              </w:rPr>
              <w:t>); XBB</w:t>
            </w:r>
            <w:r w:rsidRPr="008F62C9">
              <w:rPr>
                <w:color w:val="000000" w:themeColor="text1"/>
                <w:sz w:val="15"/>
                <w:szCs w:val="15"/>
                <w:lang w:eastAsia="zh-CN"/>
              </w:rPr>
              <w:t>.1 (0.4%</w:t>
            </w:r>
            <w:r w:rsidR="00C222CE" w:rsidRPr="008F62C9">
              <w:rPr>
                <w:color w:val="000000" w:themeColor="text1"/>
                <w:sz w:val="15"/>
                <w:szCs w:val="15"/>
                <w:lang w:eastAsia="zh-CN"/>
              </w:rPr>
              <w:t>); XBB</w:t>
            </w:r>
            <w:r w:rsidRPr="008F62C9">
              <w:rPr>
                <w:color w:val="000000" w:themeColor="text1"/>
                <w:sz w:val="15"/>
                <w:szCs w:val="15"/>
                <w:lang w:eastAsia="zh-CN"/>
              </w:rPr>
              <w:t>.1.5.15 (0.4%);</w:t>
            </w:r>
            <w:r w:rsidR="00C222CE" w:rsidRPr="008F62C9">
              <w:rPr>
                <w:color w:val="000000" w:themeColor="text1"/>
                <w:sz w:val="15"/>
                <w:szCs w:val="15"/>
                <w:lang w:eastAsia="zh-CN"/>
              </w:rPr>
              <w:t xml:space="preserve"> </w:t>
            </w:r>
            <w:r w:rsidRPr="008F62C9">
              <w:rPr>
                <w:color w:val="000000" w:themeColor="text1"/>
                <w:sz w:val="15"/>
                <w:szCs w:val="15"/>
                <w:lang w:eastAsia="zh-CN"/>
              </w:rPr>
              <w:t>XBB.1.5.49 (0.4%)</w:t>
            </w:r>
          </w:p>
        </w:tc>
      </w:tr>
      <w:tr w:rsidR="008F62C9" w:rsidRPr="008F62C9" w14:paraId="0BA40FF4" w14:textId="77777777" w:rsidTr="004D3CC3">
        <w:trPr>
          <w:trHeight w:val="216"/>
          <w:jc w:val="center"/>
        </w:trPr>
        <w:tc>
          <w:tcPr>
            <w:tcW w:w="1505" w:type="dxa"/>
            <w:vMerge/>
            <w:tcBorders>
              <w:top w:val="nil"/>
              <w:left w:val="nil"/>
              <w:bottom w:val="single" w:sz="4" w:space="0" w:color="000000"/>
              <w:right w:val="nil"/>
            </w:tcBorders>
            <w:vAlign w:val="center"/>
            <w:hideMark/>
          </w:tcPr>
          <w:p w14:paraId="596444FA"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single" w:sz="4" w:space="0" w:color="auto"/>
              <w:right w:val="nil"/>
            </w:tcBorders>
            <w:shd w:val="clear" w:color="000000" w:fill="FFFFFF"/>
            <w:noWrap/>
            <w:vAlign w:val="center"/>
            <w:hideMark/>
          </w:tcPr>
          <w:p w14:paraId="76B70DA6"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504" w:type="dxa"/>
            <w:tcBorders>
              <w:top w:val="nil"/>
              <w:left w:val="nil"/>
              <w:bottom w:val="single" w:sz="4" w:space="0" w:color="auto"/>
              <w:right w:val="nil"/>
            </w:tcBorders>
            <w:shd w:val="clear" w:color="000000" w:fill="FFFFFF"/>
            <w:noWrap/>
            <w:vAlign w:val="center"/>
            <w:hideMark/>
          </w:tcPr>
          <w:p w14:paraId="6793898C"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9,457,427 </w:t>
            </w:r>
          </w:p>
        </w:tc>
        <w:tc>
          <w:tcPr>
            <w:tcW w:w="6319" w:type="dxa"/>
            <w:tcBorders>
              <w:top w:val="nil"/>
              <w:left w:val="nil"/>
              <w:bottom w:val="single" w:sz="4" w:space="0" w:color="auto"/>
              <w:right w:val="nil"/>
            </w:tcBorders>
            <w:shd w:val="clear" w:color="000000" w:fill="FFFFFF"/>
            <w:noWrap/>
            <w:vAlign w:val="center"/>
            <w:hideMark/>
          </w:tcPr>
          <w:p w14:paraId="7274F33B" w14:textId="3216200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(1.1%</w:t>
            </w:r>
            <w:r w:rsidR="00C222CE" w:rsidRPr="008F62C9">
              <w:rPr>
                <w:color w:val="000000" w:themeColor="text1"/>
                <w:sz w:val="15"/>
                <w:szCs w:val="15"/>
                <w:lang w:eastAsia="zh-CN"/>
              </w:rPr>
              <w:t>); JN.</w:t>
            </w:r>
            <w:r w:rsidRPr="008F62C9">
              <w:rPr>
                <w:color w:val="000000" w:themeColor="text1"/>
                <w:sz w:val="15"/>
                <w:szCs w:val="15"/>
                <w:lang w:eastAsia="zh-CN"/>
              </w:rPr>
              <w:t>1.8 (1.1%); JN.1.18 (1%); JN.1.7 (1%);</w:t>
            </w:r>
            <w:r w:rsidR="00C222CE" w:rsidRPr="008F62C9">
              <w:rPr>
                <w:color w:val="000000" w:themeColor="text1"/>
                <w:sz w:val="15"/>
                <w:szCs w:val="15"/>
                <w:lang w:eastAsia="zh-CN"/>
              </w:rPr>
              <w:t xml:space="preserve"> </w:t>
            </w:r>
            <w:r w:rsidRPr="008F62C9">
              <w:rPr>
                <w:color w:val="000000" w:themeColor="text1"/>
                <w:sz w:val="15"/>
                <w:szCs w:val="15"/>
                <w:lang w:eastAsia="zh-CN"/>
              </w:rPr>
              <w:t>JN.1.4 (1.0%)</w:t>
            </w:r>
          </w:p>
        </w:tc>
      </w:tr>
      <w:tr w:rsidR="008F62C9" w:rsidRPr="008F62C9" w14:paraId="02F09ACD" w14:textId="77777777" w:rsidTr="004D3CC3">
        <w:trPr>
          <w:trHeight w:val="216"/>
          <w:jc w:val="center"/>
        </w:trPr>
        <w:tc>
          <w:tcPr>
            <w:tcW w:w="1505" w:type="dxa"/>
            <w:vMerge w:val="restart"/>
            <w:tcBorders>
              <w:top w:val="nil"/>
              <w:left w:val="nil"/>
              <w:bottom w:val="single" w:sz="4" w:space="0" w:color="000000"/>
              <w:right w:val="nil"/>
            </w:tcBorders>
            <w:shd w:val="clear" w:color="000000" w:fill="FFFFFF"/>
            <w:vAlign w:val="center"/>
            <w:hideMark/>
          </w:tcPr>
          <w:p w14:paraId="3004BE50"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Kingdom</w:t>
            </w:r>
          </w:p>
        </w:tc>
        <w:tc>
          <w:tcPr>
            <w:tcW w:w="752" w:type="dxa"/>
            <w:tcBorders>
              <w:top w:val="nil"/>
              <w:left w:val="nil"/>
              <w:bottom w:val="nil"/>
              <w:right w:val="nil"/>
            </w:tcBorders>
            <w:shd w:val="clear" w:color="000000" w:fill="FFFFFF"/>
            <w:noWrap/>
            <w:vAlign w:val="center"/>
            <w:hideMark/>
          </w:tcPr>
          <w:p w14:paraId="4105BF2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504" w:type="dxa"/>
            <w:tcBorders>
              <w:top w:val="nil"/>
              <w:left w:val="nil"/>
              <w:bottom w:val="nil"/>
              <w:right w:val="nil"/>
            </w:tcBorders>
            <w:shd w:val="clear" w:color="000000" w:fill="FFFFFF"/>
            <w:noWrap/>
            <w:vAlign w:val="center"/>
            <w:hideMark/>
          </w:tcPr>
          <w:p w14:paraId="14832EE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13,728,198 </w:t>
            </w:r>
          </w:p>
        </w:tc>
        <w:tc>
          <w:tcPr>
            <w:tcW w:w="6319" w:type="dxa"/>
            <w:tcBorders>
              <w:top w:val="nil"/>
              <w:left w:val="nil"/>
              <w:bottom w:val="nil"/>
              <w:right w:val="nil"/>
            </w:tcBorders>
            <w:shd w:val="clear" w:color="000000" w:fill="FFFFFF"/>
            <w:noWrap/>
            <w:vAlign w:val="center"/>
            <w:hideMark/>
          </w:tcPr>
          <w:p w14:paraId="78EBA39C"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B.1.1 (1.2%); B.1 (1.2%); B.1.1.37 (1%); B.1.1.1 (1%); B.1.177 (0.9%)</w:t>
            </w:r>
          </w:p>
        </w:tc>
      </w:tr>
      <w:tr w:rsidR="008F62C9" w:rsidRPr="008F62C9" w14:paraId="0CC55166" w14:textId="77777777" w:rsidTr="004D3CC3">
        <w:trPr>
          <w:trHeight w:val="216"/>
          <w:jc w:val="center"/>
        </w:trPr>
        <w:tc>
          <w:tcPr>
            <w:tcW w:w="1505" w:type="dxa"/>
            <w:vMerge/>
            <w:tcBorders>
              <w:top w:val="nil"/>
              <w:left w:val="nil"/>
              <w:bottom w:val="single" w:sz="4" w:space="0" w:color="000000"/>
              <w:right w:val="nil"/>
            </w:tcBorders>
            <w:vAlign w:val="center"/>
            <w:hideMark/>
          </w:tcPr>
          <w:p w14:paraId="636F5900"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41B64D7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504" w:type="dxa"/>
            <w:tcBorders>
              <w:top w:val="nil"/>
              <w:left w:val="nil"/>
              <w:bottom w:val="nil"/>
              <w:right w:val="nil"/>
            </w:tcBorders>
            <w:shd w:val="clear" w:color="000000" w:fill="FFFFFF"/>
            <w:noWrap/>
            <w:vAlign w:val="center"/>
            <w:hideMark/>
          </w:tcPr>
          <w:p w14:paraId="09C781E4"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84,393,505 </w:t>
            </w:r>
          </w:p>
        </w:tc>
        <w:tc>
          <w:tcPr>
            <w:tcW w:w="6319" w:type="dxa"/>
            <w:tcBorders>
              <w:top w:val="nil"/>
              <w:left w:val="nil"/>
              <w:bottom w:val="nil"/>
              <w:right w:val="nil"/>
            </w:tcBorders>
            <w:shd w:val="clear" w:color="000000" w:fill="FFFFFF"/>
            <w:noWrap/>
            <w:vAlign w:val="center"/>
            <w:hideMark/>
          </w:tcPr>
          <w:p w14:paraId="25E63D2B"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AY.4 (1.5%); B.1.617.2 (1.5%); AY.122 (1.5%); AY.5 (1.5%); AY.111 (1.5%)</w:t>
            </w:r>
          </w:p>
        </w:tc>
      </w:tr>
      <w:tr w:rsidR="008F62C9" w:rsidRPr="008F62C9" w14:paraId="6119FF7B" w14:textId="77777777" w:rsidTr="004D3CC3">
        <w:trPr>
          <w:trHeight w:val="216"/>
          <w:jc w:val="center"/>
        </w:trPr>
        <w:tc>
          <w:tcPr>
            <w:tcW w:w="1505" w:type="dxa"/>
            <w:vMerge/>
            <w:tcBorders>
              <w:top w:val="nil"/>
              <w:left w:val="nil"/>
              <w:bottom w:val="single" w:sz="4" w:space="0" w:color="000000"/>
              <w:right w:val="nil"/>
            </w:tcBorders>
            <w:vAlign w:val="center"/>
            <w:hideMark/>
          </w:tcPr>
          <w:p w14:paraId="08D06111"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3D2886B1"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504" w:type="dxa"/>
            <w:tcBorders>
              <w:top w:val="nil"/>
              <w:left w:val="nil"/>
              <w:bottom w:val="nil"/>
              <w:right w:val="nil"/>
            </w:tcBorders>
            <w:shd w:val="clear" w:color="000000" w:fill="FFFFFF"/>
            <w:noWrap/>
            <w:vAlign w:val="center"/>
            <w:hideMark/>
          </w:tcPr>
          <w:p w14:paraId="56C4130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79,974,012 </w:t>
            </w:r>
          </w:p>
        </w:tc>
        <w:tc>
          <w:tcPr>
            <w:tcW w:w="6319" w:type="dxa"/>
            <w:tcBorders>
              <w:top w:val="nil"/>
              <w:left w:val="nil"/>
              <w:bottom w:val="nil"/>
              <w:right w:val="nil"/>
            </w:tcBorders>
            <w:shd w:val="clear" w:color="000000" w:fill="FFFFFF"/>
            <w:noWrap/>
            <w:vAlign w:val="center"/>
            <w:hideMark/>
          </w:tcPr>
          <w:p w14:paraId="74F11E08"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(1.3%); BA.2.3 (1.2%); BA.1.1 (1.2%); BA.2.10 (1.2%); BA.1 (1.2%)</w:t>
            </w:r>
          </w:p>
        </w:tc>
      </w:tr>
      <w:tr w:rsidR="008F62C9" w:rsidRPr="008F62C9" w14:paraId="11FFCA11" w14:textId="77777777" w:rsidTr="004D3CC3">
        <w:trPr>
          <w:trHeight w:val="216"/>
          <w:jc w:val="center"/>
        </w:trPr>
        <w:tc>
          <w:tcPr>
            <w:tcW w:w="1505" w:type="dxa"/>
            <w:vMerge/>
            <w:tcBorders>
              <w:top w:val="nil"/>
              <w:left w:val="nil"/>
              <w:bottom w:val="single" w:sz="4" w:space="0" w:color="000000"/>
              <w:right w:val="nil"/>
            </w:tcBorders>
            <w:vAlign w:val="center"/>
            <w:hideMark/>
          </w:tcPr>
          <w:p w14:paraId="3D6B0526"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nil"/>
              <w:right w:val="nil"/>
            </w:tcBorders>
            <w:shd w:val="clear" w:color="000000" w:fill="FFFFFF"/>
            <w:noWrap/>
            <w:vAlign w:val="center"/>
            <w:hideMark/>
          </w:tcPr>
          <w:p w14:paraId="4DB1591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504" w:type="dxa"/>
            <w:tcBorders>
              <w:top w:val="nil"/>
              <w:left w:val="nil"/>
              <w:bottom w:val="nil"/>
              <w:right w:val="nil"/>
            </w:tcBorders>
            <w:shd w:val="clear" w:color="000000" w:fill="FFFFFF"/>
            <w:noWrap/>
            <w:vAlign w:val="center"/>
            <w:hideMark/>
          </w:tcPr>
          <w:p w14:paraId="27B4DDB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8,416,483 </w:t>
            </w:r>
          </w:p>
        </w:tc>
        <w:tc>
          <w:tcPr>
            <w:tcW w:w="6319" w:type="dxa"/>
            <w:tcBorders>
              <w:top w:val="nil"/>
              <w:left w:val="nil"/>
              <w:bottom w:val="nil"/>
              <w:right w:val="nil"/>
            </w:tcBorders>
            <w:shd w:val="clear" w:color="000000" w:fill="FFFFFF"/>
            <w:noWrap/>
            <w:vAlign w:val="center"/>
            <w:hideMark/>
          </w:tcPr>
          <w:p w14:paraId="6801394A"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(0.9%); XBB.1.9.1 (0.7%); CH.1.1.1 (0.7%); XBB.1.5.7 (0.7%); XBB.1.5.18 (0.7%)</w:t>
            </w:r>
          </w:p>
        </w:tc>
      </w:tr>
      <w:tr w:rsidR="008F62C9" w:rsidRPr="008F62C9" w14:paraId="57DD9239" w14:textId="77777777" w:rsidTr="004D3CC3">
        <w:trPr>
          <w:trHeight w:val="216"/>
          <w:jc w:val="center"/>
        </w:trPr>
        <w:tc>
          <w:tcPr>
            <w:tcW w:w="1505" w:type="dxa"/>
            <w:vMerge/>
            <w:tcBorders>
              <w:top w:val="nil"/>
              <w:left w:val="nil"/>
              <w:bottom w:val="single" w:sz="8" w:space="0" w:color="auto"/>
              <w:right w:val="nil"/>
            </w:tcBorders>
            <w:vAlign w:val="center"/>
            <w:hideMark/>
          </w:tcPr>
          <w:p w14:paraId="1CF79D29"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single" w:sz="8" w:space="0" w:color="auto"/>
              <w:right w:val="nil"/>
            </w:tcBorders>
            <w:shd w:val="clear" w:color="000000" w:fill="FFFFFF"/>
            <w:noWrap/>
            <w:vAlign w:val="center"/>
            <w:hideMark/>
          </w:tcPr>
          <w:p w14:paraId="6254DD1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504" w:type="dxa"/>
            <w:tcBorders>
              <w:top w:val="nil"/>
              <w:left w:val="nil"/>
              <w:bottom w:val="single" w:sz="8" w:space="0" w:color="auto"/>
              <w:right w:val="nil"/>
            </w:tcBorders>
            <w:shd w:val="clear" w:color="000000" w:fill="FFFFFF"/>
            <w:noWrap/>
            <w:vAlign w:val="center"/>
            <w:hideMark/>
          </w:tcPr>
          <w:p w14:paraId="6CB2F28D"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934,727 </w:t>
            </w:r>
          </w:p>
        </w:tc>
        <w:tc>
          <w:tcPr>
            <w:tcW w:w="6319" w:type="dxa"/>
            <w:tcBorders>
              <w:top w:val="nil"/>
              <w:left w:val="nil"/>
              <w:bottom w:val="single" w:sz="8" w:space="0" w:color="auto"/>
              <w:right w:val="nil"/>
            </w:tcBorders>
            <w:shd w:val="clear" w:color="000000" w:fill="FFFFFF"/>
            <w:noWrap/>
            <w:vAlign w:val="center"/>
            <w:hideMark/>
          </w:tcPr>
          <w:p w14:paraId="0B36FEE7"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(2%); JN.1.7 (1.9%); KP.2 (1.7%); KP.3 (1.6%); JN.1.8 (1.5%)</w:t>
            </w:r>
          </w:p>
        </w:tc>
      </w:tr>
      <w:tr w:rsidR="008F62C9" w:rsidRPr="008F62C9" w14:paraId="425A1674" w14:textId="77777777" w:rsidTr="004D3CC3">
        <w:trPr>
          <w:trHeight w:val="216"/>
          <w:jc w:val="center"/>
        </w:trPr>
        <w:tc>
          <w:tcPr>
            <w:tcW w:w="1505" w:type="dxa"/>
            <w:vMerge w:val="restart"/>
            <w:tcBorders>
              <w:top w:val="single" w:sz="8" w:space="0" w:color="auto"/>
              <w:left w:val="nil"/>
              <w:right w:val="nil"/>
            </w:tcBorders>
            <w:shd w:val="clear" w:color="000000" w:fill="FFFFFF"/>
            <w:vAlign w:val="center"/>
            <w:hideMark/>
          </w:tcPr>
          <w:p w14:paraId="6A3F7849"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South Korea</w:t>
            </w:r>
          </w:p>
        </w:tc>
        <w:tc>
          <w:tcPr>
            <w:tcW w:w="752" w:type="dxa"/>
            <w:tcBorders>
              <w:top w:val="single" w:sz="8" w:space="0" w:color="auto"/>
              <w:left w:val="nil"/>
              <w:right w:val="nil"/>
            </w:tcBorders>
            <w:shd w:val="clear" w:color="000000" w:fill="FFFFFF"/>
            <w:noWrap/>
            <w:vAlign w:val="center"/>
            <w:hideMark/>
          </w:tcPr>
          <w:p w14:paraId="1FF671B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504" w:type="dxa"/>
            <w:tcBorders>
              <w:top w:val="single" w:sz="8" w:space="0" w:color="auto"/>
              <w:left w:val="nil"/>
              <w:right w:val="nil"/>
            </w:tcBorders>
            <w:shd w:val="clear" w:color="000000" w:fill="FFFFFF"/>
            <w:noWrap/>
            <w:vAlign w:val="center"/>
            <w:hideMark/>
          </w:tcPr>
          <w:p w14:paraId="4C757A9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5,878 </w:t>
            </w:r>
          </w:p>
        </w:tc>
        <w:tc>
          <w:tcPr>
            <w:tcW w:w="6319" w:type="dxa"/>
            <w:tcBorders>
              <w:top w:val="single" w:sz="8" w:space="0" w:color="auto"/>
              <w:left w:val="nil"/>
              <w:right w:val="nil"/>
            </w:tcBorders>
            <w:shd w:val="clear" w:color="000000" w:fill="FFFFFF"/>
            <w:noWrap/>
            <w:vAlign w:val="center"/>
            <w:hideMark/>
          </w:tcPr>
          <w:p w14:paraId="78C540F6" w14:textId="63027664"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B.1.497 (37.3%); B.1 (9.8%); B.1.1 (8.0%); B.41 (2.9%); A (2.8%)</w:t>
            </w:r>
          </w:p>
        </w:tc>
      </w:tr>
      <w:tr w:rsidR="008F62C9" w:rsidRPr="008F62C9" w14:paraId="5513A6B8" w14:textId="77777777" w:rsidTr="004D3CC3">
        <w:trPr>
          <w:trHeight w:val="216"/>
          <w:jc w:val="center"/>
        </w:trPr>
        <w:tc>
          <w:tcPr>
            <w:tcW w:w="1505" w:type="dxa"/>
            <w:vMerge/>
            <w:tcBorders>
              <w:top w:val="nil"/>
              <w:left w:val="nil"/>
              <w:right w:val="nil"/>
            </w:tcBorders>
            <w:vAlign w:val="center"/>
            <w:hideMark/>
          </w:tcPr>
          <w:p w14:paraId="151C2800"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right w:val="nil"/>
            </w:tcBorders>
            <w:shd w:val="clear" w:color="000000" w:fill="FFFFFF"/>
            <w:noWrap/>
            <w:vAlign w:val="center"/>
            <w:hideMark/>
          </w:tcPr>
          <w:p w14:paraId="743742E4"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504" w:type="dxa"/>
            <w:tcBorders>
              <w:top w:val="nil"/>
              <w:left w:val="nil"/>
              <w:right w:val="nil"/>
            </w:tcBorders>
            <w:shd w:val="clear" w:color="000000" w:fill="FFFFFF"/>
            <w:noWrap/>
            <w:vAlign w:val="center"/>
            <w:hideMark/>
          </w:tcPr>
          <w:p w14:paraId="070E1C31"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215,082 </w:t>
            </w:r>
          </w:p>
        </w:tc>
        <w:tc>
          <w:tcPr>
            <w:tcW w:w="6319" w:type="dxa"/>
            <w:tcBorders>
              <w:top w:val="nil"/>
              <w:left w:val="nil"/>
              <w:right w:val="nil"/>
            </w:tcBorders>
            <w:shd w:val="clear" w:color="000000" w:fill="FFFFFF"/>
            <w:noWrap/>
            <w:vAlign w:val="center"/>
            <w:hideMark/>
          </w:tcPr>
          <w:p w14:paraId="45CC98ED" w14:textId="2DF2F8A5"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AY.69 (11.6%); B.1.617.2 (11.6%); AY.122 (9.4%); AY.122.5 (8.0%); B.1.619.1 (6.4%)</w:t>
            </w:r>
          </w:p>
        </w:tc>
      </w:tr>
      <w:tr w:rsidR="008F62C9" w:rsidRPr="008F62C9" w14:paraId="3FB41F8F" w14:textId="77777777" w:rsidTr="004D3CC3">
        <w:trPr>
          <w:trHeight w:val="216"/>
          <w:jc w:val="center"/>
        </w:trPr>
        <w:tc>
          <w:tcPr>
            <w:tcW w:w="1505" w:type="dxa"/>
            <w:vMerge/>
            <w:tcBorders>
              <w:top w:val="nil"/>
              <w:left w:val="nil"/>
              <w:right w:val="nil"/>
            </w:tcBorders>
            <w:vAlign w:val="center"/>
            <w:hideMark/>
          </w:tcPr>
          <w:p w14:paraId="6DEFCCE3"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right w:val="nil"/>
            </w:tcBorders>
            <w:shd w:val="clear" w:color="000000" w:fill="FFFFFF"/>
            <w:noWrap/>
            <w:vAlign w:val="center"/>
            <w:hideMark/>
          </w:tcPr>
          <w:p w14:paraId="23941DD2"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504" w:type="dxa"/>
            <w:tcBorders>
              <w:top w:val="nil"/>
              <w:left w:val="nil"/>
              <w:right w:val="nil"/>
            </w:tcBorders>
            <w:shd w:val="clear" w:color="000000" w:fill="FFFFFF"/>
            <w:noWrap/>
            <w:vAlign w:val="center"/>
            <w:hideMark/>
          </w:tcPr>
          <w:p w14:paraId="0448D6C9"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2,827,981 </w:t>
            </w:r>
          </w:p>
        </w:tc>
        <w:tc>
          <w:tcPr>
            <w:tcW w:w="6319" w:type="dxa"/>
            <w:tcBorders>
              <w:top w:val="nil"/>
              <w:left w:val="nil"/>
              <w:right w:val="nil"/>
            </w:tcBorders>
            <w:shd w:val="clear" w:color="000000" w:fill="FFFFFF"/>
            <w:noWrap/>
            <w:vAlign w:val="center"/>
            <w:hideMark/>
          </w:tcPr>
          <w:p w14:paraId="237AF921" w14:textId="5431D35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BA.5.2 (2.0%); BA.5.2.1 (2.0%); BA.5.1 (1.8%); BA.2.3 (1.8%); BA.2 (1.7%)</w:t>
            </w:r>
          </w:p>
        </w:tc>
      </w:tr>
      <w:tr w:rsidR="008F62C9" w:rsidRPr="008F62C9" w14:paraId="028CA894" w14:textId="77777777" w:rsidTr="004D3CC3">
        <w:trPr>
          <w:trHeight w:val="216"/>
          <w:jc w:val="center"/>
        </w:trPr>
        <w:tc>
          <w:tcPr>
            <w:tcW w:w="1505" w:type="dxa"/>
            <w:vMerge/>
            <w:tcBorders>
              <w:top w:val="nil"/>
              <w:left w:val="nil"/>
              <w:right w:val="nil"/>
            </w:tcBorders>
            <w:vAlign w:val="center"/>
            <w:hideMark/>
          </w:tcPr>
          <w:p w14:paraId="7C2B901B"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right w:val="nil"/>
            </w:tcBorders>
            <w:shd w:val="clear" w:color="000000" w:fill="FFFFFF"/>
            <w:noWrap/>
            <w:vAlign w:val="center"/>
            <w:hideMark/>
          </w:tcPr>
          <w:p w14:paraId="2E444FE0"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504" w:type="dxa"/>
            <w:tcBorders>
              <w:top w:val="nil"/>
              <w:left w:val="nil"/>
              <w:right w:val="nil"/>
            </w:tcBorders>
            <w:shd w:val="clear" w:color="000000" w:fill="FFFFFF"/>
            <w:noWrap/>
            <w:vAlign w:val="center"/>
            <w:hideMark/>
          </w:tcPr>
          <w:p w14:paraId="0DB905C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4,438,592 </w:t>
            </w:r>
          </w:p>
        </w:tc>
        <w:tc>
          <w:tcPr>
            <w:tcW w:w="6319" w:type="dxa"/>
            <w:tcBorders>
              <w:top w:val="nil"/>
              <w:left w:val="nil"/>
              <w:right w:val="nil"/>
            </w:tcBorders>
            <w:shd w:val="clear" w:color="000000" w:fill="FFFFFF"/>
            <w:noWrap/>
            <w:vAlign w:val="center"/>
            <w:hideMark/>
          </w:tcPr>
          <w:p w14:paraId="77DA08B3" w14:textId="3E91EE51"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(1.2%); XBB.1.16 (1.0%); EG.1.6 (1.0%); EG.1 (1.0%); XBB.1.9.1 (1.0%)</w:t>
            </w:r>
          </w:p>
        </w:tc>
      </w:tr>
      <w:tr w:rsidR="008F62C9" w:rsidRPr="008F62C9" w14:paraId="4AAD88CC" w14:textId="77777777" w:rsidTr="004D3CC3">
        <w:trPr>
          <w:trHeight w:val="216"/>
          <w:jc w:val="center"/>
        </w:trPr>
        <w:tc>
          <w:tcPr>
            <w:tcW w:w="1505" w:type="dxa"/>
            <w:vMerge/>
            <w:tcBorders>
              <w:top w:val="nil"/>
              <w:left w:val="nil"/>
              <w:bottom w:val="single" w:sz="12" w:space="0" w:color="auto"/>
              <w:right w:val="nil"/>
            </w:tcBorders>
            <w:vAlign w:val="center"/>
            <w:hideMark/>
          </w:tcPr>
          <w:p w14:paraId="692BD84E" w14:textId="77777777" w:rsidR="00EA3970" w:rsidRPr="008F62C9" w:rsidRDefault="00EA3970" w:rsidP="00527E19">
            <w:pPr>
              <w:widowControl/>
              <w:autoSpaceDE/>
              <w:autoSpaceDN/>
              <w:rPr>
                <w:color w:val="000000" w:themeColor="text1"/>
                <w:sz w:val="15"/>
                <w:szCs w:val="15"/>
                <w:lang w:eastAsia="zh-CN"/>
              </w:rPr>
            </w:pPr>
          </w:p>
        </w:tc>
        <w:tc>
          <w:tcPr>
            <w:tcW w:w="752" w:type="dxa"/>
            <w:tcBorders>
              <w:top w:val="nil"/>
              <w:left w:val="nil"/>
              <w:bottom w:val="single" w:sz="12" w:space="0" w:color="auto"/>
              <w:right w:val="nil"/>
            </w:tcBorders>
            <w:shd w:val="clear" w:color="000000" w:fill="FFFFFF"/>
            <w:noWrap/>
            <w:vAlign w:val="center"/>
            <w:hideMark/>
          </w:tcPr>
          <w:p w14:paraId="52161E6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504" w:type="dxa"/>
            <w:tcBorders>
              <w:top w:val="nil"/>
              <w:left w:val="nil"/>
              <w:bottom w:val="single" w:sz="12" w:space="0" w:color="auto"/>
              <w:right w:val="nil"/>
            </w:tcBorders>
            <w:shd w:val="clear" w:color="000000" w:fill="FFFFFF"/>
            <w:noWrap/>
            <w:vAlign w:val="center"/>
            <w:hideMark/>
          </w:tcPr>
          <w:p w14:paraId="359A104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225,726 </w:t>
            </w:r>
          </w:p>
        </w:tc>
        <w:tc>
          <w:tcPr>
            <w:tcW w:w="6319" w:type="dxa"/>
            <w:tcBorders>
              <w:top w:val="nil"/>
              <w:left w:val="nil"/>
              <w:bottom w:val="single" w:sz="12" w:space="0" w:color="auto"/>
              <w:right w:val="nil"/>
            </w:tcBorders>
            <w:shd w:val="clear" w:color="000000" w:fill="FFFFFF"/>
            <w:noWrap/>
            <w:vAlign w:val="center"/>
            <w:hideMark/>
          </w:tcPr>
          <w:p w14:paraId="2338875C" w14:textId="074CCE2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JN.1.4 (4.2%); JN.1 (4.1%); JN.1.20 (3.9%); JN.1.4.5 (3.8%); JN.1.5 (3.4%)</w:t>
            </w:r>
          </w:p>
        </w:tc>
      </w:tr>
    </w:tbl>
    <w:p w14:paraId="64E274DB" w14:textId="77777777" w:rsidR="007D639C" w:rsidRPr="008F62C9" w:rsidRDefault="007D639C" w:rsidP="00C46428">
      <w:pPr>
        <w:pStyle w:val="BodyText"/>
        <w:spacing w:line="276" w:lineRule="auto"/>
        <w:ind w:left="0"/>
        <w:rPr>
          <w:rFonts w:eastAsiaTheme="minorEastAsia"/>
          <w:color w:val="000000" w:themeColor="text1"/>
          <w:sz w:val="20"/>
          <w:szCs w:val="20"/>
          <w:lang w:eastAsia="ko-KR"/>
        </w:rPr>
      </w:pPr>
      <w:r w:rsidRPr="008F62C9">
        <w:rPr>
          <w:rFonts w:eastAsiaTheme="minorEastAsia"/>
          <w:color w:val="000000" w:themeColor="text1"/>
          <w:sz w:val="20"/>
          <w:szCs w:val="20"/>
          <w:lang w:eastAsia="ko-KR"/>
        </w:rPr>
        <w:t>Table 1. Descriptive summary of GASID data showing the distribution of raw PANGO lineages in the United States, the United Kingdom, and South Korea.</w:t>
      </w:r>
    </w:p>
    <w:p w14:paraId="2CB93DBE" w14:textId="77777777" w:rsidR="00E826C2" w:rsidRPr="008F62C9" w:rsidRDefault="00E826C2" w:rsidP="00382B27">
      <w:pPr>
        <w:pStyle w:val="pf0"/>
        <w:spacing w:before="0" w:beforeAutospacing="0" w:after="0" w:afterAutospacing="0" w:line="276" w:lineRule="auto"/>
        <w:rPr>
          <w:rFonts w:eastAsiaTheme="minorEastAsia"/>
          <w:b/>
          <w:bCs/>
          <w:color w:val="000000" w:themeColor="text1"/>
          <w:spacing w:val="-10"/>
          <w:sz w:val="22"/>
          <w:szCs w:val="22"/>
          <w:lang w:eastAsia="zh-CN"/>
        </w:rPr>
      </w:pPr>
    </w:p>
    <w:p w14:paraId="76E15851" w14:textId="6B5FD249" w:rsidR="008A3AEE" w:rsidRPr="00CF3EA4" w:rsidRDefault="00E826C2" w:rsidP="008A3AEE">
      <w:pPr>
        <w:pStyle w:val="BodyText"/>
        <w:spacing w:line="276" w:lineRule="auto"/>
        <w:ind w:left="0"/>
        <w:jc w:val="both"/>
        <w:rPr>
          <w:rFonts w:eastAsiaTheme="minorEastAsia"/>
          <w:color w:val="000000" w:themeColor="text1"/>
          <w:sz w:val="22"/>
          <w:szCs w:val="22"/>
          <w:lang w:eastAsia="ko-KR"/>
        </w:rPr>
      </w:pPr>
      <w:r w:rsidRPr="008F62C9">
        <w:rPr>
          <w:rFonts w:eastAsiaTheme="minorEastAsia" w:hint="eastAsia"/>
          <w:b/>
          <w:bCs/>
          <w:color w:val="000000" w:themeColor="text1"/>
          <w:spacing w:val="-10"/>
          <w:lang w:eastAsia="ko-KR"/>
        </w:rPr>
        <w:t>Data processing</w:t>
      </w:r>
      <w:r w:rsidR="00F06E0A">
        <w:rPr>
          <w:rFonts w:eastAsiaTheme="minorEastAsia" w:hint="eastAsia"/>
          <w:b/>
          <w:bCs/>
          <w:color w:val="000000" w:themeColor="text1"/>
          <w:spacing w:val="-10"/>
          <w:lang w:eastAsia="ko-KR"/>
        </w:rPr>
        <w:t xml:space="preserve">. </w:t>
      </w:r>
      <w:r w:rsidR="008A3AEE" w:rsidRPr="008A3AEE">
        <w:rPr>
          <w:rFonts w:eastAsiaTheme="minorEastAsia" w:hint="eastAsia"/>
          <w:color w:val="000000" w:themeColor="text1"/>
          <w:spacing w:val="-10"/>
          <w:lang w:eastAsia="ko-KR"/>
        </w:rPr>
        <w:t>T</w:t>
      </w:r>
      <w:r w:rsidR="008A3AEE" w:rsidRPr="008F62C9">
        <w:rPr>
          <w:color w:val="000000" w:themeColor="text1"/>
          <w:sz w:val="22"/>
          <w:szCs w:val="22"/>
          <w:lang w:eastAsia="zh-CN"/>
        </w:rPr>
        <w:t xml:space="preserve">o ensure the reliability of these national-level share estimates, we identified valid analytical periods for each country, using sequencing coverage standards recommended by the World Health Organization </w:t>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{"citationID":"Zhz3Zvt3","properties":{"formattedCitation":"\\super 7\\nosupersub{}","plainCitation":"7","noteIndex":0},"citationItems":[{"id":557,"uris":["http://zotero.org/users/14790911/items/UJVA5ASW"],"itemData":{"id":557,"type":"article-journal","abstract":"20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7</w:t>
      </w:r>
      <w:r w:rsidR="008A3AEE">
        <w:rPr>
          <w:color w:val="000000" w:themeColor="text1"/>
          <w:sz w:val="22"/>
          <w:szCs w:val="22"/>
          <w:lang w:eastAsia="zh-CN"/>
        </w:rPr>
        <w:fldChar w:fldCharType="end"/>
      </w:r>
      <w:r w:rsidR="008A3AEE" w:rsidRPr="008F62C9">
        <w:rPr>
          <w:color w:val="000000" w:themeColor="text1"/>
          <w:sz w:val="22"/>
          <w:szCs w:val="22"/>
          <w:lang w:eastAsia="zh-CN"/>
        </w:rPr>
        <w:t>. A valid period was defined as a continuous stretch of at least three calendar weeks, each containing at least 100 sequences and four days with non-zero sampling.</w:t>
      </w:r>
      <w:r w:rsidR="008A3AEE">
        <w:rPr>
          <w:rFonts w:eastAsiaTheme="minorEastAsia" w:hint="eastAsia"/>
          <w:color w:val="000000" w:themeColor="text1"/>
          <w:sz w:val="22"/>
          <w:szCs w:val="22"/>
          <w:lang w:eastAsia="ko-KR"/>
        </w:rPr>
        <w:t xml:space="preserve"> As </w:t>
      </w:r>
      <w:r w:rsidR="008A3AEE" w:rsidRPr="008F62C9">
        <w:rPr>
          <w:color w:val="000000" w:themeColor="text1"/>
          <w:sz w:val="22"/>
          <w:szCs w:val="22"/>
          <w:lang w:eastAsia="zh-CN"/>
        </w:rPr>
        <w:t>sparse sampling introduces significant noise and bias</w:t>
      </w:r>
      <w:r w:rsidR="008A3AEE">
        <w:rPr>
          <w:rFonts w:eastAsiaTheme="minorEastAsia" w:hint="eastAsia"/>
          <w:color w:val="000000" w:themeColor="text1"/>
          <w:sz w:val="22"/>
          <w:szCs w:val="22"/>
          <w:lang w:eastAsia="ko-KR"/>
        </w:rPr>
        <w:t xml:space="preserve">, as noted in </w:t>
      </w:r>
      <w:r w:rsidR="008A3AEE">
        <w:rPr>
          <w:rFonts w:eastAsiaTheme="minorEastAsia"/>
          <w:color w:val="000000" w:themeColor="text1"/>
          <w:sz w:val="22"/>
          <w:szCs w:val="22"/>
          <w:lang w:eastAsia="ko-KR"/>
        </w:rPr>
        <w:t>previous</w:t>
      </w:r>
      <w:r w:rsidR="008A3AEE">
        <w:rPr>
          <w:rFonts w:eastAsiaTheme="minorEastAsia" w:hint="eastAsia"/>
          <w:color w:val="000000" w:themeColor="text1"/>
          <w:sz w:val="22"/>
          <w:szCs w:val="22"/>
          <w:lang w:eastAsia="ko-KR"/>
        </w:rPr>
        <w:t xml:space="preserve"> studies</w:t>
      </w:r>
      <w:r w:rsidR="008A3AEE" w:rsidRPr="008F62C9">
        <w:rPr>
          <w:color w:val="000000" w:themeColor="text1"/>
          <w:sz w:val="22"/>
          <w:szCs w:val="22"/>
          <w:lang w:eastAsia="zh-CN"/>
        </w:rPr>
        <w:t xml:space="preserve"> </w:t>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{"citationID":"nbByTGGy","properties":{"formattedCitation":"\\super 8\\nosupersub{}","plainCitation":"8","noteIndex":0},"citationItems":[{"id":559,"uris":["http://zotero.org/users/14790911/items/4TY7CHFZ"],"itemData":{"id":559,"type":"article-journal","abstract":"SUMMARY: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8</w:t>
      </w:r>
      <w:r w:rsidR="008A3AEE">
        <w:rPr>
          <w:color w:val="000000" w:themeColor="text1"/>
          <w:sz w:val="22"/>
          <w:szCs w:val="22"/>
          <w:lang w:eastAsia="zh-CN"/>
        </w:rPr>
        <w:fldChar w:fldCharType="end"/>
      </w:r>
      <w:r w:rsidR="008A3AEE">
        <w:rPr>
          <w:rFonts w:eastAsiaTheme="minorEastAsia" w:hint="eastAsia"/>
          <w:color w:val="000000" w:themeColor="text1"/>
          <w:sz w:val="22"/>
          <w:szCs w:val="22"/>
          <w:lang w:eastAsia="ko-KR"/>
        </w:rPr>
        <w:t xml:space="preserve"> and WHO surveillance guidance</w:t>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{"citationID":"o1gM9IZm","properties":{"formattedCitation":"\\super 9\\nosupersub{}","plainCitation":"9","noteIndex":0},"citationItems":[{"id":562,"uris":["http://zotero.org/users/14790911/items/23HLJQ3V"],"itemData":{"id":562,"type":"webpage","abstract":"It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9</w:t>
      </w:r>
      <w:r w:rsidR="008A3AEE">
        <w:rPr>
          <w:color w:val="000000" w:themeColor="text1"/>
          <w:sz w:val="22"/>
          <w:szCs w:val="22"/>
          <w:lang w:eastAsia="zh-CN"/>
        </w:rPr>
        <w:fldChar w:fldCharType="end"/>
      </w:r>
      <w:r w:rsidR="008A3AEE">
        <w:rPr>
          <w:color w:val="000000" w:themeColor="text1"/>
          <w:sz w:val="22"/>
          <w:szCs w:val="22"/>
          <w:lang w:eastAsia="zh-CN"/>
        </w:rPr>
        <w:fldChar w:fldCharType="begin"/>
      </w:r>
      <w:r w:rsidR="008A3AEE">
        <w:rPr>
          <w:color w:val="000000" w:themeColor="text1"/>
          <w:sz w:val="22"/>
          <w:szCs w:val="22"/>
          <w:lang w:eastAsia="zh-CN"/>
        </w:rPr>
        <w:instrText xml:space="preserve"> ADDIN ZOTERO_ITEM CSL_CITATION {"citationID":"4wTpj2Mt","properties":{"formattedCitation":"\\super 10\\nosupersub{}","plainCitation":"10","noteIndex":0},"citationItems":[{"id":564,"uris":["http://zotero.org/users/14790911/items/BM3UE5MN"],"itemData":{"id":564,"type":"article-journal","abstract":"Following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8A3AEE">
        <w:rPr>
          <w:color w:val="000000" w:themeColor="text1"/>
          <w:sz w:val="22"/>
          <w:szCs w:val="22"/>
          <w:lang w:eastAsia="zh-CN"/>
        </w:rPr>
        <w:fldChar w:fldCharType="separate"/>
      </w:r>
      <w:r w:rsidR="008A3AEE" w:rsidRPr="00D72E79">
        <w:rPr>
          <w:rFonts w:eastAsiaTheme="minorEastAsia"/>
          <w:color w:val="000000"/>
          <w:sz w:val="22"/>
          <w:vertAlign w:val="superscript"/>
          <w:lang w:eastAsia="ko-KR"/>
          <w14:ligatures w14:val="standardContextual"/>
        </w:rPr>
        <w:t>10</w:t>
      </w:r>
      <w:r w:rsidR="008A3AEE">
        <w:rPr>
          <w:color w:val="000000" w:themeColor="text1"/>
          <w:sz w:val="22"/>
          <w:szCs w:val="22"/>
          <w:lang w:eastAsia="zh-CN"/>
        </w:rPr>
        <w:fldChar w:fldCharType="end"/>
      </w:r>
      <w:r w:rsidR="008A3AEE" w:rsidRPr="008F62C9">
        <w:rPr>
          <w:color w:val="000000" w:themeColor="text1"/>
          <w:sz w:val="22"/>
          <w:szCs w:val="22"/>
          <w:lang w:eastAsia="zh-CN"/>
        </w:rPr>
        <w:t xml:space="preserve">, we retained only those variant–country combinations whose entire observed share trajectories fell within </w:t>
      </w:r>
      <w:r w:rsidR="008A3AEE">
        <w:rPr>
          <w:rFonts w:eastAsiaTheme="minorEastAsia" w:hint="eastAsia"/>
          <w:color w:val="000000" w:themeColor="text1"/>
          <w:sz w:val="22"/>
          <w:szCs w:val="22"/>
          <w:lang w:eastAsia="ko-KR"/>
        </w:rPr>
        <w:t>the criteria</w:t>
      </w:r>
      <w:r w:rsidR="008A3AEE">
        <w:rPr>
          <w:rFonts w:eastAsiaTheme="minorEastAsia"/>
          <w:color w:val="000000" w:themeColor="text1"/>
          <w:sz w:val="22"/>
          <w:szCs w:val="22"/>
          <w:lang w:eastAsia="ko-KR"/>
        </w:rPr>
        <w:t>,</w:t>
      </w:r>
      <w:r w:rsidR="008A3AEE">
        <w:rPr>
          <w:rFonts w:eastAsiaTheme="minorEastAsia" w:hint="eastAsia"/>
          <w:color w:val="000000" w:themeColor="text1"/>
          <w:sz w:val="22"/>
          <w:szCs w:val="22"/>
          <w:lang w:eastAsia="ko-KR"/>
        </w:rPr>
        <w:t xml:space="preserve"> which </w:t>
      </w:r>
      <w:r w:rsidR="008A3AEE" w:rsidRPr="008F62C9">
        <w:rPr>
          <w:color w:val="000000" w:themeColor="text1"/>
          <w:sz w:val="22"/>
          <w:szCs w:val="22"/>
          <w:lang w:eastAsia="zh-CN"/>
        </w:rPr>
        <w:t xml:space="preserve">ensures that early growth patterns and peak prevalence estimates are derived from consistent, representative data. </w:t>
      </w:r>
      <w:r w:rsidR="008A3AEE">
        <w:rPr>
          <w:rFonts w:eastAsiaTheme="minorEastAsia" w:hint="eastAsia"/>
          <w:color w:val="000000" w:themeColor="text1"/>
          <w:sz w:val="22"/>
          <w:szCs w:val="22"/>
          <w:lang w:eastAsia="ko-KR"/>
        </w:rPr>
        <w:t xml:space="preserve">This resulted in 24,286 out of </w:t>
      </w:r>
      <w:r w:rsidR="008A3AEE" w:rsidRPr="008F62C9">
        <w:rPr>
          <w:rFonts w:eastAsiaTheme="minorEastAsia" w:hint="eastAsia"/>
          <w:color w:val="000000" w:themeColor="text1"/>
          <w:sz w:val="22"/>
          <w:szCs w:val="22"/>
          <w:lang w:eastAsia="ko-KR"/>
        </w:rPr>
        <w:t>26,152 lineages</w:t>
      </w:r>
      <w:r w:rsidR="008A3AEE">
        <w:rPr>
          <w:rFonts w:eastAsiaTheme="minorEastAsia" w:hint="eastAsia"/>
          <w:color w:val="000000" w:themeColor="text1"/>
          <w:sz w:val="22"/>
          <w:szCs w:val="22"/>
          <w:lang w:eastAsia="ko-KR"/>
        </w:rPr>
        <w:t xml:space="preserve">, excluding </w:t>
      </w:r>
      <w:r w:rsidR="008A3AEE" w:rsidRPr="008F62C9">
        <w:rPr>
          <w:color w:val="000000" w:themeColor="text1"/>
          <w:sz w:val="22"/>
          <w:szCs w:val="22"/>
          <w:lang w:eastAsia="zh-CN"/>
        </w:rPr>
        <w:t>1,866 variants (approximately 7%)</w:t>
      </w:r>
      <w:r w:rsidR="008A3AEE">
        <w:rPr>
          <w:rFonts w:eastAsiaTheme="minorEastAsia" w:hint="eastAsia"/>
          <w:color w:val="000000" w:themeColor="text1"/>
          <w:sz w:val="22"/>
          <w:szCs w:val="22"/>
          <w:lang w:eastAsia="ko-KR"/>
        </w:rPr>
        <w:t xml:space="preserve">. </w:t>
      </w:r>
      <w:r w:rsidR="00252519" w:rsidRPr="00117EC2">
        <w:rPr>
          <w:color w:val="000000" w:themeColor="text1"/>
          <w:sz w:val="22"/>
          <w:szCs w:val="22"/>
          <w:lang w:eastAsia="zh-CN"/>
        </w:rPr>
        <w:t xml:space="preserve">The overall data processing workflow </w:t>
      </w:r>
      <w:r w:rsidR="00252519">
        <w:rPr>
          <w:rFonts w:eastAsiaTheme="minorEastAsia" w:hint="eastAsia"/>
          <w:color w:val="000000" w:themeColor="text1"/>
          <w:sz w:val="22"/>
          <w:szCs w:val="22"/>
          <w:lang w:eastAsia="ko-KR"/>
        </w:rPr>
        <w:t xml:space="preserve">includes data cleaning, </w:t>
      </w:r>
      <w:r w:rsidR="00252519">
        <w:rPr>
          <w:rFonts w:eastAsiaTheme="minorEastAsia"/>
          <w:color w:val="000000" w:themeColor="text1"/>
          <w:sz w:val="22"/>
          <w:szCs w:val="22"/>
          <w:lang w:eastAsia="ko-KR"/>
        </w:rPr>
        <w:t>variant</w:t>
      </w:r>
      <w:r w:rsidR="00252519">
        <w:rPr>
          <w:rFonts w:eastAsiaTheme="minorEastAsia" w:hint="eastAsia"/>
          <w:color w:val="000000" w:themeColor="text1"/>
          <w:sz w:val="22"/>
          <w:szCs w:val="22"/>
          <w:lang w:eastAsia="ko-KR"/>
        </w:rPr>
        <w:t xml:space="preserve"> grouping, and model data generation, as</w:t>
      </w:r>
      <w:r w:rsidR="00252519" w:rsidRPr="00117EC2">
        <w:rPr>
          <w:color w:val="000000" w:themeColor="text1"/>
          <w:sz w:val="22"/>
          <w:szCs w:val="22"/>
          <w:lang w:eastAsia="zh-CN"/>
        </w:rPr>
        <w:t xml:space="preserve"> summarized in Figure 1.</w:t>
      </w:r>
      <w:r w:rsidR="00252519">
        <w:rPr>
          <w:rFonts w:eastAsiaTheme="minorEastAsia" w:hint="eastAsia"/>
          <w:color w:val="000000" w:themeColor="text1"/>
          <w:sz w:val="22"/>
          <w:szCs w:val="22"/>
          <w:lang w:eastAsia="ko-KR"/>
        </w:rPr>
        <w:t xml:space="preserve"> </w:t>
      </w:r>
    </w:p>
    <w:p w14:paraId="541A51EF" w14:textId="3E061E2E" w:rsidR="003718D4" w:rsidRDefault="003718D4" w:rsidP="00117EC2">
      <w:pPr>
        <w:pStyle w:val="BodyText"/>
        <w:spacing w:line="276" w:lineRule="auto"/>
        <w:ind w:left="0"/>
        <w:jc w:val="both"/>
        <w:rPr>
          <w:rFonts w:eastAsiaTheme="minorEastAsia"/>
          <w:color w:val="000000" w:themeColor="text1"/>
          <w:sz w:val="22"/>
          <w:szCs w:val="22"/>
          <w:lang w:eastAsia="ko-KR"/>
        </w:rPr>
      </w:pPr>
    </w:p>
    <w:p w14:paraId="38B6962F" w14:textId="26BDCFE0" w:rsidR="00252519" w:rsidRPr="008F62C9" w:rsidRDefault="004224D7" w:rsidP="00252519">
      <w:pPr>
        <w:pStyle w:val="BodyText"/>
        <w:spacing w:line="276" w:lineRule="auto"/>
        <w:ind w:left="0"/>
        <w:jc w:val="both"/>
        <w:rPr>
          <w:rFonts w:eastAsiaTheme="minorEastAsia"/>
          <w:b/>
          <w:bCs/>
          <w:strike/>
          <w:color w:val="000000" w:themeColor="text1"/>
          <w:spacing w:val="-10"/>
          <w:lang w:eastAsia="zh-CN"/>
        </w:rPr>
      </w:pPr>
      <w:r w:rsidRPr="008A3AEE">
        <w:rPr>
          <w:rFonts w:eastAsiaTheme="minorEastAsia" w:hint="eastAsia"/>
          <w:b/>
          <w:bCs/>
          <w:color w:val="000000" w:themeColor="text1"/>
          <w:spacing w:val="-10"/>
          <w:sz w:val="22"/>
          <w:szCs w:val="22"/>
          <w:lang w:eastAsia="ko-KR"/>
        </w:rPr>
        <w:t>Variants grouping.</w:t>
      </w:r>
      <w:r>
        <w:rPr>
          <w:rFonts w:eastAsiaTheme="minorEastAsia" w:hint="eastAsia"/>
          <w:color w:val="000000" w:themeColor="text1"/>
          <w:spacing w:val="-10"/>
          <w:sz w:val="22"/>
          <w:szCs w:val="22"/>
          <w:lang w:eastAsia="ko-KR"/>
        </w:rPr>
        <w:t xml:space="preserve"> W</w:t>
      </w:r>
      <w:commentRangeStart w:id="7"/>
      <w:commentRangeStart w:id="8"/>
      <w:commentRangeStart w:id="9"/>
      <w:r w:rsidRPr="00004162">
        <w:rPr>
          <w:rFonts w:eastAsiaTheme="minorEastAsia" w:hint="eastAsia"/>
          <w:color w:val="000000" w:themeColor="text1"/>
          <w:spacing w:val="-10"/>
          <w:sz w:val="22"/>
          <w:szCs w:val="22"/>
          <w:lang w:eastAsia="ko-KR"/>
        </w:rPr>
        <w:t>e</w:t>
      </w:r>
      <w:r w:rsidRPr="00004162">
        <w:rPr>
          <w:rFonts w:eastAsiaTheme="minorEastAsia" w:hint="eastAsia"/>
          <w:b/>
          <w:bCs/>
          <w:color w:val="000000" w:themeColor="text1"/>
          <w:spacing w:val="-10"/>
          <w:sz w:val="22"/>
          <w:szCs w:val="22"/>
          <w:lang w:eastAsia="ko-KR"/>
        </w:rPr>
        <w:t xml:space="preserve"> </w:t>
      </w:r>
      <w:r w:rsidRPr="00BD67D4">
        <w:rPr>
          <w:color w:val="C00000"/>
          <w:sz w:val="22"/>
          <w:szCs w:val="22"/>
          <w:lang w:eastAsia="zh-CN"/>
        </w:rPr>
        <w:t>segmented the global epidemic into six lineage-specific periods</w:t>
      </w:r>
      <w:r>
        <w:rPr>
          <w:rFonts w:eastAsiaTheme="minorEastAsia" w:hint="eastAsia"/>
          <w:color w:val="C00000"/>
          <w:sz w:val="22"/>
          <w:szCs w:val="22"/>
          <w:lang w:eastAsia="ko-KR"/>
        </w:rPr>
        <w:t xml:space="preserve"> </w:t>
      </w:r>
      <w:r>
        <w:rPr>
          <w:rFonts w:eastAsiaTheme="minorEastAsia"/>
          <w:color w:val="C00000"/>
          <w:sz w:val="22"/>
          <w:szCs w:val="22"/>
          <w:lang w:eastAsia="ko-KR"/>
        </w:rPr>
        <w:t>–</w:t>
      </w:r>
      <w:r>
        <w:rPr>
          <w:rFonts w:eastAsiaTheme="minorEastAsia" w:hint="eastAsia"/>
          <w:color w:val="C00000"/>
          <w:sz w:val="22"/>
          <w:szCs w:val="22"/>
          <w:lang w:eastAsia="ko-KR"/>
        </w:rPr>
        <w:t xml:space="preserve"> specify the periods timelines and names--</w:t>
      </w:r>
      <w:r w:rsidRPr="00BD67D4">
        <w:rPr>
          <w:color w:val="C00000"/>
          <w:sz w:val="22"/>
          <w:szCs w:val="22"/>
          <w:lang w:eastAsia="zh-CN"/>
        </w:rPr>
        <w:t xml:space="preserve"> corresponding to the major VOC replacement timelines</w:t>
      </w:r>
      <w:commentRangeEnd w:id="7"/>
      <w:r>
        <w:rPr>
          <w:rStyle w:val="CommentReference"/>
        </w:rPr>
        <w:commentReference w:id="7"/>
      </w:r>
      <w:commentRangeEnd w:id="8"/>
      <w:r>
        <w:rPr>
          <w:rStyle w:val="CommentReference"/>
        </w:rPr>
        <w:commentReference w:id="8"/>
      </w:r>
      <w:commentRangeEnd w:id="9"/>
      <w:r>
        <w:rPr>
          <w:rStyle w:val="CommentReference"/>
        </w:rPr>
        <w:commentReference w:id="9"/>
      </w:r>
      <w:r w:rsidRPr="00BD67D4">
        <w:rPr>
          <w:color w:val="C00000"/>
          <w:sz w:val="22"/>
          <w:szCs w:val="22"/>
          <w:lang w:eastAsia="zh-CN"/>
        </w:rPr>
        <w:t>.</w:t>
      </w:r>
      <w:r>
        <w:rPr>
          <w:rFonts w:eastAsiaTheme="minorEastAsia" w:hint="eastAsia"/>
          <w:color w:val="C00000"/>
          <w:sz w:val="22"/>
          <w:szCs w:val="22"/>
          <w:lang w:eastAsia="ko-KR"/>
        </w:rPr>
        <w:t xml:space="preserve">[ref] </w:t>
      </w:r>
      <w:r w:rsidRPr="00BD67D4">
        <w:rPr>
          <w:color w:val="C00000"/>
          <w:sz w:val="22"/>
          <w:szCs w:val="22"/>
          <w:lang w:eastAsia="zh-CN"/>
        </w:rPr>
        <w:t xml:space="preserve">Within each period, SARS-CoV-2 lineages were grouped into variants based on aggregated case proportions, retaining only those that exceeded a </w:t>
      </w:r>
      <w:r w:rsidRPr="004A4FC2">
        <w:rPr>
          <w:color w:val="C00000"/>
          <w:sz w:val="22"/>
          <w:szCs w:val="22"/>
          <w:highlight w:val="yellow"/>
          <w:lang w:eastAsia="zh-CN"/>
        </w:rPr>
        <w:t>1% share at any point</w:t>
      </w:r>
      <w:r>
        <w:rPr>
          <w:rFonts w:eastAsiaTheme="minorEastAsia" w:hint="eastAsia"/>
          <w:color w:val="C00000"/>
          <w:sz w:val="22"/>
          <w:szCs w:val="22"/>
          <w:lang w:eastAsia="ko-KR"/>
        </w:rPr>
        <w:t xml:space="preserve"> (is this 1% based on </w:t>
      </w:r>
      <w:r>
        <w:rPr>
          <w:rFonts w:eastAsiaTheme="minorEastAsia"/>
          <w:color w:val="C00000"/>
          <w:sz w:val="22"/>
          <w:szCs w:val="22"/>
          <w:lang w:eastAsia="ko-KR"/>
        </w:rPr>
        <w:t>global or country-specific</w:t>
      </w:r>
      <w:r>
        <w:rPr>
          <w:rFonts w:eastAsiaTheme="minorEastAsia" w:hint="eastAsia"/>
          <w:color w:val="C00000"/>
          <w:sz w:val="22"/>
          <w:szCs w:val="22"/>
          <w:lang w:eastAsia="ko-KR"/>
        </w:rPr>
        <w:t>??).</w:t>
      </w:r>
      <w:r w:rsidRPr="00BD67D4">
        <w:rPr>
          <w:color w:val="C00000"/>
          <w:sz w:val="22"/>
          <w:szCs w:val="22"/>
          <w:lang w:eastAsia="zh-CN"/>
        </w:rPr>
        <w:t xml:space="preserve"> Across the six periods, this procedure yielded </w:t>
      </w:r>
      <w:r>
        <w:rPr>
          <w:color w:val="C00000"/>
          <w:sz w:val="22"/>
          <w:szCs w:val="22"/>
          <w:lang w:eastAsia="zh-CN"/>
        </w:rPr>
        <w:t>1040</w:t>
      </w:r>
      <w:r w:rsidRPr="00BD67D4">
        <w:rPr>
          <w:color w:val="C00000"/>
          <w:sz w:val="22"/>
          <w:szCs w:val="22"/>
          <w:lang w:eastAsia="zh-CN"/>
        </w:rPr>
        <w:t xml:space="preserve"> grouped variants, while all remaining lineages were pooled into the “others” category.</w:t>
      </w:r>
      <w:r w:rsidRPr="00BD67D4">
        <w:rPr>
          <w:rFonts w:hint="eastAsia"/>
          <w:color w:val="C00000"/>
          <w:sz w:val="22"/>
          <w:szCs w:val="22"/>
          <w:lang w:eastAsia="zh-CN"/>
        </w:rPr>
        <w:t xml:space="preserve"> </w:t>
      </w:r>
      <w:commentRangeStart w:id="10"/>
      <w:r w:rsidRPr="008F62C9">
        <w:rPr>
          <w:color w:val="000000" w:themeColor="text1"/>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10"/>
      <w:r w:rsidRPr="008F62C9">
        <w:rPr>
          <w:rStyle w:val="CommentReference"/>
          <w:color w:val="000000" w:themeColor="text1"/>
          <w:sz w:val="22"/>
          <w:szCs w:val="22"/>
          <w:lang w:eastAsia="zh-CN"/>
        </w:rPr>
        <w:commentReference w:id="10"/>
      </w:r>
      <w:r w:rsidRPr="008F62C9">
        <w:rPr>
          <w:color w:val="000000" w:themeColor="text1"/>
          <w:sz w:val="22"/>
          <w:szCs w:val="22"/>
          <w:lang w:eastAsia="zh-CN"/>
        </w:rPr>
        <w:t xml:space="preserve"> </w:t>
      </w:r>
      <w:r>
        <w:rPr>
          <w:rFonts w:eastAsiaTheme="minorEastAsia" w:hint="eastAsia"/>
          <w:color w:val="000000" w:themeColor="text1"/>
          <w:sz w:val="22"/>
          <w:szCs w:val="22"/>
          <w:lang w:eastAsia="ko-KR"/>
        </w:rPr>
        <w:t xml:space="preserve"> </w:t>
      </w:r>
      <w:r w:rsidR="00252519" w:rsidRPr="008F62C9">
        <w:rPr>
          <w:color w:val="000000" w:themeColor="text1"/>
          <w:sz w:val="22"/>
          <w:szCs w:val="22"/>
          <w:lang w:eastAsia="zh-CN"/>
        </w:rPr>
        <w:t>Figure 2 illustrates the evolving landscape of</w:t>
      </w:r>
      <w:r w:rsidR="00252519">
        <w:rPr>
          <w:rFonts w:eastAsiaTheme="minorEastAsia" w:hint="eastAsia"/>
          <w:color w:val="000000" w:themeColor="text1"/>
          <w:sz w:val="22"/>
          <w:szCs w:val="22"/>
          <w:lang w:eastAsia="ko-KR"/>
        </w:rPr>
        <w:t xml:space="preserve"> </w:t>
      </w:r>
      <w:r w:rsidR="00252519" w:rsidRPr="00252519">
        <w:rPr>
          <w:rFonts w:eastAsiaTheme="minorEastAsia" w:hint="eastAsia"/>
          <w:color w:val="FF0000"/>
          <w:sz w:val="22"/>
          <w:szCs w:val="22"/>
          <w:lang w:eastAsia="ko-KR"/>
        </w:rPr>
        <w:t>grouped</w:t>
      </w:r>
      <w:r w:rsidR="00252519" w:rsidRPr="008F62C9">
        <w:rPr>
          <w:color w:val="000000" w:themeColor="text1"/>
          <w:sz w:val="22"/>
          <w:szCs w:val="22"/>
          <w:lang w:eastAsia="zh-CN"/>
        </w:rPr>
        <w:t xml:space="preserve"> SARS-CoV-2 variants in the United States, the United Kingdom, and South Korea. </w:t>
      </w:r>
    </w:p>
    <w:p w14:paraId="264DB7CF" w14:textId="4FAC5414" w:rsidR="004224D7" w:rsidRPr="004224D7" w:rsidRDefault="004224D7" w:rsidP="004224D7">
      <w:pPr>
        <w:pStyle w:val="BodyText"/>
        <w:spacing w:line="276" w:lineRule="auto"/>
        <w:ind w:left="0"/>
        <w:jc w:val="both"/>
        <w:rPr>
          <w:rFonts w:eastAsiaTheme="minorEastAsia"/>
          <w:color w:val="000000" w:themeColor="text1"/>
          <w:sz w:val="22"/>
          <w:szCs w:val="22"/>
          <w:lang w:eastAsia="ko-KR"/>
        </w:rPr>
      </w:pPr>
    </w:p>
    <w:p w14:paraId="036DC652" w14:textId="77777777" w:rsidR="00117EC2" w:rsidRPr="008F62C9" w:rsidRDefault="00117EC2" w:rsidP="00117EC2">
      <w:pPr>
        <w:pStyle w:val="BodyText"/>
        <w:spacing w:line="276" w:lineRule="auto"/>
        <w:ind w:left="0"/>
        <w:jc w:val="both"/>
        <w:rPr>
          <w:rFonts w:eastAsiaTheme="minorEastAsia"/>
          <w:b/>
          <w:bCs/>
          <w:color w:val="000000" w:themeColor="text1"/>
          <w:spacing w:val="-10"/>
          <w:lang w:eastAsia="ko-KR"/>
        </w:rPr>
      </w:pPr>
    </w:p>
    <w:p w14:paraId="025DEE97" w14:textId="34892FA4" w:rsidR="00A00EAC" w:rsidRDefault="00A00EAC" w:rsidP="00653A58">
      <w:pPr>
        <w:pStyle w:val="BodyText"/>
        <w:spacing w:line="276" w:lineRule="auto"/>
        <w:ind w:left="0"/>
        <w:jc w:val="center"/>
        <w:rPr>
          <w:rFonts w:eastAsiaTheme="minorEastAsia"/>
          <w:color w:val="000000" w:themeColor="text1"/>
          <w:sz w:val="22"/>
          <w:szCs w:val="22"/>
          <w:lang w:eastAsia="ko-KR"/>
        </w:rPr>
      </w:pPr>
    </w:p>
    <w:p w14:paraId="296938A1" w14:textId="77777777" w:rsidR="00ED6DBA" w:rsidRDefault="00ED6DBA" w:rsidP="00A00EAC">
      <w:pPr>
        <w:pStyle w:val="BodyText"/>
        <w:spacing w:line="276" w:lineRule="auto"/>
        <w:ind w:left="0"/>
        <w:rPr>
          <w:rFonts w:eastAsiaTheme="minorEastAsia"/>
          <w:color w:val="000000" w:themeColor="text1"/>
          <w:sz w:val="20"/>
          <w:szCs w:val="20"/>
          <w:lang w:eastAsia="ko-KR"/>
        </w:rPr>
      </w:pPr>
    </w:p>
    <w:p w14:paraId="4DE55CDE" w14:textId="77777777" w:rsidR="00ED6DBA" w:rsidRPr="00ED6DBA" w:rsidRDefault="00ED6DBA" w:rsidP="00A00EAC">
      <w:pPr>
        <w:pStyle w:val="BodyText"/>
        <w:spacing w:line="276" w:lineRule="auto"/>
        <w:ind w:left="0"/>
        <w:rPr>
          <w:rFonts w:eastAsiaTheme="minorEastAsia"/>
          <w:color w:val="000000" w:themeColor="text1"/>
          <w:sz w:val="20"/>
          <w:szCs w:val="20"/>
          <w:lang w:eastAsia="ko-KR"/>
        </w:rPr>
      </w:pPr>
    </w:p>
    <w:p w14:paraId="5DE8F498" w14:textId="0E62D1F0" w:rsidR="008044A6" w:rsidRDefault="00DE5B35" w:rsidP="00ED6DBA">
      <w:pPr>
        <w:pStyle w:val="BodyText"/>
        <w:spacing w:line="276" w:lineRule="auto"/>
        <w:ind w:left="0"/>
        <w:jc w:val="center"/>
        <w:rPr>
          <w:rFonts w:eastAsiaTheme="minorEastAsia"/>
          <w:color w:val="000000" w:themeColor="text1"/>
          <w:sz w:val="22"/>
          <w:szCs w:val="22"/>
          <w:lang w:eastAsia="ko-KR"/>
        </w:rPr>
      </w:pPr>
      <w:r>
        <w:rPr>
          <w:rFonts w:eastAsiaTheme="minorEastAsia"/>
          <w:noProof/>
          <w:color w:val="000000" w:themeColor="text1"/>
          <w:sz w:val="22"/>
          <w:szCs w:val="22"/>
          <w:lang w:eastAsia="ko-KR"/>
        </w:rPr>
        <w:lastRenderedPageBreak/>
        <w:drawing>
          <wp:inline distT="0" distB="0" distL="0" distR="0" wp14:anchorId="74C25800" wp14:editId="3A8EABD5">
            <wp:extent cx="2969260" cy="3895725"/>
            <wp:effectExtent l="0" t="0" r="2540" b="9525"/>
            <wp:docPr id="180432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9260" cy="3895725"/>
                    </a:xfrm>
                    <a:prstGeom prst="rect">
                      <a:avLst/>
                    </a:prstGeom>
                    <a:noFill/>
                  </pic:spPr>
                </pic:pic>
              </a:graphicData>
            </a:graphic>
          </wp:inline>
        </w:drawing>
      </w:r>
    </w:p>
    <w:p w14:paraId="6FC108EE" w14:textId="77777777" w:rsidR="00DE5B35" w:rsidRDefault="00DE5B35" w:rsidP="00ED6DBA">
      <w:pPr>
        <w:pStyle w:val="BodyText"/>
        <w:spacing w:line="276" w:lineRule="auto"/>
        <w:ind w:left="0"/>
        <w:jc w:val="center"/>
        <w:rPr>
          <w:rFonts w:eastAsiaTheme="minorEastAsia"/>
          <w:color w:val="000000" w:themeColor="text1"/>
          <w:sz w:val="22"/>
          <w:szCs w:val="22"/>
          <w:lang w:eastAsia="ko-KR"/>
        </w:rPr>
      </w:pPr>
    </w:p>
    <w:p w14:paraId="18F8A081" w14:textId="77777777" w:rsidR="00DE5B35" w:rsidRDefault="00DE5B35" w:rsidP="00DE5B35">
      <w:pPr>
        <w:pStyle w:val="BodyText"/>
        <w:spacing w:line="276" w:lineRule="auto"/>
        <w:ind w:left="0"/>
        <w:rPr>
          <w:rFonts w:eastAsiaTheme="minorEastAsia"/>
          <w:color w:val="000000" w:themeColor="text1"/>
          <w:sz w:val="20"/>
          <w:szCs w:val="20"/>
          <w:lang w:eastAsia="ko-KR"/>
        </w:rPr>
      </w:pPr>
      <w:commentRangeStart w:id="11"/>
      <w:commentRangeStart w:id="12"/>
      <w:commentRangeStart w:id="13"/>
      <w:r w:rsidRPr="00F67487">
        <w:rPr>
          <w:color w:val="000000" w:themeColor="text1"/>
          <w:sz w:val="20"/>
          <w:szCs w:val="20"/>
          <w:lang w:eastAsia="zh-CN"/>
        </w:rPr>
        <w:t xml:space="preserve">Figure 1. </w:t>
      </w:r>
      <w:commentRangeEnd w:id="11"/>
      <w:r>
        <w:rPr>
          <w:rStyle w:val="CommentReference"/>
        </w:rPr>
        <w:commentReference w:id="11"/>
      </w:r>
      <w:commentRangeEnd w:id="12"/>
      <w:r>
        <w:rPr>
          <w:rStyle w:val="CommentReference"/>
        </w:rPr>
        <w:commentReference w:id="12"/>
      </w:r>
      <w:commentRangeEnd w:id="13"/>
      <w:r>
        <w:rPr>
          <w:rStyle w:val="CommentReference"/>
        </w:rPr>
        <w:commentReference w:id="13"/>
      </w:r>
      <w:r w:rsidRPr="00F67487">
        <w:rPr>
          <w:color w:val="000000" w:themeColor="text1"/>
          <w:sz w:val="20"/>
          <w:szCs w:val="20"/>
          <w:lang w:eastAsia="zh-CN"/>
        </w:rPr>
        <w:t>Overview of the data processing workflow, including data inclusion, exclusion, and grouping steps.</w:t>
      </w:r>
    </w:p>
    <w:p w14:paraId="65DF8ACF" w14:textId="77777777" w:rsidR="00DE5B35" w:rsidRDefault="00DE5B35" w:rsidP="00ED6DBA">
      <w:pPr>
        <w:pStyle w:val="BodyText"/>
        <w:spacing w:line="276" w:lineRule="auto"/>
        <w:ind w:left="0"/>
        <w:jc w:val="center"/>
        <w:rPr>
          <w:rFonts w:eastAsiaTheme="minorEastAsia"/>
          <w:color w:val="000000" w:themeColor="text1"/>
          <w:sz w:val="22"/>
          <w:szCs w:val="22"/>
          <w:lang w:eastAsia="ko-KR"/>
        </w:rPr>
      </w:pPr>
    </w:p>
    <w:p w14:paraId="0B680EAD" w14:textId="77777777" w:rsidR="00E826C2" w:rsidRPr="008F62C9" w:rsidRDefault="00E826C2" w:rsidP="00382B27">
      <w:pPr>
        <w:pStyle w:val="BodyText"/>
        <w:spacing w:line="276" w:lineRule="auto"/>
        <w:ind w:left="0"/>
        <w:jc w:val="both"/>
        <w:rPr>
          <w:rFonts w:eastAsiaTheme="minorEastAsia"/>
          <w:b/>
          <w:bCs/>
          <w:color w:val="000000" w:themeColor="text1"/>
          <w:spacing w:val="-10"/>
          <w:lang w:eastAsia="zh-CN"/>
        </w:rPr>
      </w:pPr>
    </w:p>
    <w:p w14:paraId="5CDD195D" w14:textId="24624068" w:rsidR="00E826C2" w:rsidRPr="008F62C9" w:rsidRDefault="00446DB1" w:rsidP="00BE0365">
      <w:pPr>
        <w:pStyle w:val="BodyText"/>
        <w:spacing w:line="276" w:lineRule="auto"/>
        <w:ind w:left="0"/>
        <w:jc w:val="center"/>
        <w:rPr>
          <w:rFonts w:eastAsiaTheme="minorEastAsia"/>
          <w:b/>
          <w:bCs/>
          <w:color w:val="000000" w:themeColor="text1"/>
          <w:spacing w:val="-10"/>
          <w:lang w:eastAsia="ko-KR"/>
        </w:rPr>
      </w:pPr>
      <w:r>
        <w:rPr>
          <w:rFonts w:eastAsiaTheme="minorEastAsia"/>
          <w:b/>
          <w:bCs/>
          <w:noProof/>
          <w:color w:val="000000" w:themeColor="text1"/>
          <w:spacing w:val="-10"/>
          <w:lang w:eastAsia="ko-KR"/>
          <w14:ligatures w14:val="standardContextual"/>
        </w:rPr>
        <w:drawing>
          <wp:inline distT="0" distB="0" distL="0" distR="0" wp14:anchorId="684D90AC" wp14:editId="7723C680">
            <wp:extent cx="5486400" cy="3527052"/>
            <wp:effectExtent l="0" t="0" r="0" b="3810"/>
            <wp:docPr id="53048842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8429" name="Picture 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527052"/>
                    </a:xfrm>
                    <a:prstGeom prst="rect">
                      <a:avLst/>
                    </a:prstGeom>
                  </pic:spPr>
                </pic:pic>
              </a:graphicData>
            </a:graphic>
          </wp:inline>
        </w:drawing>
      </w:r>
    </w:p>
    <w:p w14:paraId="3617E505" w14:textId="08F557C4" w:rsidR="00404921" w:rsidRPr="00F67487" w:rsidRDefault="00E826C2" w:rsidP="00404921">
      <w:pPr>
        <w:pStyle w:val="BodyText"/>
        <w:spacing w:line="276" w:lineRule="auto"/>
        <w:ind w:left="0"/>
        <w:rPr>
          <w:rFonts w:eastAsiaTheme="minorEastAsia"/>
          <w:color w:val="000000" w:themeColor="text1"/>
          <w:sz w:val="20"/>
          <w:szCs w:val="20"/>
          <w:lang w:eastAsia="zh-CN"/>
        </w:rPr>
      </w:pPr>
      <w:commentRangeStart w:id="14"/>
      <w:r w:rsidRPr="00F67487">
        <w:rPr>
          <w:rFonts w:eastAsiaTheme="minorEastAsia"/>
          <w:color w:val="000000" w:themeColor="text1"/>
          <w:sz w:val="20"/>
          <w:szCs w:val="20"/>
          <w:lang w:eastAsia="ko-KR"/>
        </w:rPr>
        <w:t>Figure 2. Time</w:t>
      </w:r>
      <w:commentRangeEnd w:id="14"/>
      <w:r w:rsidR="00D1084E">
        <w:rPr>
          <w:rStyle w:val="CommentReference"/>
        </w:rPr>
        <w:commentReference w:id="14"/>
      </w:r>
      <w:r w:rsidRPr="00F67487">
        <w:rPr>
          <w:rFonts w:eastAsiaTheme="minorEastAsia"/>
          <w:color w:val="000000" w:themeColor="text1"/>
          <w:sz w:val="20"/>
          <w:szCs w:val="20"/>
          <w:lang w:eastAsia="ko-KR"/>
        </w:rPr>
        <w:t xml:space="preserve">-series distribution of </w:t>
      </w:r>
      <w:r w:rsidR="00CD3017">
        <w:rPr>
          <w:rFonts w:eastAsiaTheme="minorEastAsia" w:hint="eastAsia"/>
          <w:color w:val="000000" w:themeColor="text1"/>
          <w:sz w:val="20"/>
          <w:szCs w:val="20"/>
          <w:lang w:eastAsia="ko-KR"/>
        </w:rPr>
        <w:t xml:space="preserve">grouped </w:t>
      </w:r>
      <w:r w:rsidRPr="00F67487">
        <w:rPr>
          <w:rFonts w:eastAsiaTheme="minorEastAsia"/>
          <w:color w:val="000000" w:themeColor="text1"/>
          <w:sz w:val="20"/>
          <w:szCs w:val="20"/>
          <w:lang w:eastAsia="ko-KR"/>
        </w:rPr>
        <w:t xml:space="preserve">SARS-CoV-2 PANGO lineages during the analytical period in the United Kingdom, the United States, and South Korea. Only lineages with monthly maximum </w:t>
      </w:r>
      <w:commentRangeStart w:id="15"/>
      <w:r w:rsidRPr="00F67487">
        <w:rPr>
          <w:rFonts w:eastAsiaTheme="minorEastAsia"/>
          <w:color w:val="000000" w:themeColor="text1"/>
          <w:sz w:val="20"/>
          <w:szCs w:val="20"/>
          <w:lang w:eastAsia="ko-KR"/>
        </w:rPr>
        <w:t xml:space="preserve">share &gt; 30% and &gt; 10% share sustained for &gt; 100 </w:t>
      </w:r>
      <w:commentRangeEnd w:id="15"/>
      <w:r w:rsidR="000E5781">
        <w:rPr>
          <w:rStyle w:val="CommentReference"/>
        </w:rPr>
        <w:commentReference w:id="15"/>
      </w:r>
      <w:r w:rsidRPr="00F67487">
        <w:rPr>
          <w:rFonts w:eastAsiaTheme="minorEastAsia"/>
          <w:color w:val="000000" w:themeColor="text1"/>
          <w:sz w:val="20"/>
          <w:szCs w:val="20"/>
          <w:lang w:eastAsia="ko-KR"/>
        </w:rPr>
        <w:t>days are shown in the legend.</w:t>
      </w:r>
    </w:p>
    <w:p w14:paraId="0A400487" w14:textId="729DD82D" w:rsidR="00D4067B" w:rsidRDefault="00D4067B" w:rsidP="00C60F3F">
      <w:pPr>
        <w:pStyle w:val="BodyText"/>
        <w:spacing w:line="276" w:lineRule="auto"/>
        <w:ind w:left="0"/>
        <w:jc w:val="both"/>
        <w:rPr>
          <w:rFonts w:eastAsiaTheme="minorEastAsia"/>
          <w:b/>
          <w:bCs/>
          <w:color w:val="000000" w:themeColor="text1"/>
          <w:spacing w:val="-10"/>
          <w:lang w:eastAsia="zh-CN"/>
        </w:rPr>
      </w:pPr>
    </w:p>
    <w:p w14:paraId="3E083C90" w14:textId="52A7B04C" w:rsidR="00CF4C73" w:rsidRDefault="00A00EAC" w:rsidP="004B0005">
      <w:pPr>
        <w:pStyle w:val="BodyText"/>
        <w:spacing w:line="276" w:lineRule="auto"/>
        <w:ind w:left="0"/>
        <w:jc w:val="both"/>
        <w:rPr>
          <w:rFonts w:eastAsiaTheme="minorEastAsia"/>
          <w:color w:val="C00000"/>
          <w:sz w:val="22"/>
          <w:szCs w:val="22"/>
          <w:lang w:eastAsia="ko-KR"/>
        </w:rPr>
      </w:pPr>
      <w:r w:rsidRPr="001F20F1">
        <w:rPr>
          <w:rFonts w:eastAsiaTheme="minorEastAsia" w:hint="eastAsia"/>
          <w:b/>
          <w:bCs/>
          <w:color w:val="000000" w:themeColor="text1"/>
          <w:spacing w:val="-10"/>
          <w:lang w:eastAsia="ko-KR"/>
        </w:rPr>
        <w:t>Outcome measures.</w:t>
      </w:r>
      <w:r>
        <w:rPr>
          <w:rFonts w:eastAsiaTheme="minorEastAsia" w:hint="eastAsia"/>
          <w:color w:val="000000" w:themeColor="text1"/>
          <w:spacing w:val="-10"/>
          <w:lang w:eastAsia="ko-KR"/>
        </w:rPr>
        <w:t xml:space="preserve"> </w:t>
      </w:r>
      <w:r w:rsidR="003701BA" w:rsidRPr="00117EC2">
        <w:rPr>
          <w:color w:val="000000" w:themeColor="text1"/>
          <w:sz w:val="22"/>
          <w:szCs w:val="22"/>
          <w:lang w:eastAsia="zh-CN"/>
        </w:rPr>
        <w:t>We examine whether early growth patterns</w:t>
      </w:r>
      <w:r w:rsidR="003701BA">
        <w:rPr>
          <w:rFonts w:eastAsiaTheme="minorEastAsia" w:hint="eastAsia"/>
          <w:color w:val="000000" w:themeColor="text1"/>
          <w:sz w:val="22"/>
          <w:szCs w:val="22"/>
          <w:lang w:eastAsia="ko-KR"/>
        </w:rPr>
        <w:t xml:space="preserve"> of </w:t>
      </w:r>
      <w:r w:rsidR="003701BA" w:rsidRPr="00117EC2">
        <w:rPr>
          <w:color w:val="000000" w:themeColor="text1"/>
          <w:sz w:val="22"/>
          <w:szCs w:val="22"/>
          <w:lang w:eastAsia="zh-CN"/>
        </w:rPr>
        <w:t xml:space="preserve">SARS-CoV-2 variants—captured by their initial national-level share trajectories— forecast two outcomes: </w:t>
      </w:r>
      <w:commentRangeStart w:id="16"/>
      <w:r w:rsidR="003701BA" w:rsidRPr="00117EC2">
        <w:rPr>
          <w:color w:val="000000" w:themeColor="text1"/>
          <w:sz w:val="22"/>
          <w:szCs w:val="22"/>
          <w:lang w:eastAsia="zh-CN"/>
        </w:rPr>
        <w:t xml:space="preserve">the </w:t>
      </w:r>
      <w:r w:rsidR="00B1206A">
        <w:rPr>
          <w:rFonts w:eastAsiaTheme="minorEastAsia" w:hint="eastAsia"/>
          <w:color w:val="000000" w:themeColor="text1"/>
          <w:sz w:val="22"/>
          <w:szCs w:val="22"/>
          <w:lang w:eastAsia="ko-KR"/>
        </w:rPr>
        <w:t>weekly maximum</w:t>
      </w:r>
      <w:r w:rsidR="003701BA" w:rsidRPr="00117EC2">
        <w:rPr>
          <w:color w:val="000000" w:themeColor="text1"/>
          <w:sz w:val="22"/>
          <w:szCs w:val="22"/>
          <w:lang w:eastAsia="zh-CN"/>
        </w:rPr>
        <w:t xml:space="preserve"> </w:t>
      </w:r>
      <w:r w:rsidR="00B1206A">
        <w:rPr>
          <w:rFonts w:eastAsiaTheme="minorEastAsia" w:hint="eastAsia"/>
          <w:color w:val="000000" w:themeColor="text1"/>
          <w:sz w:val="22"/>
          <w:szCs w:val="22"/>
          <w:lang w:eastAsia="ko-KR"/>
        </w:rPr>
        <w:t xml:space="preserve">domestic </w:t>
      </w:r>
      <w:r w:rsidR="003701BA" w:rsidRPr="00117EC2">
        <w:rPr>
          <w:color w:val="000000" w:themeColor="text1"/>
          <w:sz w:val="22"/>
          <w:szCs w:val="22"/>
          <w:lang w:eastAsia="zh-CN"/>
        </w:rPr>
        <w:t xml:space="preserve">share (peak) and the </w:t>
      </w:r>
      <w:r w:rsidR="003701BA">
        <w:rPr>
          <w:rFonts w:eastAsiaTheme="minorEastAsia" w:hint="eastAsia"/>
          <w:color w:val="000000" w:themeColor="text1"/>
          <w:sz w:val="22"/>
          <w:szCs w:val="22"/>
          <w:lang w:eastAsia="ko-KR"/>
        </w:rPr>
        <w:t>number of days</w:t>
      </w:r>
      <w:r w:rsidR="003701BA" w:rsidRPr="00117EC2">
        <w:rPr>
          <w:color w:val="000000" w:themeColor="text1"/>
          <w:sz w:val="22"/>
          <w:szCs w:val="22"/>
          <w:lang w:eastAsia="zh-CN"/>
        </w:rPr>
        <w:t xml:space="preserve"> (duration)</w:t>
      </w:r>
      <w:r w:rsidR="003701BA">
        <w:rPr>
          <w:rFonts w:eastAsiaTheme="minorEastAsia" w:hint="eastAsia"/>
          <w:color w:val="000000" w:themeColor="text1"/>
          <w:sz w:val="22"/>
          <w:szCs w:val="22"/>
          <w:lang w:eastAsia="ko-KR"/>
        </w:rPr>
        <w:t xml:space="preserve"> </w:t>
      </w:r>
      <w:r w:rsidR="003701BA" w:rsidRPr="00117EC2">
        <w:rPr>
          <w:color w:val="000000" w:themeColor="text1"/>
          <w:sz w:val="22"/>
          <w:szCs w:val="22"/>
          <w:lang w:eastAsia="zh-CN"/>
        </w:rPr>
        <w:t xml:space="preserve">a variant maintains a domestic share above </w:t>
      </w:r>
      <w:r w:rsidR="003701BA">
        <w:rPr>
          <w:color w:val="000000" w:themeColor="text1"/>
          <w:sz w:val="22"/>
          <w:szCs w:val="22"/>
          <w:lang w:eastAsia="zh-CN"/>
        </w:rPr>
        <w:t>10</w:t>
      </w:r>
      <w:r w:rsidR="003701BA" w:rsidRPr="00117EC2">
        <w:rPr>
          <w:color w:val="000000" w:themeColor="text1"/>
          <w:sz w:val="22"/>
          <w:szCs w:val="22"/>
          <w:lang w:eastAsia="zh-CN"/>
        </w:rPr>
        <w:t>%</w:t>
      </w:r>
      <w:commentRangeEnd w:id="16"/>
      <w:r w:rsidR="001B41BE">
        <w:rPr>
          <w:rStyle w:val="CommentReference"/>
        </w:rPr>
        <w:commentReference w:id="16"/>
      </w:r>
      <w:r w:rsidR="003701BA">
        <w:rPr>
          <w:color w:val="000000" w:themeColor="text1"/>
          <w:sz w:val="22"/>
          <w:szCs w:val="22"/>
          <w:lang w:eastAsia="zh-CN"/>
        </w:rPr>
        <w:fldChar w:fldCharType="begin"/>
      </w:r>
      <w:r w:rsidR="003701BA">
        <w:rPr>
          <w:color w:val="000000" w:themeColor="text1"/>
          <w:sz w:val="22"/>
          <w:szCs w:val="22"/>
          <w:lang w:eastAsia="zh-CN"/>
        </w:rPr>
        <w:instrText xml:space="preserve"> ADDIN ZOTERO_ITEM CSL_CITATION {"citationID":"ZS5Ngnw7","properties":{"formattedCitation":"\\super 12\\nosupersub{}","plainCitation":"12","noteIndex":0},"citationItems":[{"id":666,"uris":["http://zotero.org/users/14790911/items/WYKM6EPU"],"itemData":{"id":666,"type":"article-journal","abstract":"Understanding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rates.","container-title":"Science","DOI":"10.1126/science.abj0113","issue":"6557","note":"publisher: American Association for the Advancement of Science","page":"889-895","source":"science.org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003701BA">
        <w:rPr>
          <w:color w:val="000000" w:themeColor="text1"/>
          <w:sz w:val="22"/>
          <w:szCs w:val="22"/>
          <w:lang w:eastAsia="zh-CN"/>
        </w:rPr>
        <w:fldChar w:fldCharType="separate"/>
      </w:r>
      <w:r w:rsidR="003701BA" w:rsidRPr="00D72E79">
        <w:rPr>
          <w:rFonts w:eastAsiaTheme="minorEastAsia"/>
          <w:color w:val="000000"/>
          <w:sz w:val="22"/>
          <w:vertAlign w:val="superscript"/>
          <w:lang w:eastAsia="ko-KR"/>
          <w14:ligatures w14:val="standardContextual"/>
        </w:rPr>
        <w:t>12</w:t>
      </w:r>
      <w:r w:rsidR="003701BA">
        <w:rPr>
          <w:color w:val="000000" w:themeColor="text1"/>
          <w:sz w:val="22"/>
          <w:szCs w:val="22"/>
          <w:lang w:eastAsia="zh-CN"/>
        </w:rPr>
        <w:fldChar w:fldCharType="end"/>
      </w:r>
      <w:r w:rsidR="003701BA" w:rsidRPr="00117EC2">
        <w:rPr>
          <w:color w:val="000000" w:themeColor="text1"/>
          <w:sz w:val="22"/>
          <w:szCs w:val="22"/>
          <w:lang w:eastAsia="zh-CN"/>
        </w:rPr>
        <w:t xml:space="preserve">. </w:t>
      </w:r>
      <w:r w:rsidR="008E2D3F">
        <w:rPr>
          <w:rFonts w:eastAsiaTheme="minorEastAsia" w:hint="eastAsia"/>
          <w:color w:val="000000" w:themeColor="text1"/>
          <w:sz w:val="22"/>
          <w:szCs w:val="22"/>
          <w:lang w:eastAsia="ko-KR"/>
        </w:rPr>
        <w:t xml:space="preserve">These two distinctive measures </w:t>
      </w:r>
      <w:r w:rsidR="004B0005">
        <w:rPr>
          <w:rFonts w:eastAsiaTheme="minorEastAsia" w:hint="eastAsia"/>
          <w:color w:val="000000" w:themeColor="text1"/>
          <w:sz w:val="22"/>
          <w:szCs w:val="22"/>
          <w:lang w:eastAsia="ko-KR"/>
        </w:rPr>
        <w:t xml:space="preserve">can better </w:t>
      </w:r>
      <w:r w:rsidR="008E2D3F">
        <w:rPr>
          <w:rFonts w:eastAsiaTheme="minorEastAsia" w:hint="eastAsia"/>
          <w:color w:val="000000" w:themeColor="text1"/>
          <w:sz w:val="22"/>
          <w:szCs w:val="22"/>
          <w:lang w:eastAsia="ko-KR"/>
        </w:rPr>
        <w:t>repre</w:t>
      </w:r>
      <w:r w:rsidR="004B0005">
        <w:rPr>
          <w:rFonts w:eastAsiaTheme="minorEastAsia" w:hint="eastAsia"/>
          <w:color w:val="000000" w:themeColor="text1"/>
          <w:sz w:val="22"/>
          <w:szCs w:val="22"/>
          <w:lang w:eastAsia="ko-KR"/>
        </w:rPr>
        <w:t xml:space="preserve">sent </w:t>
      </w:r>
      <w:r w:rsidR="004B0005" w:rsidRPr="00FB4282">
        <w:rPr>
          <w:color w:val="000000" w:themeColor="text1"/>
          <w:sz w:val="22"/>
          <w:szCs w:val="22"/>
          <w:highlight w:val="yellow"/>
        </w:rPr>
        <w:t xml:space="preserve">a variant’s competitive strength and epidemiological relevance than </w:t>
      </w:r>
      <w:commentRangeStart w:id="17"/>
      <w:r w:rsidR="004B0005" w:rsidRPr="00FB4282">
        <w:rPr>
          <w:color w:val="000000" w:themeColor="text1"/>
          <w:sz w:val="22"/>
          <w:szCs w:val="22"/>
          <w:highlight w:val="yellow"/>
        </w:rPr>
        <w:t>AUC</w:t>
      </w:r>
      <w:commentRangeEnd w:id="17"/>
      <w:r w:rsidR="001B41BE">
        <w:rPr>
          <w:rStyle w:val="CommentReference"/>
        </w:rPr>
        <w:commentReference w:id="17"/>
      </w:r>
      <w:r w:rsidR="004B0005" w:rsidRPr="00FB4282">
        <w:rPr>
          <w:color w:val="000000" w:themeColor="text1"/>
          <w:sz w:val="22"/>
          <w:szCs w:val="22"/>
          <w:highlight w:val="yellow"/>
        </w:rPr>
        <w:t xml:space="preserve"> alone, which can be inflated by long periods </w:t>
      </w:r>
      <w:r w:rsidR="004B0005" w:rsidRPr="00FB4282">
        <w:rPr>
          <w:color w:val="000000" w:themeColor="text1"/>
          <w:sz w:val="22"/>
          <w:szCs w:val="22"/>
          <w:highlight w:val="yellow"/>
        </w:rPr>
        <w:lastRenderedPageBreak/>
        <w:t>of low-level circulation</w:t>
      </w:r>
      <w:r w:rsidR="004B0005">
        <w:rPr>
          <w:rFonts w:eastAsiaTheme="minorEastAsia" w:hint="eastAsia"/>
          <w:color w:val="000000" w:themeColor="text1"/>
          <w:sz w:val="22"/>
          <w:szCs w:val="22"/>
          <w:lang w:eastAsia="ko-KR"/>
        </w:rPr>
        <w:t xml:space="preserve">. </w:t>
      </w:r>
      <w:r w:rsidR="000D4B52" w:rsidRPr="000D4B52">
        <w:rPr>
          <w:color w:val="C00000"/>
          <w:sz w:val="22"/>
          <w:szCs w:val="22"/>
          <w:lang w:eastAsia="zh-CN"/>
        </w:rPr>
        <w:t xml:space="preserve">Daily sequence counts were aggregated using a rolling seven-day window, within which the variant’s proportion was computed as its sequence count divided by the total sequences collected over the same window. This windowed formulation reduces sensitivity to day-level reporting noise while capturing the variant’s strongest observed competitive position. </w:t>
      </w:r>
      <w:r w:rsidR="00D72E79">
        <w:rPr>
          <w:color w:val="C00000"/>
          <w:sz w:val="22"/>
          <w:szCs w:val="22"/>
          <w:lang w:eastAsia="zh-CN"/>
        </w:rPr>
        <w:fldChar w:fldCharType="begin"/>
      </w:r>
      <w:r w:rsidR="00D72E79">
        <w:rPr>
          <w:color w:val="C00000"/>
          <w:sz w:val="22"/>
          <w:szCs w:val="22"/>
          <w:lang w:eastAsia="zh-CN"/>
        </w:rPr>
        <w:instrText xml:space="preserve"> ADDIN ZOTERO_ITEM CSL_CITATION {"citationID":"GNUzl4z0","properties":{"formattedCitation":"\\super 11\\nosupersub{}","plainCitation":"11","noteIndex":0},"citationItems":[{"id":584,"uris":["http://zotero.org/users/14790911/items/KGB6LWRM"],"itemData":{"id":584,"type":"article-journal","abstract":"The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D72E79">
        <w:rPr>
          <w:color w:val="C00000"/>
          <w:sz w:val="22"/>
          <w:szCs w:val="22"/>
          <w:lang w:eastAsia="zh-CN"/>
        </w:rPr>
        <w:fldChar w:fldCharType="separate"/>
      </w:r>
      <w:r w:rsidR="00D72E79" w:rsidRPr="00D72E79">
        <w:rPr>
          <w:rFonts w:eastAsiaTheme="minorEastAsia"/>
          <w:color w:val="800000"/>
          <w:sz w:val="22"/>
          <w:vertAlign w:val="superscript"/>
          <w:lang w:eastAsia="ko-KR"/>
          <w14:ligatures w14:val="standardContextual"/>
        </w:rPr>
        <w:t>11</w:t>
      </w:r>
      <w:r w:rsidR="00D72E79">
        <w:rPr>
          <w:color w:val="C00000"/>
          <w:sz w:val="22"/>
          <w:szCs w:val="22"/>
          <w:lang w:eastAsia="zh-CN"/>
        </w:rPr>
        <w:fldChar w:fldCharType="end"/>
      </w:r>
      <w:r w:rsidR="00E826C2" w:rsidRPr="008F62C9">
        <w:rPr>
          <w:color w:val="000000" w:themeColor="text1"/>
          <w:sz w:val="22"/>
          <w:szCs w:val="22"/>
          <w:lang w:eastAsia="zh-CN"/>
        </w:rPr>
        <w:t xml:space="preserve">. </w:t>
      </w:r>
      <w:r w:rsidR="00E81E40" w:rsidRPr="00E81E40">
        <w:rPr>
          <w:color w:val="C00000"/>
          <w:sz w:val="22"/>
          <w:szCs w:val="22"/>
          <w:lang w:eastAsia="zh-CN"/>
        </w:rPr>
        <w:t>This continuous measure, ranging from 0 to 1, characterizes the intensity of a variant’s competitive advantage. Its empirical distribution is highly right-skewed, with most variants attaining only modest peaks (median ≈ 0.08; IQR: 0.03–0.20). To mitigate the influence of extreme values and enhance model stability, we discretized peak share into an ordered three-level outcome: &lt;10%, 10–20%, and &gt;20%.</w:t>
      </w:r>
      <w:r w:rsidR="007574E2">
        <w:rPr>
          <w:rFonts w:eastAsiaTheme="minorEastAsia" w:hint="eastAsia"/>
          <w:color w:val="C00000"/>
          <w:sz w:val="22"/>
          <w:szCs w:val="22"/>
          <w:lang w:eastAsia="ko-KR"/>
        </w:rPr>
        <w:t xml:space="preserve"> </w:t>
      </w:r>
      <w:r w:rsidR="006321D3" w:rsidRPr="002B23EB">
        <w:rPr>
          <w:rFonts w:eastAsiaTheme="minorEastAsia" w:hint="eastAsia"/>
          <w:color w:val="C00000"/>
          <w:sz w:val="22"/>
          <w:szCs w:val="22"/>
          <w:highlight w:val="yellow"/>
          <w:lang w:eastAsia="ko-KR"/>
        </w:rPr>
        <w:t>(</w:t>
      </w:r>
      <w:commentRangeStart w:id="18"/>
      <w:r w:rsidR="006321D3" w:rsidRPr="002B23EB">
        <w:rPr>
          <w:rFonts w:eastAsiaTheme="minorEastAsia" w:hint="eastAsia"/>
          <w:color w:val="C00000"/>
          <w:sz w:val="22"/>
          <w:szCs w:val="22"/>
          <w:highlight w:val="yellow"/>
          <w:lang w:eastAsia="ko-KR"/>
        </w:rPr>
        <w:t>add a sentence of the chosen threshold points</w:t>
      </w:r>
      <w:r w:rsidR="006321D3" w:rsidRPr="002B23EB">
        <w:rPr>
          <w:rFonts w:eastAsiaTheme="minorEastAsia"/>
          <w:color w:val="C00000"/>
          <w:sz w:val="22"/>
          <w:szCs w:val="22"/>
          <w:highlight w:val="yellow"/>
          <w:lang w:eastAsia="ko-KR"/>
        </w:rPr>
        <w:t>—</w:t>
      </w:r>
      <w:r w:rsidR="006321D3" w:rsidRPr="002B23EB">
        <w:rPr>
          <w:rFonts w:eastAsiaTheme="minorEastAsia" w:hint="eastAsia"/>
          <w:color w:val="C00000"/>
          <w:sz w:val="22"/>
          <w:szCs w:val="22"/>
          <w:highlight w:val="yellow"/>
          <w:lang w:eastAsia="ko-KR"/>
        </w:rPr>
        <w:t>based on IQR??)</w:t>
      </w:r>
      <w:r w:rsidR="006321D3">
        <w:rPr>
          <w:rFonts w:eastAsiaTheme="minorEastAsia" w:hint="eastAsia"/>
          <w:color w:val="C00000"/>
          <w:sz w:val="22"/>
          <w:szCs w:val="22"/>
          <w:lang w:eastAsia="ko-KR"/>
        </w:rPr>
        <w:t xml:space="preserve"> </w:t>
      </w:r>
      <w:commentRangeEnd w:id="18"/>
      <w:r w:rsidR="001B41BE">
        <w:rPr>
          <w:rStyle w:val="CommentReference"/>
        </w:rPr>
        <w:commentReference w:id="18"/>
      </w:r>
      <w:r w:rsidR="00E81E40" w:rsidRPr="00E81E40">
        <w:rPr>
          <w:color w:val="C00000"/>
          <w:sz w:val="22"/>
          <w:szCs w:val="22"/>
          <w:lang w:eastAsia="zh-CN"/>
        </w:rPr>
        <w:t>Given that values exceeding 20% fall within the extreme upper tail of the distribution, this uppermost category is interpreted as representing high-peak, or dominant, variants.</w:t>
      </w:r>
      <w:r w:rsidR="00E44A67">
        <w:rPr>
          <w:rFonts w:eastAsiaTheme="minorEastAsia" w:hint="eastAsia"/>
          <w:color w:val="C00000"/>
          <w:sz w:val="22"/>
          <w:szCs w:val="22"/>
          <w:lang w:eastAsia="ko-KR"/>
        </w:rPr>
        <w:t xml:space="preserve"> Similarly, the </w:t>
      </w:r>
      <w:r w:rsidR="00EC0FFB">
        <w:rPr>
          <w:rFonts w:eastAsiaTheme="minorEastAsia" w:hint="eastAsia"/>
          <w:color w:val="C00000"/>
          <w:sz w:val="22"/>
          <w:szCs w:val="22"/>
          <w:lang w:eastAsia="ko-KR"/>
        </w:rPr>
        <w:t xml:space="preserve">empirical distribution of </w:t>
      </w:r>
      <w:r w:rsidR="00E44A67">
        <w:rPr>
          <w:rFonts w:eastAsiaTheme="minorEastAsia" w:hint="eastAsia"/>
          <w:color w:val="C00000"/>
          <w:sz w:val="22"/>
          <w:szCs w:val="22"/>
          <w:lang w:eastAsia="ko-KR"/>
        </w:rPr>
        <w:t>duratio</w:t>
      </w:r>
      <w:r w:rsidR="00EC0FFB">
        <w:rPr>
          <w:rFonts w:eastAsiaTheme="minorEastAsia" w:hint="eastAsia"/>
          <w:color w:val="C00000"/>
          <w:sz w:val="22"/>
          <w:szCs w:val="22"/>
          <w:lang w:eastAsia="ko-KR"/>
        </w:rPr>
        <w:t>n is highly skewed</w:t>
      </w:r>
      <w:r w:rsidR="00E44A67">
        <w:rPr>
          <w:rFonts w:eastAsiaTheme="minorEastAsia" w:hint="eastAsia"/>
          <w:color w:val="C00000"/>
          <w:sz w:val="22"/>
          <w:szCs w:val="22"/>
          <w:lang w:eastAsia="ko-KR"/>
        </w:rPr>
        <w:t xml:space="preserve">, </w:t>
      </w:r>
      <w:bookmarkStart w:id="19" w:name="OLE_LINK1"/>
      <w:r w:rsidR="00EC0FFB">
        <w:rPr>
          <w:rFonts w:eastAsiaTheme="minorEastAsia"/>
          <w:color w:val="C00000"/>
          <w:sz w:val="22"/>
          <w:szCs w:val="22"/>
          <w:lang w:eastAsia="ko-KR"/>
        </w:rPr>
        <w:t>with nearly one-third of the variants never exceeding</w:t>
      </w:r>
      <w:r w:rsidR="00CF4C73" w:rsidRPr="003B4800">
        <w:rPr>
          <w:color w:val="000000" w:themeColor="text1"/>
          <w:sz w:val="22"/>
          <w:szCs w:val="22"/>
          <w:lang w:eastAsia="zh-CN"/>
        </w:rPr>
        <w:t xml:space="preserve"> the 10% threshold for more than 30 days.</w:t>
      </w:r>
      <w:r w:rsidR="00CF4C73">
        <w:rPr>
          <w:rFonts w:hint="eastAsia"/>
          <w:color w:val="000000" w:themeColor="text1"/>
          <w:sz w:val="22"/>
          <w:szCs w:val="22"/>
          <w:lang w:eastAsia="zh-CN"/>
        </w:rPr>
        <w:t xml:space="preserve"> </w:t>
      </w:r>
      <w:commentRangeStart w:id="20"/>
      <w:commentRangeStart w:id="21"/>
      <w:r w:rsidR="00EC0FFB" w:rsidRPr="00F022A7">
        <w:rPr>
          <w:color w:val="000000" w:themeColor="text1"/>
          <w:sz w:val="22"/>
          <w:szCs w:val="22"/>
          <w:lang w:eastAsia="zh-CN"/>
        </w:rPr>
        <w:t>To address this heterogeneity and improve stability</w:t>
      </w:r>
      <w:commentRangeEnd w:id="20"/>
      <w:r w:rsidR="00763911">
        <w:rPr>
          <w:rStyle w:val="CommentReference"/>
        </w:rPr>
        <w:commentReference w:id="20"/>
      </w:r>
      <w:commentRangeEnd w:id="21"/>
      <w:r w:rsidR="001910E2">
        <w:rPr>
          <w:rStyle w:val="CommentReference"/>
        </w:rPr>
        <w:commentReference w:id="21"/>
      </w:r>
      <w:r w:rsidR="00EC0FFB" w:rsidRPr="00F022A7">
        <w:rPr>
          <w:color w:val="000000" w:themeColor="text1"/>
          <w:sz w:val="22"/>
          <w:szCs w:val="22"/>
          <w:lang w:eastAsia="zh-CN"/>
        </w:rPr>
        <w:t xml:space="preserve">, the duration was grouped into three ordinal categories: 0–30, 31–100, and 100+ days. </w:t>
      </w:r>
      <w:r w:rsidR="00EC0FFB">
        <w:rPr>
          <w:color w:val="000000" w:themeColor="text1"/>
          <w:sz w:val="22"/>
          <w:szCs w:val="22"/>
          <w:lang w:eastAsia="zh-CN"/>
        </w:rPr>
        <w:fldChar w:fldCharType="begin"/>
      </w:r>
      <w:r w:rsidR="00EC0FFB">
        <w:rPr>
          <w:color w:val="000000" w:themeColor="text1"/>
          <w:sz w:val="22"/>
          <w:szCs w:val="22"/>
          <w:lang w:eastAsia="zh-CN"/>
        </w:rPr>
        <w:instrText xml:space="preserve"> ADDIN ZOTERO_ITEM CSL_CITATION {"citationID":"pUwyokq3","properties":{"formattedCitation":"\\super 13\\nosupersub{}","plainCitation":"13","noteIndex":0},"citationItems":[{"id":668,"uris":["http://zotero.org/users/14790911/items/KSTMV3Y7"],"itemData":{"id":668,"type":"article-journal","abstract":"The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00EC0FFB">
        <w:rPr>
          <w:color w:val="000000" w:themeColor="text1"/>
          <w:sz w:val="22"/>
          <w:szCs w:val="22"/>
          <w:lang w:eastAsia="zh-CN"/>
        </w:rPr>
        <w:fldChar w:fldCharType="separate"/>
      </w:r>
      <w:r w:rsidR="00EC0FFB" w:rsidRPr="00D72E79">
        <w:rPr>
          <w:rFonts w:eastAsiaTheme="minorEastAsia"/>
          <w:color w:val="000000"/>
          <w:sz w:val="22"/>
          <w:vertAlign w:val="superscript"/>
          <w:lang w:eastAsia="ko-KR"/>
          <w14:ligatures w14:val="standardContextual"/>
        </w:rPr>
        <w:t>13</w:t>
      </w:r>
      <w:r w:rsidR="00EC0FFB">
        <w:rPr>
          <w:color w:val="000000" w:themeColor="text1"/>
          <w:sz w:val="22"/>
          <w:szCs w:val="22"/>
          <w:lang w:eastAsia="zh-CN"/>
        </w:rPr>
        <w:fldChar w:fldCharType="end"/>
      </w:r>
      <w:r w:rsidR="00EC0FFB" w:rsidRPr="008F62C9">
        <w:rPr>
          <w:color w:val="000000" w:themeColor="text1"/>
          <w:sz w:val="22"/>
          <w:szCs w:val="22"/>
          <w:lang w:eastAsia="zh-CN"/>
        </w:rPr>
        <w:t xml:space="preserve">. </w:t>
      </w:r>
    </w:p>
    <w:p w14:paraId="76215FA3" w14:textId="77777777" w:rsidR="00CF4C73" w:rsidRDefault="00CF4C73" w:rsidP="002C062A">
      <w:pPr>
        <w:pStyle w:val="BodyText"/>
        <w:spacing w:line="276" w:lineRule="auto"/>
        <w:ind w:left="0"/>
        <w:jc w:val="both"/>
        <w:rPr>
          <w:rFonts w:eastAsiaTheme="minorEastAsia"/>
          <w:color w:val="C00000"/>
          <w:sz w:val="22"/>
          <w:szCs w:val="22"/>
          <w:lang w:eastAsia="ko-KR"/>
        </w:rPr>
      </w:pPr>
    </w:p>
    <w:p w14:paraId="52708E8D" w14:textId="5DA09AF7" w:rsidR="003060A7" w:rsidRPr="008F62C9" w:rsidRDefault="00F324C7" w:rsidP="00C60F3F">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hint="eastAsia"/>
          <w:b/>
          <w:bCs/>
          <w:color w:val="C00000"/>
          <w:sz w:val="22"/>
          <w:szCs w:val="22"/>
          <w:lang w:eastAsia="ko-KR"/>
        </w:rPr>
        <w:t>Predictive</w:t>
      </w:r>
      <w:r w:rsidR="001F20F1" w:rsidRPr="001F20F1">
        <w:rPr>
          <w:rFonts w:eastAsiaTheme="minorEastAsia" w:hint="eastAsia"/>
          <w:b/>
          <w:bCs/>
          <w:color w:val="C00000"/>
          <w:sz w:val="22"/>
          <w:szCs w:val="22"/>
          <w:lang w:eastAsia="ko-KR"/>
        </w:rPr>
        <w:t xml:space="preserve"> features</w:t>
      </w:r>
      <w:r w:rsidR="001F20F1">
        <w:rPr>
          <w:rFonts w:eastAsiaTheme="minorEastAsia" w:hint="eastAsia"/>
          <w:color w:val="C00000"/>
          <w:sz w:val="22"/>
          <w:szCs w:val="22"/>
          <w:lang w:eastAsia="ko-KR"/>
        </w:rPr>
        <w:t xml:space="preserve">. </w:t>
      </w:r>
      <w:r w:rsidR="004957F3">
        <w:rPr>
          <w:rFonts w:eastAsiaTheme="minorEastAsia"/>
          <w:color w:val="C00000"/>
          <w:sz w:val="22"/>
          <w:szCs w:val="22"/>
          <w:lang w:eastAsia="ko-KR"/>
        </w:rPr>
        <w:t xml:space="preserve">The </w:t>
      </w:r>
      <w:r w:rsidR="00854C6F">
        <w:rPr>
          <w:rFonts w:eastAsiaTheme="minorEastAsia" w:hint="eastAsia"/>
          <w:color w:val="C00000"/>
          <w:sz w:val="22"/>
          <w:szCs w:val="22"/>
          <w:lang w:eastAsia="ko-KR"/>
        </w:rPr>
        <w:t xml:space="preserve">start point of the </w:t>
      </w:r>
      <w:r w:rsidR="004957F3">
        <w:rPr>
          <w:rFonts w:eastAsiaTheme="minorEastAsia"/>
          <w:color w:val="C00000"/>
          <w:sz w:val="22"/>
          <w:szCs w:val="22"/>
          <w:lang w:eastAsia="ko-KR"/>
        </w:rPr>
        <w:t>initial</w:t>
      </w:r>
      <w:r w:rsidR="003F04E3">
        <w:rPr>
          <w:rFonts w:eastAsiaTheme="minorEastAsia" w:hint="eastAsia"/>
          <w:color w:val="C00000"/>
          <w:sz w:val="22"/>
          <w:szCs w:val="22"/>
          <w:lang w:eastAsia="ko-KR"/>
        </w:rPr>
        <w:t xml:space="preserve"> period was defined when the var</w:t>
      </w:r>
      <w:r w:rsidR="00812360">
        <w:rPr>
          <w:rFonts w:eastAsiaTheme="minorEastAsia" w:hint="eastAsia"/>
          <w:color w:val="C00000"/>
          <w:sz w:val="22"/>
          <w:szCs w:val="22"/>
          <w:lang w:eastAsia="ko-KR"/>
        </w:rPr>
        <w:t xml:space="preserve">iants first reached a 1% share in </w:t>
      </w:r>
      <w:r w:rsidR="008602FF">
        <w:rPr>
          <w:rFonts w:eastAsiaTheme="minorEastAsia"/>
          <w:color w:val="C00000"/>
          <w:sz w:val="22"/>
          <w:szCs w:val="22"/>
          <w:lang w:eastAsia="ko-KR"/>
        </w:rPr>
        <w:t>their</w:t>
      </w:r>
      <w:r w:rsidR="00812360">
        <w:rPr>
          <w:rFonts w:eastAsiaTheme="minorEastAsia" w:hint="eastAsia"/>
          <w:color w:val="C00000"/>
          <w:sz w:val="22"/>
          <w:szCs w:val="22"/>
          <w:lang w:eastAsia="ko-KR"/>
        </w:rPr>
        <w:t xml:space="preserve"> respective country. </w:t>
      </w:r>
      <w:r w:rsidR="00C01309">
        <w:rPr>
          <w:rFonts w:eastAsiaTheme="minorEastAsia" w:hint="eastAsia"/>
          <w:color w:val="C00000"/>
          <w:sz w:val="22"/>
          <w:szCs w:val="22"/>
          <w:lang w:eastAsia="ko-KR"/>
        </w:rPr>
        <w:t xml:space="preserve">(add justification) </w:t>
      </w:r>
      <w:r w:rsidR="00E715A9">
        <w:rPr>
          <w:rFonts w:eastAsiaTheme="minorEastAsia" w:hint="eastAsia"/>
          <w:color w:val="C00000"/>
          <w:sz w:val="22"/>
          <w:szCs w:val="22"/>
          <w:lang w:eastAsia="ko-KR"/>
        </w:rPr>
        <w:t xml:space="preserve">From this point, we considered a different set of observation periods from 14 to 28 days. </w:t>
      </w:r>
      <w:bookmarkEnd w:id="19"/>
      <w:r w:rsidR="008C1B98" w:rsidRPr="005E58D6">
        <w:rPr>
          <w:color w:val="000000" w:themeColor="text1"/>
          <w:sz w:val="22"/>
          <w:szCs w:val="22"/>
          <w:lang w:eastAsia="zh-CN"/>
        </w:rPr>
        <w:t>From these early share sequences,</w:t>
      </w:r>
      <w:r w:rsidR="008C1B98" w:rsidRPr="005E58D6">
        <w:rPr>
          <w:strike/>
          <w:color w:val="000000" w:themeColor="text1"/>
          <w:sz w:val="22"/>
          <w:szCs w:val="22"/>
          <w:lang w:eastAsia="zh-CN"/>
        </w:rPr>
        <w:t xml:space="preserve"> </w:t>
      </w:r>
      <w:r w:rsidR="008C1B98" w:rsidRPr="008F62C9">
        <w:rPr>
          <w:color w:val="000000" w:themeColor="text1"/>
          <w:sz w:val="22"/>
          <w:szCs w:val="22"/>
          <w:lang w:eastAsia="zh-CN"/>
        </w:rPr>
        <w:t xml:space="preserve">we then constructed two complementary sets of predictors. </w:t>
      </w:r>
      <w:r w:rsidR="009B6BEE" w:rsidRPr="008F62C9">
        <w:rPr>
          <w:color w:val="000000" w:themeColor="text1"/>
          <w:sz w:val="22"/>
          <w:szCs w:val="22"/>
          <w:lang w:eastAsia="zh-CN"/>
        </w:rPr>
        <w:t xml:space="preserve">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the </w:t>
      </w:r>
      <w:r w:rsidR="00C8302B" w:rsidRPr="008F62C9">
        <w:rPr>
          <w:color w:val="000000" w:themeColor="text1"/>
          <w:sz w:val="22"/>
          <w:szCs w:val="22"/>
          <w:lang w:eastAsia="zh-CN"/>
        </w:rPr>
        <w:t>early stage</w:t>
      </w:r>
      <w:r w:rsidR="009B6BEE" w:rsidRPr="008F62C9">
        <w:rPr>
          <w:color w:val="000000" w:themeColor="text1"/>
          <w:sz w:val="22"/>
          <w:szCs w:val="22"/>
          <w:lang w:eastAsia="zh-CN"/>
        </w:rPr>
        <w:t xml:space="preserve"> share trajectories using base R functions and custom routines. </w:t>
      </w:r>
      <w:r w:rsidR="008C1B98" w:rsidRPr="008F62C9">
        <w:rPr>
          <w:color w:val="000000" w:themeColor="text1"/>
          <w:sz w:val="22"/>
          <w:szCs w:val="22"/>
          <w:lang w:eastAsia="zh-CN"/>
        </w:rPr>
        <w:t>The second set was drawn from the catch22 library</w:t>
      </w:r>
      <w:r w:rsidR="00CE4CBC"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{"citationID":"LTPOurYT","properties":{"formattedCitation":"\\super 15\\nosupersub{}","plainCitation":"15","noteIndex":0},"citationItems":[{"id":675,"uris":["http://zotero.org/users/14790911/items/XRTMXHDS"],"itemData":{"id":675,"type":"article","abstract":"Capturing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15</w:t>
      </w:r>
      <w:r w:rsidR="00D72E79">
        <w:rPr>
          <w:color w:val="000000" w:themeColor="text1"/>
          <w:sz w:val="22"/>
          <w:szCs w:val="22"/>
          <w:lang w:eastAsia="zh-CN"/>
        </w:rPr>
        <w:fldChar w:fldCharType="end"/>
      </w:r>
      <w:r w:rsidR="00CE4CBC" w:rsidRPr="008F62C9">
        <w:rPr>
          <w:rFonts w:hint="eastAsia"/>
          <w:color w:val="000000" w:themeColor="text1"/>
          <w:sz w:val="22"/>
          <w:szCs w:val="22"/>
          <w:lang w:eastAsia="zh-CN"/>
        </w:rPr>
        <w:t xml:space="preserve">, </w:t>
      </w:r>
      <w:r w:rsidR="008C1B98" w:rsidRPr="008F62C9">
        <w:rPr>
          <w:color w:val="000000" w:themeColor="text1"/>
          <w:sz w:val="22"/>
          <w:szCs w:val="22"/>
          <w:lang w:eastAsia="zh-CN"/>
        </w:rPr>
        <w:t>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r w:rsidR="00641172">
        <w:rPr>
          <w:rFonts w:eastAsiaTheme="minorEastAsia" w:hint="eastAsia"/>
          <w:color w:val="000000" w:themeColor="text1"/>
          <w:sz w:val="22"/>
          <w:szCs w:val="22"/>
          <w:lang w:eastAsia="ko-KR"/>
        </w:rPr>
        <w:t xml:space="preserve"> </w:t>
      </w:r>
      <w:r w:rsidR="00EF46AC" w:rsidRPr="008F62C9">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8F62C9">
        <w:rPr>
          <w:color w:val="000000" w:themeColor="text1"/>
          <w:sz w:val="22"/>
          <w:szCs w:val="22"/>
          <w:lang w:eastAsia="zh-CN"/>
        </w:rPr>
        <w:t xml:space="preserve"> </w:t>
      </w:r>
      <w:commentRangeStart w:id="22"/>
      <w:r w:rsidR="00245895" w:rsidRPr="008F62C9">
        <w:rPr>
          <w:color w:val="000000" w:themeColor="text1"/>
          <w:sz w:val="22"/>
          <w:szCs w:val="22"/>
          <w:lang w:eastAsia="zh-CN"/>
        </w:rPr>
        <w:t xml:space="preserve">We based our summary‐feature approach on established methods for extracting interpretable time‐series characteristics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{"citationID":"M2oojmPg","properties":{"formattedCitation":"\\super 16\\nosupersub{}","plainCitation":"16","noteIndex":0},"citationItems":[{"id":581,"uris":["http://zotero.org/users/14790911/items/7L56ZNNZ"],"itemData":{"id":581,"type":"article-journal","abstract":"The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16</w:t>
      </w:r>
      <w:r w:rsidR="00D72E79">
        <w:rPr>
          <w:color w:val="000000" w:themeColor="text1"/>
          <w:sz w:val="22"/>
          <w:szCs w:val="22"/>
          <w:lang w:eastAsia="zh-CN"/>
        </w:rPr>
        <w:fldChar w:fldCharType="end"/>
      </w:r>
      <w:r w:rsidR="00423F43" w:rsidRPr="008F62C9">
        <w:rPr>
          <w:color w:val="000000" w:themeColor="text1"/>
          <w:sz w:val="22"/>
          <w:szCs w:val="22"/>
          <w:lang w:eastAsia="zh-CN"/>
        </w:rPr>
        <w:t xml:space="preserve"> </w:t>
      </w:r>
      <w:r w:rsidR="00245895" w:rsidRPr="008F62C9">
        <w:rPr>
          <w:color w:val="000000" w:themeColor="text1"/>
          <w:sz w:val="22"/>
          <w:szCs w:val="22"/>
          <w:lang w:eastAsia="zh-CN"/>
        </w:rPr>
        <w:t>and on prior applications to SARS‐CoV-2 variant growth</w:t>
      </w:r>
      <w:r w:rsidR="00847435"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{"citationID":"o2epzz4E","properties":{"formattedCitation":"\\super 11\\nosupersub{}","plainCitation":"11","noteIndex":0},"citationItems":[{"id":584,"uris":["http://zotero.org/users/14790911/items/KGB6LWRM"],"itemData":{"id":584,"type":"article-journal","abstract":"The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11</w:t>
      </w:r>
      <w:r w:rsidR="00D72E79">
        <w:rPr>
          <w:color w:val="000000" w:themeColor="text1"/>
          <w:sz w:val="22"/>
          <w:szCs w:val="22"/>
          <w:lang w:eastAsia="zh-CN"/>
        </w:rPr>
        <w:fldChar w:fldCharType="end"/>
      </w:r>
      <w:r w:rsidR="00245895" w:rsidRPr="008F62C9">
        <w:rPr>
          <w:color w:val="000000" w:themeColor="text1"/>
          <w:sz w:val="22"/>
          <w:szCs w:val="22"/>
          <w:lang w:eastAsia="zh-CN"/>
        </w:rPr>
        <w:t>, yielding a compact set of metrics that capture level, variability, early acceleration, and persistence.</w:t>
      </w:r>
      <w:commentRangeEnd w:id="22"/>
      <w:r w:rsidR="00EA2630">
        <w:rPr>
          <w:rStyle w:val="CommentReference"/>
        </w:rPr>
        <w:commentReference w:id="22"/>
      </w:r>
    </w:p>
    <w:p w14:paraId="3AEF5AE9" w14:textId="77777777" w:rsidR="00517B34" w:rsidRDefault="00517B34" w:rsidP="00C8732B">
      <w:pPr>
        <w:pStyle w:val="BodyText"/>
        <w:spacing w:line="276" w:lineRule="auto"/>
        <w:ind w:left="0"/>
        <w:jc w:val="both"/>
        <w:rPr>
          <w:rFonts w:eastAsiaTheme="minorEastAsia"/>
          <w:b/>
          <w:bCs/>
          <w:color w:val="000000" w:themeColor="text1"/>
          <w:sz w:val="22"/>
          <w:szCs w:val="22"/>
          <w:lang w:eastAsia="ko-KR"/>
        </w:rPr>
      </w:pPr>
    </w:p>
    <w:p w14:paraId="57B4D40C" w14:textId="1920771D" w:rsidR="007C2104" w:rsidRDefault="00031170" w:rsidP="00C8732B">
      <w:pPr>
        <w:pStyle w:val="BodyText"/>
        <w:spacing w:line="276" w:lineRule="auto"/>
        <w:ind w:left="0"/>
        <w:jc w:val="both"/>
        <w:rPr>
          <w:rFonts w:eastAsiaTheme="minorEastAsia"/>
          <w:color w:val="FF0000"/>
          <w:sz w:val="22"/>
          <w:szCs w:val="22"/>
          <w:lang w:eastAsia="ko-KR"/>
        </w:rPr>
      </w:pPr>
      <w:r>
        <w:rPr>
          <w:rFonts w:eastAsiaTheme="minorEastAsia" w:hint="eastAsia"/>
          <w:b/>
          <w:bCs/>
          <w:color w:val="000000" w:themeColor="text1"/>
          <w:sz w:val="22"/>
          <w:szCs w:val="22"/>
          <w:lang w:eastAsia="ko-KR"/>
        </w:rPr>
        <w:t xml:space="preserve">Prediction </w:t>
      </w:r>
      <w:r w:rsidR="00804A39" w:rsidRPr="00F03D89">
        <w:rPr>
          <w:rFonts w:eastAsiaTheme="minorEastAsia" w:hint="eastAsia"/>
          <w:b/>
          <w:bCs/>
          <w:color w:val="000000" w:themeColor="text1"/>
          <w:sz w:val="22"/>
          <w:szCs w:val="22"/>
          <w:lang w:eastAsia="ko-KR"/>
        </w:rPr>
        <w:t>Model</w:t>
      </w:r>
      <w:r w:rsidR="00F03D89" w:rsidRPr="00F03D89">
        <w:rPr>
          <w:rFonts w:eastAsiaTheme="minorEastAsia" w:hint="eastAsia"/>
          <w:b/>
          <w:bCs/>
          <w:color w:val="000000" w:themeColor="text1"/>
          <w:sz w:val="22"/>
          <w:szCs w:val="22"/>
          <w:lang w:eastAsia="ko-KR"/>
        </w:rPr>
        <w:t>.</w:t>
      </w:r>
      <w:r w:rsidR="00C8732B" w:rsidRPr="008F62C9">
        <w:rPr>
          <w:color w:val="000000" w:themeColor="text1"/>
          <w:sz w:val="22"/>
          <w:szCs w:val="22"/>
          <w:lang w:eastAsia="zh-CN"/>
        </w:rPr>
        <w:t xml:space="preserve"> </w:t>
      </w:r>
      <w:ins w:id="23" w:author="Chen, Kun" w:date="2025-12-15T16:50:00Z" w16du:dateUtc="2025-12-15T21:50:00Z">
        <w:r w:rsidR="00D36907">
          <w:rPr>
            <w:color w:val="000000" w:themeColor="text1"/>
            <w:sz w:val="22"/>
            <w:szCs w:val="22"/>
            <w:lang w:eastAsia="zh-CN"/>
          </w:rPr>
          <w:t>W</w:t>
        </w:r>
      </w:ins>
      <w:del w:id="24" w:author="Chen, Kun" w:date="2025-12-15T16:50:00Z" w16du:dateUtc="2025-12-15T21:50:00Z">
        <w:r w:rsidR="00C8732B" w:rsidRPr="008F62C9" w:rsidDel="00D36907">
          <w:rPr>
            <w:color w:val="000000" w:themeColor="text1"/>
            <w:sz w:val="22"/>
            <w:szCs w:val="22"/>
            <w:lang w:eastAsia="zh-CN"/>
          </w:rPr>
          <w:delText>w</w:delText>
        </w:r>
      </w:del>
      <w:r w:rsidR="00C8732B" w:rsidRPr="008F62C9">
        <w:rPr>
          <w:color w:val="000000" w:themeColor="text1"/>
          <w:sz w:val="22"/>
          <w:szCs w:val="22"/>
          <w:lang w:eastAsia="zh-CN"/>
        </w:rPr>
        <w:t xml:space="preserve">e employed a diverse set of machine learning regressors suited for heterogeneous temporal data. These included generalized linear models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{"citationID":"FuAbMhqV","properties":{"formattedCitation":"\\super 17\\nosupersub{}","plainCitation":"17","noteIndex":0},"citationItems":[{"id":678,"uris":["http://zotero.org/users/14790911/items/SZZ4UGHW"],"itemData":{"id":678,"type":"webpage","title":"Generalized Linear Models on JSTOR","URL":"https://www.jstor.org/stable/2344614?seq=1","accessed":{"date-parts":[["2025",10,20]]}}}],"schema":"https://github.com/citation-style-language/schema/raw/master/csl-citation.json"}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17</w:t>
      </w:r>
      <w:r w:rsidR="00D72E79">
        <w:rPr>
          <w:color w:val="000000" w:themeColor="text1"/>
          <w:sz w:val="22"/>
          <w:szCs w:val="22"/>
          <w:lang w:eastAsia="zh-CN"/>
        </w:rPr>
        <w:fldChar w:fldCharType="end"/>
      </w:r>
      <w:r w:rsidR="00735168" w:rsidRPr="008F62C9">
        <w:rPr>
          <w:rFonts w:hint="eastAsia"/>
          <w:color w:val="000000" w:themeColor="text1"/>
          <w:sz w:val="22"/>
          <w:szCs w:val="22"/>
          <w:lang w:eastAsia="zh-CN"/>
        </w:rPr>
        <w:t xml:space="preserve">, </w:t>
      </w:r>
      <w:r w:rsidR="00C8732B" w:rsidRPr="008F62C9">
        <w:rPr>
          <w:color w:val="000000" w:themeColor="text1"/>
          <w:sz w:val="22"/>
          <w:szCs w:val="22"/>
          <w:lang w:eastAsia="zh-CN"/>
        </w:rPr>
        <w:t>generalized additive models</w:t>
      </w:r>
      <w:r w:rsidR="00DC045C"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{"citationID":"mzPY9HkX","properties":{"formattedCitation":"\\super 18\\nosupersub{}","plainCitation":"18","noteIndex":0},"citationItems":[{"id":680,"uris":["http://zotero.org/users/14790911/items/X9DJR6CV"],"itemData":{"id":680,"type":"book","abstract":"The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self-study.","edition":"2","event-place":"New York","ISBN":"978-1-315-37027-9","note":"DOI: 10.1201/9781315370279","number-of-pages":"496","publisher":"Chapman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18</w:t>
      </w:r>
      <w:r w:rsidR="00D72E79">
        <w:rPr>
          <w:color w:val="000000" w:themeColor="text1"/>
          <w:sz w:val="22"/>
          <w:szCs w:val="22"/>
          <w:lang w:eastAsia="zh-CN"/>
        </w:rPr>
        <w:fldChar w:fldCharType="end"/>
      </w:r>
      <w:r w:rsidR="00C8732B" w:rsidRPr="008F62C9">
        <w:rPr>
          <w:color w:val="000000" w:themeColor="text1"/>
          <w:sz w:val="22"/>
          <w:szCs w:val="22"/>
          <w:lang w:eastAsia="zh-CN"/>
        </w:rPr>
        <w:t xml:space="preserve">, regularized methods such as Elastic Net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{"citationID":"itiD2tqB","properties":{"formattedCitation":"\\super 19\\nosupersub{}","plainCitation":"19","noteIndex":0},"citationItems":[{"id":682,"uris":["http://zotero.org/users/14790911/items/E553XU9C"],"itemData":{"id":682,"type":"article-journal","container-title":"Journal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19</w:t>
      </w:r>
      <w:r w:rsidR="00D72E79">
        <w:rPr>
          <w:color w:val="000000" w:themeColor="text1"/>
          <w:sz w:val="22"/>
          <w:szCs w:val="22"/>
          <w:lang w:eastAsia="zh-CN"/>
        </w:rPr>
        <w:fldChar w:fldCharType="end"/>
      </w:r>
      <w:r w:rsidR="00C8732B" w:rsidRPr="008F62C9">
        <w:rPr>
          <w:color w:val="000000" w:themeColor="text1"/>
          <w:sz w:val="22"/>
          <w:szCs w:val="22"/>
          <w:lang w:eastAsia="zh-CN"/>
        </w:rPr>
        <w:t>, kernel-based models</w:t>
      </w:r>
      <w:r w:rsidR="000E7472"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{"citationID":"THj8fjO8","properties":{"formattedCitation":"\\super 20\\nosupersub{}","plainCitation":"20","noteIndex":0},"citationItems":[{"id":685,"uris":["http://zotero.org/users/14790911/items/BNEHXB7W"],"itemData":{"id":685,"type":"article-journal","abstract":"Thesupport-vector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20</w:t>
      </w:r>
      <w:r w:rsidR="00D72E79">
        <w:rPr>
          <w:color w:val="000000" w:themeColor="text1"/>
          <w:sz w:val="22"/>
          <w:szCs w:val="22"/>
          <w:lang w:eastAsia="zh-CN"/>
        </w:rPr>
        <w:fldChar w:fldCharType="end"/>
      </w:r>
      <w:r w:rsidR="000E7472" w:rsidRPr="008F62C9">
        <w:rPr>
          <w:rFonts w:hint="eastAsia"/>
          <w:color w:val="000000" w:themeColor="text1"/>
          <w:sz w:val="22"/>
          <w:szCs w:val="22"/>
          <w:lang w:eastAsia="zh-CN"/>
        </w:rPr>
        <w:t xml:space="preserve">, </w:t>
      </w:r>
      <w:r w:rsidR="00C8732B" w:rsidRPr="008F62C9">
        <w:rPr>
          <w:color w:val="000000" w:themeColor="text1"/>
          <w:sz w:val="22"/>
          <w:szCs w:val="22"/>
          <w:lang w:eastAsia="zh-CN"/>
        </w:rPr>
        <w:t>neural networks</w:t>
      </w:r>
      <w:r w:rsidR="00FD13F1"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{"citationID":"gng0NXA3","properties":{"formattedCitation":"\\super 21\\nosupersub{}","plainCitation":"21","noteIndex":0},"citationItems":[{"id":689,"uris":["http://zotero.org/users/14790911/items/QGS4UJQJ"],"itemData":{"id":689,"type":"book","abstract":"This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non-specialists.","event-place":"Cambridge","ISBN":"978-0-521-71770-0","note":"DOI: 10.1017/CBO9780511812651","publisher":"Cambridge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21</w:t>
      </w:r>
      <w:r w:rsidR="00D72E79">
        <w:rPr>
          <w:color w:val="000000" w:themeColor="text1"/>
          <w:sz w:val="22"/>
          <w:szCs w:val="22"/>
          <w:lang w:eastAsia="zh-CN"/>
        </w:rPr>
        <w:fldChar w:fldCharType="end"/>
      </w:r>
      <w:r w:rsidR="00C8732B" w:rsidRPr="008F62C9">
        <w:rPr>
          <w:color w:val="000000" w:themeColor="text1"/>
          <w:sz w:val="22"/>
          <w:szCs w:val="22"/>
          <w:lang w:eastAsia="zh-CN"/>
        </w:rPr>
        <w:t>, and tree-based approaches</w:t>
      </w:r>
      <w:r w:rsidR="009E7427"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{"citationID":"oVtFUsyH","properties":{"formattedCitation":"\\super 22\\nosupersub{}","plainCitation":"22","noteIndex":0},"citationItems":[{"id":692,"uris":["http://zotero.org/users/14790911/items/9VMQ7P87"],"itemData":{"id":692,"type":"book","abstract":"The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properties.","event-place":"New York","ISBN":"978-1-315-13947-0","note":"DOI: 10.1201/9781315139470","number-of-pages":"368","publisher":"Chapman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22</w:t>
      </w:r>
      <w:r w:rsidR="00D72E79">
        <w:rPr>
          <w:color w:val="000000" w:themeColor="text1"/>
          <w:sz w:val="22"/>
          <w:szCs w:val="22"/>
          <w:lang w:eastAsia="zh-CN"/>
        </w:rPr>
        <w:fldChar w:fldCharType="end"/>
      </w:r>
      <w:r w:rsidR="00C8732B" w:rsidRPr="008F62C9">
        <w:rPr>
          <w:color w:val="000000" w:themeColor="text1"/>
          <w:sz w:val="22"/>
          <w:szCs w:val="22"/>
          <w:lang w:eastAsia="zh-CN"/>
        </w:rPr>
        <w:t>.</w:t>
      </w:r>
      <w:r w:rsidR="00C8732B" w:rsidRPr="008F62C9">
        <w:rPr>
          <w:rFonts w:hint="eastAsia"/>
          <w:color w:val="000000" w:themeColor="text1"/>
          <w:sz w:val="22"/>
          <w:szCs w:val="22"/>
          <w:lang w:eastAsia="zh-CN"/>
        </w:rPr>
        <w:t xml:space="preserve"> </w:t>
      </w:r>
      <w:r w:rsidR="00C8732B" w:rsidRPr="008F62C9">
        <w:rPr>
          <w:color w:val="000000" w:themeColor="text1"/>
          <w:sz w:val="22"/>
          <w:szCs w:val="22"/>
          <w:lang w:eastAsia="zh-CN"/>
        </w:rPr>
        <w:t xml:space="preserve">We further applied the </w:t>
      </w:r>
      <w:proofErr w:type="spellStart"/>
      <w:r w:rsidR="00C8732B" w:rsidRPr="008F62C9">
        <w:rPr>
          <w:color w:val="000000" w:themeColor="text1"/>
          <w:sz w:val="22"/>
          <w:szCs w:val="22"/>
          <w:lang w:eastAsia="zh-CN"/>
        </w:rPr>
        <w:t>SuperLearner</w:t>
      </w:r>
      <w:proofErr w:type="spellEnd"/>
      <w:r w:rsidR="00C8732B" w:rsidRPr="008F62C9">
        <w:rPr>
          <w:color w:val="000000" w:themeColor="text1"/>
          <w:sz w:val="22"/>
          <w:szCs w:val="22"/>
          <w:lang w:eastAsia="zh-CN"/>
        </w:rPr>
        <w:t xml:space="preserve"> R package</w:t>
      </w:r>
      <w:r w:rsidR="00F656CF" w:rsidRPr="008F62C9">
        <w:rPr>
          <w:rFonts w:hint="eastAsia"/>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{"citationID":"7Sh4JDjn","properties":{"formattedCitation":"\\super 23\\nosupersub{}","plainCitation":"23","noteIndex":0},"citationItems":[{"id":693,"uris":["http://zotero.org/users/14790911/items/4CKSSF5E"],"itemData":{"id":693,"type":"article-journal","container-title":"U.C.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23</w:t>
      </w:r>
      <w:r w:rsidR="00D72E79">
        <w:rPr>
          <w:color w:val="000000" w:themeColor="text1"/>
          <w:sz w:val="22"/>
          <w:szCs w:val="22"/>
          <w:lang w:eastAsia="zh-CN"/>
        </w:rPr>
        <w:fldChar w:fldCharType="end"/>
      </w:r>
      <w:r w:rsidR="00C8732B" w:rsidRPr="008F62C9">
        <w:rPr>
          <w:color w:val="000000" w:themeColor="text1"/>
          <w:sz w:val="22"/>
          <w:szCs w:val="22"/>
          <w:lang w:eastAsia="zh-CN"/>
        </w:rPr>
        <w:t>, an ensemble learning framework that optimally combines multiple algorithms</w:t>
      </w:r>
      <w:del w:id="25" w:author="Chen, Kun" w:date="2025-12-15T16:49:00Z" w16du:dateUtc="2025-12-15T21:49:00Z">
        <w:r w:rsidR="00C8732B" w:rsidRPr="008F62C9" w:rsidDel="00D36907">
          <w:rPr>
            <w:color w:val="000000" w:themeColor="text1"/>
            <w:sz w:val="22"/>
            <w:szCs w:val="22"/>
            <w:lang w:eastAsia="zh-CN"/>
          </w:rPr>
          <w:delText xml:space="preserve"> via cross-validated stacking</w:delText>
        </w:r>
      </w:del>
      <w:r w:rsidR="00C8732B" w:rsidRPr="008F62C9">
        <w:rPr>
          <w:color w:val="000000" w:themeColor="text1"/>
          <w:sz w:val="22"/>
          <w:szCs w:val="22"/>
          <w:lang w:eastAsia="zh-CN"/>
        </w:rPr>
        <w:t xml:space="preserve">. </w:t>
      </w:r>
      <w:ins w:id="26" w:author="Chen, Kun" w:date="2025-12-15T16:49:00Z" w16du:dateUtc="2025-12-15T21:49:00Z">
        <w:r w:rsidR="00D36907">
          <w:rPr>
            <w:color w:val="000000" w:themeColor="text1"/>
            <w:sz w:val="22"/>
            <w:szCs w:val="22"/>
            <w:lang w:eastAsia="zh-CN"/>
          </w:rPr>
          <w:t>Specifically, w</w:t>
        </w:r>
      </w:ins>
      <w:del w:id="27" w:author="Chen, Kun" w:date="2025-12-15T16:49:00Z" w16du:dateUtc="2025-12-15T21:49:00Z">
        <w:r w:rsidR="00A24F20" w:rsidRPr="008F62C9" w:rsidDel="00D36907">
          <w:rPr>
            <w:color w:val="000000" w:themeColor="text1"/>
            <w:sz w:val="22"/>
            <w:szCs w:val="22"/>
            <w:lang w:eastAsia="zh-CN"/>
          </w:rPr>
          <w:delText>W</w:delText>
        </w:r>
      </w:del>
      <w:r w:rsidR="00A24F20" w:rsidRPr="008F62C9">
        <w:rPr>
          <w:color w:val="000000" w:themeColor="text1"/>
          <w:sz w:val="22"/>
          <w:szCs w:val="22"/>
          <w:lang w:eastAsia="zh-CN"/>
        </w:rPr>
        <w:t xml:space="preserve">e applied a </w:t>
      </w:r>
      <w:proofErr w:type="spellStart"/>
      <w:r w:rsidR="00A24F20" w:rsidRPr="008F62C9">
        <w:rPr>
          <w:color w:val="000000" w:themeColor="text1"/>
          <w:sz w:val="22"/>
          <w:szCs w:val="22"/>
          <w:lang w:eastAsia="zh-CN"/>
        </w:rPr>
        <w:t>SuperLearner</w:t>
      </w:r>
      <w:proofErr w:type="spellEnd"/>
      <w:r w:rsidR="00A24F20" w:rsidRPr="008F62C9">
        <w:rPr>
          <w:color w:val="000000" w:themeColor="text1"/>
          <w:sz w:val="22"/>
          <w:szCs w:val="22"/>
          <w:lang w:eastAsia="zh-CN"/>
        </w:rPr>
        <w:t xml:space="preserve"> ensemble </w:t>
      </w:r>
      <w:del w:id="28" w:author="Chen, Kun" w:date="2025-12-15T16:49:00Z" w16du:dateUtc="2025-12-15T21:49:00Z">
        <w:r w:rsidR="00A24F20" w:rsidRPr="008F62C9" w:rsidDel="004270FE">
          <w:rPr>
            <w:color w:val="000000" w:themeColor="text1"/>
            <w:sz w:val="22"/>
            <w:szCs w:val="22"/>
            <w:lang w:eastAsia="zh-CN"/>
          </w:rPr>
          <w:delText xml:space="preserve">combining CART, GLM, and Elastic Net base learners </w:delText>
        </w:r>
      </w:del>
      <w:r w:rsidR="00A24F20" w:rsidRPr="008F62C9">
        <w:rPr>
          <w:color w:val="000000" w:themeColor="text1"/>
          <w:sz w:val="22"/>
          <w:szCs w:val="22"/>
          <w:lang w:eastAsia="zh-CN"/>
        </w:rPr>
        <w:t>to balance interpretability, flexibility, and regularization</w:t>
      </w:r>
      <w:ins w:id="29" w:author="Chen, Kun" w:date="2025-12-15T16:49:00Z" w16du:dateUtc="2025-12-15T21:49:00Z">
        <w:r w:rsidR="004270FE">
          <w:rPr>
            <w:color w:val="000000" w:themeColor="text1"/>
            <w:sz w:val="22"/>
            <w:szCs w:val="22"/>
            <w:lang w:eastAsia="zh-CN"/>
          </w:rPr>
          <w:t xml:space="preserve">, which </w:t>
        </w:r>
      </w:ins>
      <w:del w:id="30" w:author="Chen, Kun" w:date="2025-12-15T16:49:00Z" w16du:dateUtc="2025-12-15T21:49:00Z">
        <w:r w:rsidR="00A24F20" w:rsidRPr="008F62C9" w:rsidDel="004270FE">
          <w:rPr>
            <w:color w:val="000000" w:themeColor="text1"/>
            <w:sz w:val="22"/>
            <w:szCs w:val="22"/>
            <w:lang w:eastAsia="zh-CN"/>
          </w:rPr>
          <w:delText xml:space="preserve">. This ensemble </w:delText>
        </w:r>
      </w:del>
      <w:r w:rsidR="00A24F20" w:rsidRPr="008F62C9">
        <w:rPr>
          <w:color w:val="000000" w:themeColor="text1"/>
          <w:sz w:val="22"/>
          <w:szCs w:val="22"/>
          <w:lang w:eastAsia="zh-CN"/>
        </w:rPr>
        <w:t xml:space="preserve">pools complementary models—CART for nonlinear patterns, GLM for main effects, and Elastic Net for correlated predictors—through cross-validated stacking to approximate the optimal weighted combination. </w:t>
      </w:r>
      <w:commentRangeStart w:id="31"/>
      <w:r w:rsidR="00A24F20" w:rsidRPr="008F62C9">
        <w:rPr>
          <w:color w:val="000000" w:themeColor="text1"/>
          <w:sz w:val="22"/>
          <w:szCs w:val="22"/>
          <w:lang w:eastAsia="zh-CN"/>
        </w:rPr>
        <w:t xml:space="preserve">By jointly leveraging information across countries or feature sets, the approach stabilizes variant fitness estimates and mitigates noise in data-sparse contexts. </w:t>
      </w:r>
      <w:commentRangeEnd w:id="31"/>
      <w:r w:rsidR="00752982">
        <w:rPr>
          <w:rStyle w:val="CommentReference"/>
        </w:rPr>
        <w:commentReference w:id="31"/>
      </w:r>
      <w:commentRangeStart w:id="32"/>
      <w:r w:rsidR="00C93B2D" w:rsidRPr="0074388B">
        <w:rPr>
          <w:rFonts w:eastAsiaTheme="minorEastAsia" w:hint="eastAsia"/>
          <w:color w:val="FF0000"/>
          <w:sz w:val="22"/>
          <w:szCs w:val="22"/>
          <w:lang w:eastAsia="ko-KR"/>
        </w:rPr>
        <w:t xml:space="preserve">[add a couple of sentences on </w:t>
      </w:r>
      <w:r w:rsidR="00A84B62" w:rsidRPr="0074388B">
        <w:rPr>
          <w:rFonts w:eastAsiaTheme="minorEastAsia"/>
          <w:color w:val="FF0000"/>
          <w:sz w:val="22"/>
          <w:szCs w:val="22"/>
          <w:lang w:eastAsia="ko-KR"/>
        </w:rPr>
        <w:t>Figure</w:t>
      </w:r>
      <w:r w:rsidR="00C93B2D" w:rsidRPr="0074388B">
        <w:rPr>
          <w:rFonts w:eastAsiaTheme="minorEastAsia" w:hint="eastAsia"/>
          <w:color w:val="FF0000"/>
          <w:sz w:val="22"/>
          <w:szCs w:val="22"/>
          <w:lang w:eastAsia="ko-KR"/>
        </w:rPr>
        <w:t xml:space="preserve"> 2. </w:t>
      </w:r>
      <w:r w:rsidR="00C93B2D" w:rsidRPr="0074388B">
        <w:rPr>
          <w:rFonts w:eastAsiaTheme="minorEastAsia"/>
          <w:color w:val="FF0000"/>
          <w:sz w:val="22"/>
          <w:szCs w:val="22"/>
          <w:lang w:eastAsia="ko-KR"/>
        </w:rPr>
        <w:t>H</w:t>
      </w:r>
      <w:r w:rsidR="00C93B2D" w:rsidRPr="0074388B">
        <w:rPr>
          <w:rFonts w:eastAsiaTheme="minorEastAsia" w:hint="eastAsia"/>
          <w:color w:val="FF0000"/>
          <w:sz w:val="22"/>
          <w:szCs w:val="22"/>
          <w:lang w:eastAsia="ko-KR"/>
        </w:rPr>
        <w:t>ow to divide the train and test data</w:t>
      </w:r>
      <w:r w:rsidR="0074388B" w:rsidRPr="0074388B">
        <w:rPr>
          <w:rFonts w:eastAsiaTheme="minorEastAsia" w:hint="eastAsia"/>
          <w:color w:val="FF0000"/>
          <w:sz w:val="22"/>
          <w:szCs w:val="22"/>
          <w:lang w:eastAsia="ko-KR"/>
        </w:rPr>
        <w:t xml:space="preserve"> and what is CV folds and algorithms for fit model, </w:t>
      </w:r>
      <w:r w:rsidR="0074388B" w:rsidRPr="0074388B">
        <w:rPr>
          <w:rFonts w:eastAsiaTheme="minorEastAsia"/>
          <w:color w:val="FF0000"/>
          <w:sz w:val="22"/>
          <w:szCs w:val="22"/>
          <w:lang w:eastAsia="ko-KR"/>
        </w:rPr>
        <w:t>evaluate</w:t>
      </w:r>
      <w:r w:rsidR="0074388B" w:rsidRPr="0074388B">
        <w:rPr>
          <w:rFonts w:eastAsiaTheme="minorEastAsia" w:hint="eastAsia"/>
          <w:color w:val="FF0000"/>
          <w:sz w:val="22"/>
          <w:szCs w:val="22"/>
          <w:lang w:eastAsia="ko-KR"/>
        </w:rPr>
        <w:t xml:space="preserve"> test fold, model score etc.]</w:t>
      </w:r>
      <w:commentRangeEnd w:id="32"/>
      <w:r w:rsidR="00C11D52">
        <w:rPr>
          <w:rStyle w:val="CommentReference"/>
        </w:rPr>
        <w:commentReference w:id="32"/>
      </w:r>
    </w:p>
    <w:p w14:paraId="0CED6468" w14:textId="77777777" w:rsidR="0074388B" w:rsidRDefault="0074388B" w:rsidP="00C8732B">
      <w:pPr>
        <w:pStyle w:val="BodyText"/>
        <w:spacing w:line="276" w:lineRule="auto"/>
        <w:ind w:left="0"/>
        <w:jc w:val="both"/>
        <w:rPr>
          <w:rFonts w:eastAsiaTheme="minorEastAsia"/>
          <w:color w:val="FF0000"/>
          <w:sz w:val="22"/>
          <w:szCs w:val="22"/>
          <w:lang w:eastAsia="ko-KR"/>
        </w:rPr>
      </w:pPr>
    </w:p>
    <w:p w14:paraId="52C99CF1" w14:textId="77777777" w:rsidR="0074388B" w:rsidRPr="008F62C9" w:rsidRDefault="0074388B" w:rsidP="0074388B">
      <w:pPr>
        <w:pStyle w:val="BodyText"/>
        <w:spacing w:line="276" w:lineRule="auto"/>
        <w:ind w:left="0"/>
        <w:jc w:val="center"/>
        <w:rPr>
          <w:color w:val="000000" w:themeColor="text1"/>
          <w:sz w:val="22"/>
          <w:szCs w:val="22"/>
          <w:lang w:eastAsia="zh-CN"/>
        </w:rPr>
      </w:pPr>
      <w:r w:rsidRPr="0062015A">
        <w:rPr>
          <w:noProof/>
          <w:color w:val="000000" w:themeColor="text1"/>
          <w:sz w:val="22"/>
          <w:szCs w:val="22"/>
          <w:lang w:eastAsia="zh-CN"/>
        </w:rPr>
        <w:lastRenderedPageBreak/>
        <w:drawing>
          <wp:inline distT="0" distB="0" distL="0" distR="0" wp14:anchorId="7C380E4F" wp14:editId="0D89E244">
            <wp:extent cx="5486400" cy="2339187"/>
            <wp:effectExtent l="0" t="0" r="0" b="0"/>
            <wp:docPr id="92224677" name="Picture 1" descr="A flowchart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4677" name="Picture 1" descr="A flowchart of a model&#10;&#10;AI-generated content may be incorrect."/>
                    <pic:cNvPicPr/>
                  </pic:nvPicPr>
                  <pic:blipFill>
                    <a:blip r:embed="rId14"/>
                    <a:stretch>
                      <a:fillRect/>
                    </a:stretch>
                  </pic:blipFill>
                  <pic:spPr>
                    <a:xfrm>
                      <a:off x="0" y="0"/>
                      <a:ext cx="5486400" cy="2339187"/>
                    </a:xfrm>
                    <a:prstGeom prst="rect">
                      <a:avLst/>
                    </a:prstGeom>
                  </pic:spPr>
                </pic:pic>
              </a:graphicData>
            </a:graphic>
          </wp:inline>
        </w:drawing>
      </w:r>
    </w:p>
    <w:p w14:paraId="1B969DFF" w14:textId="77777777" w:rsidR="0074388B" w:rsidRPr="008F62C9" w:rsidRDefault="0074388B" w:rsidP="0074388B">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ko-KR"/>
        </w:rPr>
        <w:t xml:space="preserve">Figure </w:t>
      </w:r>
      <w:r w:rsidRPr="008F62C9">
        <w:rPr>
          <w:rFonts w:eastAsiaTheme="minorEastAsia"/>
          <w:color w:val="000000" w:themeColor="text1"/>
          <w:sz w:val="20"/>
          <w:szCs w:val="20"/>
          <w:lang w:eastAsia="zh-CN"/>
        </w:rPr>
        <w:t>2</w:t>
      </w:r>
      <w:r w:rsidRPr="008F62C9">
        <w:rPr>
          <w:rFonts w:eastAsiaTheme="minorEastAsia"/>
          <w:color w:val="000000" w:themeColor="text1"/>
          <w:sz w:val="20"/>
          <w:szCs w:val="20"/>
          <w:lang w:eastAsia="ko-KR"/>
        </w:rPr>
        <w:t xml:space="preserve">. Modeling framework. Variant shares from the first N weeks were used to predict </w:t>
      </w:r>
      <w:commentRangeStart w:id="33"/>
      <w:r w:rsidRPr="008F228D">
        <w:rPr>
          <w:rFonts w:eastAsiaTheme="minorEastAsia"/>
          <w:color w:val="000000" w:themeColor="text1"/>
          <w:sz w:val="20"/>
          <w:szCs w:val="20"/>
          <w:highlight w:val="yellow"/>
          <w:lang w:eastAsia="ko-KR"/>
          <w:rPrChange w:id="34" w:author="Chen, Kun" w:date="2025-12-15T17:00:00Z" w16du:dateUtc="2025-12-15T22:00:00Z">
            <w:rPr>
              <w:rFonts w:eastAsiaTheme="minorEastAsia"/>
              <w:color w:val="000000" w:themeColor="text1"/>
              <w:sz w:val="20"/>
              <w:szCs w:val="20"/>
              <w:lang w:eastAsia="ko-KR"/>
            </w:rPr>
          </w:rPrChange>
        </w:rPr>
        <w:t>monthly peak</w:t>
      </w:r>
      <w:r w:rsidRPr="008F62C9">
        <w:rPr>
          <w:rFonts w:eastAsiaTheme="minorEastAsia"/>
          <w:color w:val="000000" w:themeColor="text1"/>
          <w:sz w:val="20"/>
          <w:szCs w:val="20"/>
          <w:lang w:eastAsia="ko-KR"/>
        </w:rPr>
        <w:t xml:space="preserve"> share and duration above 10% share</w:t>
      </w:r>
      <w:commentRangeEnd w:id="33"/>
      <w:r w:rsidR="00752982">
        <w:rPr>
          <w:rStyle w:val="CommentReference"/>
        </w:rPr>
        <w:commentReference w:id="33"/>
      </w:r>
      <w:r w:rsidRPr="008F62C9">
        <w:rPr>
          <w:rFonts w:eastAsiaTheme="minorEastAsia"/>
          <w:color w:val="000000" w:themeColor="text1"/>
          <w:sz w:val="20"/>
          <w:szCs w:val="20"/>
          <w:lang w:eastAsia="ko-KR"/>
        </w:rPr>
        <w:t xml:space="preserve">. Features included handcrafted and Rcatch22 descriptors. </w:t>
      </w:r>
    </w:p>
    <w:p w14:paraId="54C90BC6" w14:textId="77777777" w:rsidR="0074388B" w:rsidRPr="0074388B" w:rsidRDefault="0074388B" w:rsidP="00C8732B">
      <w:pPr>
        <w:pStyle w:val="BodyText"/>
        <w:spacing w:line="276" w:lineRule="auto"/>
        <w:ind w:left="0"/>
        <w:jc w:val="both"/>
        <w:rPr>
          <w:rFonts w:eastAsiaTheme="minorEastAsia"/>
          <w:color w:val="000000" w:themeColor="text1"/>
          <w:sz w:val="22"/>
          <w:szCs w:val="22"/>
          <w:lang w:eastAsia="ko-KR"/>
        </w:rPr>
      </w:pPr>
    </w:p>
    <w:p w14:paraId="305ADBAD" w14:textId="77777777" w:rsidR="001C22C6" w:rsidRPr="008F62C9" w:rsidRDefault="001C22C6" w:rsidP="00C8732B">
      <w:pPr>
        <w:pStyle w:val="BodyText"/>
        <w:spacing w:line="276" w:lineRule="auto"/>
        <w:ind w:left="0"/>
        <w:jc w:val="both"/>
        <w:rPr>
          <w:rFonts w:eastAsiaTheme="minorEastAsia"/>
          <w:color w:val="000000" w:themeColor="text1"/>
          <w:sz w:val="22"/>
          <w:szCs w:val="22"/>
          <w:lang w:eastAsia="ko-KR"/>
        </w:rPr>
      </w:pPr>
    </w:p>
    <w:p w14:paraId="73513BB8" w14:textId="32118281" w:rsidR="0052192E" w:rsidRPr="008F62C9" w:rsidRDefault="00BC39DF" w:rsidP="00C60F3F">
      <w:pPr>
        <w:pStyle w:val="BodyText"/>
        <w:spacing w:line="276" w:lineRule="auto"/>
        <w:ind w:left="0"/>
        <w:jc w:val="both"/>
        <w:rPr>
          <w:color w:val="000000" w:themeColor="text1"/>
          <w:sz w:val="22"/>
          <w:szCs w:val="22"/>
          <w:lang w:eastAsia="zh-CN"/>
        </w:rPr>
      </w:pPr>
      <w:r w:rsidRPr="00BC39DF">
        <w:rPr>
          <w:rFonts w:eastAsiaTheme="minorEastAsia" w:hint="eastAsia"/>
          <w:b/>
          <w:bCs/>
          <w:color w:val="000000" w:themeColor="text1"/>
          <w:sz w:val="22"/>
          <w:szCs w:val="22"/>
          <w:lang w:eastAsia="ko-KR"/>
        </w:rPr>
        <w:t>Evaluation of m</w:t>
      </w:r>
      <w:r w:rsidR="00C77005" w:rsidRPr="00BC39DF">
        <w:rPr>
          <w:rFonts w:eastAsiaTheme="minorEastAsia" w:hint="eastAsia"/>
          <w:b/>
          <w:bCs/>
          <w:color w:val="000000" w:themeColor="text1"/>
          <w:sz w:val="22"/>
          <w:szCs w:val="22"/>
          <w:lang w:eastAsia="ko-KR"/>
        </w:rPr>
        <w:t>odel performance</w:t>
      </w:r>
      <w:r w:rsidRPr="00BC39DF">
        <w:rPr>
          <w:rFonts w:eastAsiaTheme="minorEastAsia" w:hint="eastAsia"/>
          <w:b/>
          <w:bCs/>
          <w:color w:val="000000" w:themeColor="text1"/>
          <w:sz w:val="22"/>
          <w:szCs w:val="22"/>
          <w:lang w:eastAsia="ko-KR"/>
        </w:rPr>
        <w:t xml:space="preserve"> and interpretation</w:t>
      </w:r>
      <w:r w:rsidR="00C77005">
        <w:rPr>
          <w:rFonts w:eastAsiaTheme="minorEastAsia" w:hint="eastAsia"/>
          <w:color w:val="000000" w:themeColor="text1"/>
          <w:sz w:val="22"/>
          <w:szCs w:val="22"/>
          <w:lang w:eastAsia="ko-KR"/>
        </w:rPr>
        <w:t>.</w:t>
      </w:r>
      <w:del w:id="35" w:author="Chen, Kun" w:date="2025-12-15T17:02:00Z" w16du:dateUtc="2025-12-15T22:02:00Z">
        <w:r w:rsidR="00C77005" w:rsidDel="008F228D">
          <w:rPr>
            <w:rFonts w:eastAsiaTheme="minorEastAsia" w:hint="eastAsia"/>
            <w:color w:val="000000" w:themeColor="text1"/>
            <w:sz w:val="22"/>
            <w:szCs w:val="22"/>
            <w:lang w:eastAsia="ko-KR"/>
          </w:rPr>
          <w:delText xml:space="preserve"> </w:delText>
        </w:r>
        <w:r w:rsidR="00D010CA" w:rsidRPr="008F62C9" w:rsidDel="008F228D">
          <w:rPr>
            <w:color w:val="000000" w:themeColor="text1"/>
            <w:sz w:val="22"/>
            <w:szCs w:val="22"/>
            <w:lang w:eastAsia="zh-CN"/>
          </w:rPr>
          <w:delText xml:space="preserve">Performance was assessed separately for the two outcomes to align </w:delText>
        </w:r>
        <w:r w:rsidDel="008F228D">
          <w:rPr>
            <w:color w:val="000000" w:themeColor="text1"/>
            <w:sz w:val="22"/>
            <w:szCs w:val="22"/>
            <w:lang w:eastAsia="zh-CN"/>
          </w:rPr>
          <w:delText xml:space="preserve">the </w:delText>
        </w:r>
        <w:r w:rsidR="00D010CA" w:rsidRPr="008F62C9" w:rsidDel="008F228D">
          <w:rPr>
            <w:color w:val="000000" w:themeColor="text1"/>
            <w:sz w:val="22"/>
            <w:szCs w:val="22"/>
            <w:lang w:eastAsia="zh-CN"/>
          </w:rPr>
          <w:delText>evaluation with their statistical nature.</w:delText>
        </w:r>
      </w:del>
      <w:r w:rsidR="00D010CA" w:rsidRPr="008F62C9">
        <w:rPr>
          <w:color w:val="000000" w:themeColor="text1"/>
          <w:sz w:val="22"/>
          <w:szCs w:val="22"/>
          <w:lang w:eastAsia="zh-CN"/>
        </w:rPr>
        <w:t xml:space="preserve"> For the categorical outcome</w:t>
      </w:r>
      <w:ins w:id="36" w:author="Chen, Kun" w:date="2025-12-15T17:02:00Z" w16du:dateUtc="2025-12-15T22:02:00Z">
        <w:r w:rsidR="008F228D">
          <w:rPr>
            <w:color w:val="000000" w:themeColor="text1"/>
            <w:sz w:val="22"/>
            <w:szCs w:val="22"/>
            <w:lang w:eastAsia="zh-CN"/>
          </w:rPr>
          <w:t>s</w:t>
        </w:r>
      </w:ins>
      <w:r w:rsidR="00D010CA" w:rsidRPr="008F62C9">
        <w:rPr>
          <w:color w:val="000000" w:themeColor="text1"/>
          <w:sz w:val="22"/>
          <w:szCs w:val="22"/>
          <w:lang w:eastAsia="zh-CN"/>
        </w:rPr>
        <w:t xml:space="preserve"> of </w:t>
      </w:r>
      <w:r w:rsidR="00F72326" w:rsidRPr="008F228D">
        <w:rPr>
          <w:color w:val="000000" w:themeColor="text1"/>
          <w:sz w:val="22"/>
          <w:szCs w:val="22"/>
          <w:highlight w:val="yellow"/>
          <w:lang w:eastAsia="zh-CN"/>
          <w:rPrChange w:id="37" w:author="Chen, Kun" w:date="2025-12-15T17:00:00Z" w16du:dateUtc="2025-12-15T22:00:00Z">
            <w:rPr>
              <w:color w:val="000000" w:themeColor="text1"/>
              <w:sz w:val="22"/>
              <w:szCs w:val="22"/>
              <w:lang w:eastAsia="zh-CN"/>
            </w:rPr>
          </w:rPrChange>
        </w:rPr>
        <w:t>weekly peak</w:t>
      </w:r>
      <w:r w:rsidR="00F72326">
        <w:rPr>
          <w:color w:val="000000" w:themeColor="text1"/>
          <w:sz w:val="22"/>
          <w:szCs w:val="22"/>
          <w:lang w:eastAsia="zh-CN"/>
        </w:rPr>
        <w:t xml:space="preserve"> and </w:t>
      </w:r>
      <w:r w:rsidR="00D010CA" w:rsidRPr="008F62C9">
        <w:rPr>
          <w:color w:val="000000" w:themeColor="text1"/>
          <w:sz w:val="22"/>
          <w:szCs w:val="22"/>
          <w:lang w:eastAsia="zh-CN"/>
        </w:rPr>
        <w:t xml:space="preserve">dominance duration, we reported </w:t>
      </w:r>
      <w:commentRangeStart w:id="38"/>
      <w:r w:rsidR="00D010CA" w:rsidRPr="008F62C9">
        <w:rPr>
          <w:color w:val="000000" w:themeColor="text1"/>
          <w:sz w:val="22"/>
          <w:szCs w:val="22"/>
          <w:lang w:eastAsia="zh-CN"/>
        </w:rPr>
        <w:t>overall accuracy and macro-F1</w:t>
      </w:r>
      <w:commentRangeEnd w:id="38"/>
      <w:r w:rsidR="008F228D">
        <w:rPr>
          <w:rStyle w:val="CommentReference"/>
        </w:rPr>
        <w:commentReference w:id="38"/>
      </w:r>
      <w:r w:rsidR="00D010CA" w:rsidRPr="008F62C9">
        <w:rPr>
          <w:color w:val="000000" w:themeColor="text1"/>
          <w:sz w:val="22"/>
          <w:szCs w:val="22"/>
          <w:lang w:eastAsia="zh-CN"/>
        </w:rPr>
        <w:t xml:space="preserve">, where accuracy summarizes </w:t>
      </w:r>
      <w:commentRangeStart w:id="39"/>
      <w:r w:rsidR="00D010CA" w:rsidRPr="008F62C9">
        <w:rPr>
          <w:color w:val="000000" w:themeColor="text1"/>
          <w:sz w:val="22"/>
          <w:szCs w:val="22"/>
          <w:lang w:eastAsia="zh-CN"/>
        </w:rPr>
        <w:t xml:space="preserve">the proportion of correct classifications </w:t>
      </w:r>
      <w:commentRangeEnd w:id="39"/>
      <w:r w:rsidR="001F2692">
        <w:rPr>
          <w:rStyle w:val="CommentReference"/>
        </w:rPr>
        <w:commentReference w:id="39"/>
      </w:r>
      <w:r w:rsidR="00D010CA" w:rsidRPr="008F62C9">
        <w:rPr>
          <w:color w:val="000000" w:themeColor="text1"/>
          <w:sz w:val="22"/>
          <w:szCs w:val="22"/>
          <w:lang w:eastAsia="zh-CN"/>
        </w:rPr>
        <w:t>and macro-F1 balances performance across imbalanced classes by averaging precision and recall equally</w:t>
      </w:r>
      <w:r w:rsidR="00AC7FB0"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{"citationID":"dNBdFGmU","properties":{"formattedCitation":"\\super 25\\nosupersub{}","plainCitation":"25","noteIndex":0},"citationItems":[{"id":697,"uris":["http://zotero.org/users/14790911/items/RQUHM9CC"],"itemData":{"id":697,"type":"article-journal","abstract":"This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25</w:t>
      </w:r>
      <w:r w:rsidR="00D72E79">
        <w:rPr>
          <w:color w:val="000000" w:themeColor="text1"/>
          <w:sz w:val="22"/>
          <w:szCs w:val="22"/>
          <w:lang w:eastAsia="zh-CN"/>
        </w:rPr>
        <w:fldChar w:fldCharType="end"/>
      </w:r>
      <w:r w:rsidR="00D010CA" w:rsidRPr="008F62C9">
        <w:rPr>
          <w:color w:val="000000" w:themeColor="text1"/>
          <w:sz w:val="22"/>
          <w:szCs w:val="22"/>
          <w:lang w:eastAsia="zh-CN"/>
        </w:rPr>
        <w:t>. To further interpret model behavior, we applied variable importance analysis and SHAP decomposition</w:t>
      </w:r>
      <w:r w:rsidR="008531A2" w:rsidRPr="008F62C9">
        <w:rPr>
          <w:color w:val="000000" w:themeColor="text1"/>
          <w:sz w:val="22"/>
          <w:szCs w:val="22"/>
          <w:lang w:eastAsia="zh-CN"/>
        </w:rPr>
        <w:t xml:space="preserve"> </w:t>
      </w:r>
      <w:r w:rsidR="00D72E79">
        <w:rPr>
          <w:color w:val="000000" w:themeColor="text1"/>
          <w:sz w:val="22"/>
          <w:szCs w:val="22"/>
          <w:lang w:eastAsia="zh-CN"/>
        </w:rPr>
        <w:fldChar w:fldCharType="begin"/>
      </w:r>
      <w:r w:rsidR="00D72E79">
        <w:rPr>
          <w:color w:val="000000" w:themeColor="text1"/>
          <w:sz w:val="22"/>
          <w:szCs w:val="22"/>
          <w:lang w:eastAsia="zh-CN"/>
        </w:rPr>
        <w:instrText xml:space="preserve"> ADDIN ZOTERO_ITEM CSL_CITATION {"citationID":"99x8lwSH","properties":{"formattedCitation":"\\super 26\\nosupersub{}","plainCitation":"26","noteIndex":0},"citationItems":[{"id":700,"uris":["http://zotero.org/users/14790911/items/YVFQ8PHQ"],"itemData":{"id":700,"type":"article","abstract":"Understanding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00D72E79">
        <w:rPr>
          <w:color w:val="000000" w:themeColor="text1"/>
          <w:sz w:val="22"/>
          <w:szCs w:val="22"/>
          <w:lang w:eastAsia="zh-CN"/>
        </w:rPr>
        <w:fldChar w:fldCharType="separate"/>
      </w:r>
      <w:r w:rsidR="00D72E79" w:rsidRPr="00D72E79">
        <w:rPr>
          <w:rFonts w:eastAsiaTheme="minorEastAsia"/>
          <w:color w:val="000000"/>
          <w:sz w:val="22"/>
          <w:vertAlign w:val="superscript"/>
          <w:lang w:eastAsia="ko-KR"/>
          <w14:ligatures w14:val="standardContextual"/>
        </w:rPr>
        <w:t>26</w:t>
      </w:r>
      <w:r w:rsidR="00D72E79">
        <w:rPr>
          <w:color w:val="000000" w:themeColor="text1"/>
          <w:sz w:val="22"/>
          <w:szCs w:val="22"/>
          <w:lang w:eastAsia="zh-CN"/>
        </w:rPr>
        <w:fldChar w:fldCharType="end"/>
      </w:r>
      <w:r w:rsidR="00D010CA" w:rsidRPr="008F62C9">
        <w:rPr>
          <w:color w:val="000000" w:themeColor="text1"/>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p w14:paraId="4485871B" w14:textId="77777777" w:rsidR="004B0005" w:rsidRDefault="004B0005" w:rsidP="004B0005">
      <w:pPr>
        <w:pStyle w:val="BodyText"/>
        <w:spacing w:line="276" w:lineRule="auto"/>
        <w:ind w:left="0"/>
        <w:jc w:val="both"/>
        <w:rPr>
          <w:rFonts w:eastAsiaTheme="minorEastAsia"/>
          <w:b/>
          <w:bCs/>
          <w:color w:val="000000" w:themeColor="text1"/>
          <w:spacing w:val="-10"/>
          <w:lang w:eastAsia="ko-KR"/>
        </w:rPr>
      </w:pPr>
    </w:p>
    <w:p w14:paraId="463F2C1B" w14:textId="652E83DC" w:rsidR="00E30D35" w:rsidRDefault="002C038B" w:rsidP="004B0005">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zh-CN"/>
        </w:rPr>
        <w:t>Results</w:t>
      </w:r>
    </w:p>
    <w:p w14:paraId="710D6B42" w14:textId="77777777" w:rsidR="00662470" w:rsidRDefault="00662470" w:rsidP="00662470">
      <w:pPr>
        <w:pStyle w:val="BodyText"/>
        <w:spacing w:line="276" w:lineRule="auto"/>
        <w:jc w:val="both"/>
        <w:rPr>
          <w:rFonts w:eastAsiaTheme="minorEastAsia"/>
          <w:b/>
          <w:bCs/>
          <w:color w:val="000000" w:themeColor="text1"/>
          <w:spacing w:val="-10"/>
          <w:lang w:eastAsia="zh-CN"/>
        </w:rPr>
      </w:pPr>
    </w:p>
    <w:p w14:paraId="4C889BE0" w14:textId="17DBD554" w:rsidR="00662470" w:rsidRPr="00E9134E" w:rsidRDefault="00662470" w:rsidP="00E9134E">
      <w:pPr>
        <w:pStyle w:val="BodyText"/>
        <w:ind w:left="0"/>
        <w:contextualSpacing/>
        <w:jc w:val="both"/>
        <w:rPr>
          <w:rFonts w:eastAsiaTheme="minorEastAsia"/>
          <w:color w:val="000000" w:themeColor="text1"/>
          <w:sz w:val="22"/>
          <w:szCs w:val="22"/>
          <w:lang w:eastAsia="zh-CN"/>
        </w:rPr>
      </w:pPr>
      <w:r w:rsidRPr="008F62C9">
        <w:rPr>
          <w:rFonts w:eastAsiaTheme="minorEastAsia"/>
          <w:b/>
          <w:bCs/>
          <w:color w:val="000000" w:themeColor="text1"/>
          <w:sz w:val="22"/>
          <w:szCs w:val="22"/>
          <w:lang w:eastAsia="ko-KR"/>
        </w:rPr>
        <w:t>Comparison of model prediction and observed dominant variants</w:t>
      </w:r>
      <w:r w:rsidR="005E79D6">
        <w:rPr>
          <w:rFonts w:eastAsiaTheme="minorEastAsia" w:hint="eastAsia"/>
          <w:b/>
          <w:bCs/>
          <w:color w:val="000000" w:themeColor="text1"/>
          <w:sz w:val="22"/>
          <w:szCs w:val="22"/>
          <w:lang w:eastAsia="ko-KR"/>
        </w:rPr>
        <w:t xml:space="preserve">. </w:t>
      </w:r>
      <w:r w:rsidR="005E79D6" w:rsidRPr="00577D85">
        <w:rPr>
          <w:rFonts w:eastAsiaTheme="minorEastAsia"/>
          <w:color w:val="000000" w:themeColor="text1"/>
          <w:sz w:val="22"/>
          <w:szCs w:val="22"/>
          <w:lang w:eastAsia="zh-CN"/>
        </w:rPr>
        <w:t xml:space="preserve">Table 3 summarizes model performance for the three most well-sampled countries under the operational definition of dominance (peak &gt;20% and duration ≥100 days). In both the United States and the United Kingdom, the model showed strong consistency: nearly all major lineages—including BA.2, BA.5 </w:t>
      </w:r>
      <w:proofErr w:type="spellStart"/>
      <w:r w:rsidR="005E79D6" w:rsidRPr="00577D85">
        <w:rPr>
          <w:rFonts w:eastAsiaTheme="minorEastAsia"/>
          <w:color w:val="000000" w:themeColor="text1"/>
          <w:sz w:val="22"/>
          <w:szCs w:val="22"/>
          <w:lang w:eastAsia="zh-CN"/>
        </w:rPr>
        <w:t>sublineages</w:t>
      </w:r>
      <w:proofErr w:type="spellEnd"/>
      <w:r w:rsidR="005E79D6" w:rsidRPr="00577D85">
        <w:rPr>
          <w:rFonts w:eastAsiaTheme="minorEastAsia"/>
          <w:color w:val="000000" w:themeColor="text1"/>
          <w:sz w:val="22"/>
          <w:szCs w:val="22"/>
          <w:lang w:eastAsia="zh-CN"/>
        </w:rPr>
        <w:t xml:space="preserve">, BQ.1.1, XBB.1.5, and JN.1—were correctly classified for both peak and duration, with only early variants (e.g., B.1.2 in the U.S., B.1.1 and B.1.1.7 in the U.K.) showing underestimation of peak magnitude. Results in South Korea were more heterogeneous: dominant variants were generally detected, but peak share was frequently underpredicted for Delta-related AY lineages and for later Omicron </w:t>
      </w:r>
      <w:proofErr w:type="spellStart"/>
      <w:r w:rsidR="005E79D6" w:rsidRPr="00577D85">
        <w:rPr>
          <w:rFonts w:eastAsiaTheme="minorEastAsia"/>
          <w:color w:val="000000" w:themeColor="text1"/>
          <w:sz w:val="22"/>
          <w:szCs w:val="22"/>
          <w:lang w:eastAsia="zh-CN"/>
        </w:rPr>
        <w:t>sublineages</w:t>
      </w:r>
      <w:proofErr w:type="spellEnd"/>
      <w:r w:rsidR="005E79D6" w:rsidRPr="00577D85">
        <w:rPr>
          <w:rFonts w:eastAsiaTheme="minorEastAsia"/>
          <w:color w:val="000000" w:themeColor="text1"/>
          <w:sz w:val="22"/>
          <w:szCs w:val="22"/>
          <w:lang w:eastAsia="zh-CN"/>
        </w:rPr>
        <w:t xml:space="preserve"> such as JN.1. Despite this, duration classification remained highly accurate across all three countries. Overall, the model achieves high agreement in the U.S. and U.K., with reduced peak-prediction stability in South Korea due to more variable early growth dynamics.</w:t>
      </w:r>
    </w:p>
    <w:p w14:paraId="2FD0B771" w14:textId="77777777" w:rsidR="00662470" w:rsidRDefault="00662470" w:rsidP="00662470">
      <w:pPr>
        <w:pStyle w:val="BodyText"/>
        <w:spacing w:line="276" w:lineRule="auto"/>
        <w:ind w:left="0"/>
        <w:rPr>
          <w:rFonts w:eastAsiaTheme="minorEastAsia"/>
          <w:b/>
          <w:bCs/>
          <w:color w:val="000000" w:themeColor="text1"/>
          <w:sz w:val="22"/>
          <w:szCs w:val="22"/>
          <w:lang w:eastAsia="zh-CN"/>
        </w:rPr>
      </w:pPr>
    </w:p>
    <w:tbl>
      <w:tblPr>
        <w:tblW w:w="0" w:type="auto"/>
        <w:jc w:val="center"/>
        <w:tblLook w:val="04A0" w:firstRow="1" w:lastRow="0" w:firstColumn="1" w:lastColumn="0" w:noHBand="0" w:noVBand="1"/>
      </w:tblPr>
      <w:tblGrid>
        <w:gridCol w:w="1201"/>
        <w:gridCol w:w="1329"/>
        <w:gridCol w:w="883"/>
        <w:gridCol w:w="883"/>
        <w:gridCol w:w="909"/>
        <w:gridCol w:w="909"/>
        <w:gridCol w:w="909"/>
        <w:gridCol w:w="909"/>
        <w:gridCol w:w="909"/>
        <w:gridCol w:w="909"/>
      </w:tblGrid>
      <w:tr w:rsidR="00662470" w:rsidRPr="004473F3" w14:paraId="5677909B" w14:textId="77777777" w:rsidTr="00133FA5">
        <w:trPr>
          <w:trHeight w:val="216"/>
          <w:jc w:val="center"/>
        </w:trPr>
        <w:tc>
          <w:tcPr>
            <w:tcW w:w="1201" w:type="dxa"/>
            <w:tcBorders>
              <w:top w:val="single" w:sz="8" w:space="0" w:color="auto"/>
              <w:left w:val="nil"/>
              <w:bottom w:val="single" w:sz="4" w:space="0" w:color="auto"/>
              <w:right w:val="nil"/>
            </w:tcBorders>
            <w:shd w:val="clear" w:color="000000" w:fill="FFFFFF"/>
            <w:noWrap/>
            <w:hideMark/>
          </w:tcPr>
          <w:p w14:paraId="751A466F"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Country</w:t>
            </w:r>
          </w:p>
        </w:tc>
        <w:tc>
          <w:tcPr>
            <w:tcW w:w="1329" w:type="dxa"/>
            <w:tcBorders>
              <w:top w:val="single" w:sz="8" w:space="0" w:color="auto"/>
              <w:left w:val="nil"/>
              <w:bottom w:val="single" w:sz="4" w:space="0" w:color="auto"/>
              <w:right w:val="nil"/>
            </w:tcBorders>
            <w:shd w:val="clear" w:color="000000" w:fill="FFFFFF"/>
            <w:noWrap/>
            <w:hideMark/>
          </w:tcPr>
          <w:p w14:paraId="0C0D0F1B" w14:textId="77777777" w:rsidR="00662470" w:rsidRPr="004473F3" w:rsidRDefault="00662470" w:rsidP="00133FA5">
            <w:pPr>
              <w:widowControl/>
              <w:autoSpaceDE/>
              <w:autoSpaceDN/>
              <w:rPr>
                <w:b/>
                <w:bCs/>
                <w:color w:val="000000"/>
                <w:sz w:val="14"/>
                <w:szCs w:val="14"/>
                <w:lang w:eastAsia="zh-CN"/>
              </w:rPr>
            </w:pPr>
            <w:r w:rsidRPr="004473F3">
              <w:rPr>
                <w:b/>
                <w:bCs/>
                <w:color w:val="000000"/>
                <w:sz w:val="14"/>
                <w:szCs w:val="14"/>
                <w:lang w:eastAsia="zh-CN"/>
              </w:rPr>
              <w:t>Lineage</w:t>
            </w:r>
          </w:p>
        </w:tc>
        <w:tc>
          <w:tcPr>
            <w:tcW w:w="883" w:type="dxa"/>
            <w:tcBorders>
              <w:top w:val="single" w:sz="8" w:space="0" w:color="auto"/>
              <w:left w:val="nil"/>
              <w:bottom w:val="single" w:sz="4" w:space="0" w:color="auto"/>
              <w:right w:val="nil"/>
            </w:tcBorders>
            <w:shd w:val="clear" w:color="000000" w:fill="FFFFFF"/>
            <w:noWrap/>
            <w:hideMark/>
          </w:tcPr>
          <w:p w14:paraId="6C093F2B" w14:textId="77777777" w:rsidR="00662470" w:rsidRPr="004473F3" w:rsidRDefault="00662470" w:rsidP="00133FA5">
            <w:pPr>
              <w:widowControl/>
              <w:autoSpaceDE/>
              <w:autoSpaceDN/>
              <w:rPr>
                <w:b/>
                <w:bCs/>
                <w:color w:val="000000"/>
                <w:sz w:val="14"/>
                <w:szCs w:val="14"/>
                <w:lang w:eastAsia="zh-CN"/>
              </w:rPr>
            </w:pPr>
            <w:r w:rsidRPr="004473F3">
              <w:rPr>
                <w:b/>
                <w:bCs/>
                <w:color w:val="000000"/>
                <w:sz w:val="14"/>
                <w:szCs w:val="14"/>
                <w:lang w:eastAsia="zh-CN"/>
              </w:rPr>
              <w:t>Onset date</w:t>
            </w:r>
          </w:p>
        </w:tc>
        <w:tc>
          <w:tcPr>
            <w:tcW w:w="883" w:type="dxa"/>
            <w:tcBorders>
              <w:top w:val="single" w:sz="8" w:space="0" w:color="auto"/>
              <w:left w:val="nil"/>
              <w:bottom w:val="single" w:sz="4" w:space="0" w:color="auto"/>
              <w:right w:val="nil"/>
            </w:tcBorders>
            <w:shd w:val="clear" w:color="000000" w:fill="FFFFFF"/>
            <w:noWrap/>
            <w:hideMark/>
          </w:tcPr>
          <w:p w14:paraId="39C955F3" w14:textId="77777777" w:rsidR="00662470" w:rsidRPr="004473F3" w:rsidRDefault="00662470" w:rsidP="00133FA5">
            <w:pPr>
              <w:widowControl/>
              <w:autoSpaceDE/>
              <w:autoSpaceDN/>
              <w:rPr>
                <w:b/>
                <w:bCs/>
                <w:color w:val="000000"/>
                <w:sz w:val="14"/>
                <w:szCs w:val="14"/>
                <w:lang w:eastAsia="zh-CN"/>
              </w:rPr>
            </w:pPr>
            <w:r w:rsidRPr="004473F3">
              <w:rPr>
                <w:b/>
                <w:bCs/>
                <w:color w:val="000000"/>
                <w:sz w:val="14"/>
                <w:szCs w:val="14"/>
                <w:lang w:eastAsia="zh-CN"/>
              </w:rPr>
              <w:t>Offset date</w:t>
            </w:r>
          </w:p>
        </w:tc>
        <w:tc>
          <w:tcPr>
            <w:tcW w:w="909" w:type="dxa"/>
            <w:tcBorders>
              <w:top w:val="single" w:sz="8" w:space="0" w:color="auto"/>
              <w:left w:val="nil"/>
              <w:bottom w:val="single" w:sz="4" w:space="0" w:color="auto"/>
              <w:right w:val="nil"/>
            </w:tcBorders>
            <w:shd w:val="clear" w:color="000000" w:fill="FFFFFF"/>
            <w:noWrap/>
            <w:hideMark/>
          </w:tcPr>
          <w:p w14:paraId="7BF31288"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Pred. Peak</w:t>
            </w:r>
          </w:p>
        </w:tc>
        <w:tc>
          <w:tcPr>
            <w:tcW w:w="909" w:type="dxa"/>
            <w:tcBorders>
              <w:top w:val="single" w:sz="8" w:space="0" w:color="auto"/>
              <w:left w:val="nil"/>
              <w:bottom w:val="single" w:sz="4" w:space="0" w:color="auto"/>
              <w:right w:val="nil"/>
            </w:tcBorders>
            <w:shd w:val="clear" w:color="000000" w:fill="FFFFFF"/>
            <w:noWrap/>
            <w:hideMark/>
          </w:tcPr>
          <w:p w14:paraId="371AE1A5"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Obs. Peak</w:t>
            </w:r>
          </w:p>
        </w:tc>
        <w:tc>
          <w:tcPr>
            <w:tcW w:w="909" w:type="dxa"/>
            <w:tcBorders>
              <w:top w:val="single" w:sz="8" w:space="0" w:color="auto"/>
              <w:left w:val="nil"/>
              <w:bottom w:val="single" w:sz="4" w:space="0" w:color="auto"/>
              <w:right w:val="nil"/>
            </w:tcBorders>
            <w:shd w:val="clear" w:color="000000" w:fill="FFFFFF"/>
            <w:noWrap/>
            <w:hideMark/>
          </w:tcPr>
          <w:p w14:paraId="1D4F42B2"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Peak. Diff</w:t>
            </w:r>
          </w:p>
        </w:tc>
        <w:tc>
          <w:tcPr>
            <w:tcW w:w="909" w:type="dxa"/>
            <w:tcBorders>
              <w:top w:val="single" w:sz="8" w:space="0" w:color="auto"/>
              <w:left w:val="nil"/>
              <w:bottom w:val="single" w:sz="4" w:space="0" w:color="auto"/>
              <w:right w:val="nil"/>
            </w:tcBorders>
            <w:shd w:val="clear" w:color="000000" w:fill="FFFFFF"/>
            <w:noWrap/>
            <w:hideMark/>
          </w:tcPr>
          <w:p w14:paraId="04BE72A5"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Pred. Dur.</w:t>
            </w:r>
          </w:p>
        </w:tc>
        <w:tc>
          <w:tcPr>
            <w:tcW w:w="909" w:type="dxa"/>
            <w:tcBorders>
              <w:top w:val="single" w:sz="8" w:space="0" w:color="auto"/>
              <w:left w:val="nil"/>
              <w:bottom w:val="single" w:sz="4" w:space="0" w:color="auto"/>
              <w:right w:val="nil"/>
            </w:tcBorders>
            <w:shd w:val="clear" w:color="000000" w:fill="FFFFFF"/>
            <w:noWrap/>
            <w:hideMark/>
          </w:tcPr>
          <w:p w14:paraId="1940DE77"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Obs. Dur.</w:t>
            </w:r>
          </w:p>
        </w:tc>
        <w:tc>
          <w:tcPr>
            <w:tcW w:w="909" w:type="dxa"/>
            <w:tcBorders>
              <w:top w:val="single" w:sz="8" w:space="0" w:color="auto"/>
              <w:left w:val="nil"/>
              <w:bottom w:val="single" w:sz="4" w:space="0" w:color="auto"/>
              <w:right w:val="nil"/>
            </w:tcBorders>
            <w:shd w:val="clear" w:color="000000" w:fill="FFFFFF"/>
            <w:noWrap/>
            <w:hideMark/>
          </w:tcPr>
          <w:p w14:paraId="68A32962" w14:textId="77777777" w:rsidR="00662470" w:rsidRPr="004473F3" w:rsidRDefault="00662470" w:rsidP="00133FA5">
            <w:pPr>
              <w:widowControl/>
              <w:autoSpaceDE/>
              <w:autoSpaceDN/>
              <w:jc w:val="center"/>
              <w:rPr>
                <w:b/>
                <w:bCs/>
                <w:color w:val="000000"/>
                <w:sz w:val="14"/>
                <w:szCs w:val="14"/>
                <w:lang w:eastAsia="zh-CN"/>
              </w:rPr>
            </w:pPr>
            <w:r w:rsidRPr="004473F3">
              <w:rPr>
                <w:b/>
                <w:bCs/>
                <w:color w:val="000000"/>
                <w:sz w:val="14"/>
                <w:szCs w:val="14"/>
                <w:lang w:eastAsia="zh-CN"/>
              </w:rPr>
              <w:t>Dur. Acc.</w:t>
            </w:r>
          </w:p>
        </w:tc>
      </w:tr>
      <w:tr w:rsidR="00662470" w:rsidRPr="004473F3" w14:paraId="2045F56F" w14:textId="77777777" w:rsidTr="00133FA5">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43F37BC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United States</w:t>
            </w:r>
          </w:p>
        </w:tc>
        <w:tc>
          <w:tcPr>
            <w:tcW w:w="1329" w:type="dxa"/>
            <w:tcBorders>
              <w:top w:val="nil"/>
              <w:left w:val="nil"/>
              <w:bottom w:val="nil"/>
              <w:right w:val="nil"/>
            </w:tcBorders>
            <w:shd w:val="clear" w:color="000000" w:fill="FFFFFF"/>
            <w:noWrap/>
            <w:hideMark/>
          </w:tcPr>
          <w:p w14:paraId="6EDF4EB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B.1.2</w:t>
            </w:r>
          </w:p>
        </w:tc>
        <w:tc>
          <w:tcPr>
            <w:tcW w:w="883" w:type="dxa"/>
            <w:tcBorders>
              <w:top w:val="nil"/>
              <w:left w:val="nil"/>
              <w:bottom w:val="nil"/>
              <w:right w:val="nil"/>
            </w:tcBorders>
            <w:shd w:val="clear" w:color="000000" w:fill="FFFFFF"/>
            <w:noWrap/>
            <w:hideMark/>
          </w:tcPr>
          <w:p w14:paraId="07DC884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2020-03-09</w:t>
            </w:r>
          </w:p>
        </w:tc>
        <w:tc>
          <w:tcPr>
            <w:tcW w:w="883" w:type="dxa"/>
            <w:tcBorders>
              <w:top w:val="nil"/>
              <w:left w:val="nil"/>
              <w:bottom w:val="nil"/>
              <w:right w:val="nil"/>
            </w:tcBorders>
            <w:shd w:val="clear" w:color="000000" w:fill="FFFFFF"/>
            <w:noWrap/>
            <w:hideMark/>
          </w:tcPr>
          <w:p w14:paraId="3264903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2023-07-17</w:t>
            </w:r>
          </w:p>
        </w:tc>
        <w:tc>
          <w:tcPr>
            <w:tcW w:w="909" w:type="dxa"/>
            <w:tcBorders>
              <w:top w:val="nil"/>
              <w:left w:val="nil"/>
              <w:bottom w:val="nil"/>
              <w:right w:val="nil"/>
            </w:tcBorders>
            <w:shd w:val="clear" w:color="000000" w:fill="FFFFFF"/>
            <w:noWrap/>
            <w:hideMark/>
          </w:tcPr>
          <w:p w14:paraId="56FD5CF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0E3E7B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23D209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E18E54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6C2192A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F0364F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4943F0AF" w14:textId="77777777" w:rsidTr="00133FA5">
        <w:trPr>
          <w:trHeight w:val="216"/>
          <w:jc w:val="center"/>
        </w:trPr>
        <w:tc>
          <w:tcPr>
            <w:tcW w:w="1201" w:type="dxa"/>
            <w:vMerge/>
            <w:tcBorders>
              <w:top w:val="nil"/>
              <w:left w:val="nil"/>
              <w:bottom w:val="single" w:sz="4" w:space="0" w:color="000000"/>
              <w:right w:val="nil"/>
            </w:tcBorders>
            <w:hideMark/>
          </w:tcPr>
          <w:p w14:paraId="36E56DA7"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AAC80B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66D2357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2020-03-12</w:t>
            </w:r>
          </w:p>
        </w:tc>
        <w:tc>
          <w:tcPr>
            <w:tcW w:w="883" w:type="dxa"/>
            <w:tcBorders>
              <w:top w:val="nil"/>
              <w:left w:val="nil"/>
              <w:bottom w:val="nil"/>
              <w:right w:val="nil"/>
            </w:tcBorders>
            <w:shd w:val="clear" w:color="000000" w:fill="FFFFFF"/>
            <w:noWrap/>
            <w:hideMark/>
          </w:tcPr>
          <w:p w14:paraId="295AA37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2024-03-04</w:t>
            </w:r>
          </w:p>
        </w:tc>
        <w:tc>
          <w:tcPr>
            <w:tcW w:w="909" w:type="dxa"/>
            <w:tcBorders>
              <w:top w:val="nil"/>
              <w:left w:val="nil"/>
              <w:bottom w:val="nil"/>
              <w:right w:val="nil"/>
            </w:tcBorders>
            <w:shd w:val="clear" w:color="000000" w:fill="FFFFFF"/>
            <w:noWrap/>
            <w:hideMark/>
          </w:tcPr>
          <w:p w14:paraId="153D3E9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997934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6F9015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49B694C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7C761BC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A13EBA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52DBCCCA" w14:textId="77777777" w:rsidTr="00133FA5">
        <w:trPr>
          <w:trHeight w:val="216"/>
          <w:jc w:val="center"/>
        </w:trPr>
        <w:tc>
          <w:tcPr>
            <w:tcW w:w="1201" w:type="dxa"/>
            <w:vMerge/>
            <w:tcBorders>
              <w:top w:val="nil"/>
              <w:left w:val="nil"/>
              <w:bottom w:val="single" w:sz="4" w:space="0" w:color="000000"/>
              <w:right w:val="nil"/>
            </w:tcBorders>
            <w:hideMark/>
          </w:tcPr>
          <w:p w14:paraId="4E7537F3"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1F03EF8"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78AC73D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2020-04-03</w:t>
            </w:r>
          </w:p>
        </w:tc>
        <w:tc>
          <w:tcPr>
            <w:tcW w:w="883" w:type="dxa"/>
            <w:tcBorders>
              <w:top w:val="nil"/>
              <w:left w:val="nil"/>
              <w:bottom w:val="nil"/>
              <w:right w:val="nil"/>
            </w:tcBorders>
            <w:shd w:val="clear" w:color="000000" w:fill="FFFFFF"/>
            <w:noWrap/>
            <w:hideMark/>
          </w:tcPr>
          <w:p w14:paraId="0AE46DA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2024-08-22</w:t>
            </w:r>
          </w:p>
        </w:tc>
        <w:tc>
          <w:tcPr>
            <w:tcW w:w="909" w:type="dxa"/>
            <w:tcBorders>
              <w:top w:val="nil"/>
              <w:left w:val="nil"/>
              <w:bottom w:val="nil"/>
              <w:right w:val="nil"/>
            </w:tcBorders>
            <w:shd w:val="clear" w:color="000000" w:fill="FFFFFF"/>
            <w:noWrap/>
            <w:hideMark/>
          </w:tcPr>
          <w:p w14:paraId="784F5DC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7CDB1C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928E26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4082401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FE289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0BA36F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D5DB95F" w14:textId="77777777" w:rsidTr="00133FA5">
        <w:trPr>
          <w:trHeight w:val="216"/>
          <w:jc w:val="center"/>
        </w:trPr>
        <w:tc>
          <w:tcPr>
            <w:tcW w:w="1201" w:type="dxa"/>
            <w:vMerge/>
            <w:tcBorders>
              <w:top w:val="nil"/>
              <w:left w:val="nil"/>
              <w:bottom w:val="single" w:sz="4" w:space="0" w:color="000000"/>
              <w:right w:val="nil"/>
            </w:tcBorders>
            <w:hideMark/>
          </w:tcPr>
          <w:p w14:paraId="554C5585"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6C79BDF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157A514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2020-04-04</w:t>
            </w:r>
          </w:p>
        </w:tc>
        <w:tc>
          <w:tcPr>
            <w:tcW w:w="883" w:type="dxa"/>
            <w:tcBorders>
              <w:top w:val="nil"/>
              <w:left w:val="nil"/>
              <w:bottom w:val="nil"/>
              <w:right w:val="nil"/>
            </w:tcBorders>
            <w:shd w:val="clear" w:color="000000" w:fill="FFFFFF"/>
            <w:noWrap/>
            <w:hideMark/>
          </w:tcPr>
          <w:p w14:paraId="108BE2E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2024-07-16</w:t>
            </w:r>
          </w:p>
        </w:tc>
        <w:tc>
          <w:tcPr>
            <w:tcW w:w="909" w:type="dxa"/>
            <w:tcBorders>
              <w:top w:val="nil"/>
              <w:left w:val="nil"/>
              <w:bottom w:val="nil"/>
              <w:right w:val="nil"/>
            </w:tcBorders>
            <w:shd w:val="clear" w:color="000000" w:fill="FFFFFF"/>
            <w:noWrap/>
            <w:hideMark/>
          </w:tcPr>
          <w:p w14:paraId="618BE1C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E6060E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273970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775B81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A242E4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911726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3C52208B" w14:textId="77777777" w:rsidTr="00133FA5">
        <w:trPr>
          <w:trHeight w:val="216"/>
          <w:jc w:val="center"/>
        </w:trPr>
        <w:tc>
          <w:tcPr>
            <w:tcW w:w="1201" w:type="dxa"/>
            <w:vMerge/>
            <w:tcBorders>
              <w:top w:val="nil"/>
              <w:left w:val="nil"/>
              <w:bottom w:val="single" w:sz="4" w:space="0" w:color="000000"/>
              <w:right w:val="nil"/>
            </w:tcBorders>
            <w:hideMark/>
          </w:tcPr>
          <w:p w14:paraId="6F9D4BF3"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0778C5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AY.103</w:t>
            </w:r>
          </w:p>
        </w:tc>
        <w:tc>
          <w:tcPr>
            <w:tcW w:w="883" w:type="dxa"/>
            <w:tcBorders>
              <w:top w:val="nil"/>
              <w:left w:val="nil"/>
              <w:bottom w:val="nil"/>
              <w:right w:val="nil"/>
            </w:tcBorders>
            <w:shd w:val="clear" w:color="000000" w:fill="FFFFFF"/>
            <w:noWrap/>
            <w:hideMark/>
          </w:tcPr>
          <w:p w14:paraId="054F77D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2020-05-14</w:t>
            </w:r>
          </w:p>
        </w:tc>
        <w:tc>
          <w:tcPr>
            <w:tcW w:w="883" w:type="dxa"/>
            <w:tcBorders>
              <w:top w:val="nil"/>
              <w:left w:val="nil"/>
              <w:bottom w:val="nil"/>
              <w:right w:val="nil"/>
            </w:tcBorders>
            <w:shd w:val="clear" w:color="000000" w:fill="FFFFFF"/>
            <w:noWrap/>
            <w:hideMark/>
          </w:tcPr>
          <w:p w14:paraId="54B445B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2023-02-01</w:t>
            </w:r>
          </w:p>
        </w:tc>
        <w:tc>
          <w:tcPr>
            <w:tcW w:w="909" w:type="dxa"/>
            <w:tcBorders>
              <w:top w:val="nil"/>
              <w:left w:val="nil"/>
              <w:bottom w:val="nil"/>
              <w:right w:val="nil"/>
            </w:tcBorders>
            <w:shd w:val="clear" w:color="000000" w:fill="FFFFFF"/>
            <w:noWrap/>
            <w:hideMark/>
          </w:tcPr>
          <w:p w14:paraId="22E3A36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200952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B67319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0E562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AF4B57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8E24A8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393C46B" w14:textId="77777777" w:rsidTr="00133FA5">
        <w:trPr>
          <w:trHeight w:val="216"/>
          <w:jc w:val="center"/>
        </w:trPr>
        <w:tc>
          <w:tcPr>
            <w:tcW w:w="1201" w:type="dxa"/>
            <w:vMerge/>
            <w:tcBorders>
              <w:top w:val="nil"/>
              <w:left w:val="nil"/>
              <w:bottom w:val="single" w:sz="4" w:space="0" w:color="000000"/>
              <w:right w:val="nil"/>
            </w:tcBorders>
            <w:hideMark/>
          </w:tcPr>
          <w:p w14:paraId="35B745DF"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300398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BG (BA.2.12.1)</w:t>
            </w:r>
          </w:p>
        </w:tc>
        <w:tc>
          <w:tcPr>
            <w:tcW w:w="883" w:type="dxa"/>
            <w:tcBorders>
              <w:top w:val="nil"/>
              <w:left w:val="nil"/>
              <w:bottom w:val="nil"/>
              <w:right w:val="nil"/>
            </w:tcBorders>
            <w:shd w:val="clear" w:color="000000" w:fill="FFFFFF"/>
            <w:noWrap/>
            <w:hideMark/>
          </w:tcPr>
          <w:p w14:paraId="4AABCEC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2020-08-18</w:t>
            </w:r>
          </w:p>
        </w:tc>
        <w:tc>
          <w:tcPr>
            <w:tcW w:w="883" w:type="dxa"/>
            <w:tcBorders>
              <w:top w:val="nil"/>
              <w:left w:val="nil"/>
              <w:bottom w:val="nil"/>
              <w:right w:val="nil"/>
            </w:tcBorders>
            <w:shd w:val="clear" w:color="000000" w:fill="FFFFFF"/>
            <w:noWrap/>
            <w:hideMark/>
          </w:tcPr>
          <w:p w14:paraId="3C278C5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2024-08-28</w:t>
            </w:r>
          </w:p>
        </w:tc>
        <w:tc>
          <w:tcPr>
            <w:tcW w:w="909" w:type="dxa"/>
            <w:tcBorders>
              <w:top w:val="nil"/>
              <w:left w:val="nil"/>
              <w:bottom w:val="nil"/>
              <w:right w:val="nil"/>
            </w:tcBorders>
            <w:shd w:val="clear" w:color="000000" w:fill="FFFFFF"/>
            <w:noWrap/>
            <w:hideMark/>
          </w:tcPr>
          <w:p w14:paraId="5440CC3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4E71A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0E4BD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223AD02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550295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F4F62F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28240C9" w14:textId="77777777" w:rsidTr="00133FA5">
        <w:trPr>
          <w:trHeight w:val="216"/>
          <w:jc w:val="center"/>
        </w:trPr>
        <w:tc>
          <w:tcPr>
            <w:tcW w:w="1201" w:type="dxa"/>
            <w:vMerge/>
            <w:tcBorders>
              <w:top w:val="nil"/>
              <w:left w:val="nil"/>
              <w:bottom w:val="single" w:sz="4" w:space="0" w:color="000000"/>
              <w:right w:val="nil"/>
            </w:tcBorders>
            <w:hideMark/>
          </w:tcPr>
          <w:p w14:paraId="26E302EE"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6DF437E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4D128CA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2021-11-05</w:t>
            </w:r>
          </w:p>
        </w:tc>
        <w:tc>
          <w:tcPr>
            <w:tcW w:w="883" w:type="dxa"/>
            <w:tcBorders>
              <w:top w:val="nil"/>
              <w:left w:val="nil"/>
              <w:bottom w:val="nil"/>
              <w:right w:val="nil"/>
            </w:tcBorders>
            <w:shd w:val="clear" w:color="000000" w:fill="FFFFFF"/>
            <w:noWrap/>
            <w:hideMark/>
          </w:tcPr>
          <w:p w14:paraId="5BAA27B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2024-04-11</w:t>
            </w:r>
          </w:p>
        </w:tc>
        <w:tc>
          <w:tcPr>
            <w:tcW w:w="909" w:type="dxa"/>
            <w:tcBorders>
              <w:top w:val="nil"/>
              <w:left w:val="nil"/>
              <w:bottom w:val="nil"/>
              <w:right w:val="nil"/>
            </w:tcBorders>
            <w:shd w:val="clear" w:color="000000" w:fill="FFFFFF"/>
            <w:noWrap/>
            <w:hideMark/>
          </w:tcPr>
          <w:p w14:paraId="29C1D9B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CCB0E1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4E8477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E09B80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5E4E52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9385E3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3F31C11" w14:textId="77777777" w:rsidTr="00133FA5">
        <w:trPr>
          <w:trHeight w:val="216"/>
          <w:jc w:val="center"/>
        </w:trPr>
        <w:tc>
          <w:tcPr>
            <w:tcW w:w="1201" w:type="dxa"/>
            <w:vMerge/>
            <w:tcBorders>
              <w:top w:val="nil"/>
              <w:left w:val="nil"/>
              <w:bottom w:val="single" w:sz="4" w:space="0" w:color="000000"/>
              <w:right w:val="nil"/>
            </w:tcBorders>
            <w:hideMark/>
          </w:tcPr>
          <w:p w14:paraId="69FC47B1"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E5747F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457183F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2021-11-30</w:t>
            </w:r>
          </w:p>
        </w:tc>
        <w:tc>
          <w:tcPr>
            <w:tcW w:w="883" w:type="dxa"/>
            <w:tcBorders>
              <w:top w:val="nil"/>
              <w:left w:val="nil"/>
              <w:bottom w:val="nil"/>
              <w:right w:val="nil"/>
            </w:tcBorders>
            <w:shd w:val="clear" w:color="000000" w:fill="FFFFFF"/>
            <w:noWrap/>
            <w:hideMark/>
          </w:tcPr>
          <w:p w14:paraId="2EE0400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6C05D15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63DE82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FFFF44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194C7A3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5F9E2E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E829DF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64D44E76" w14:textId="77777777" w:rsidTr="00133FA5">
        <w:trPr>
          <w:trHeight w:val="216"/>
          <w:jc w:val="center"/>
        </w:trPr>
        <w:tc>
          <w:tcPr>
            <w:tcW w:w="1201" w:type="dxa"/>
            <w:vMerge/>
            <w:tcBorders>
              <w:top w:val="nil"/>
              <w:left w:val="nil"/>
              <w:bottom w:val="single" w:sz="4" w:space="0" w:color="000000"/>
              <w:right w:val="nil"/>
            </w:tcBorders>
            <w:hideMark/>
          </w:tcPr>
          <w:p w14:paraId="5088A472"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519956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HV.1</w:t>
            </w:r>
          </w:p>
        </w:tc>
        <w:tc>
          <w:tcPr>
            <w:tcW w:w="883" w:type="dxa"/>
            <w:tcBorders>
              <w:top w:val="nil"/>
              <w:left w:val="nil"/>
              <w:bottom w:val="nil"/>
              <w:right w:val="nil"/>
            </w:tcBorders>
            <w:shd w:val="clear" w:color="000000" w:fill="FFFFFF"/>
            <w:noWrap/>
            <w:hideMark/>
          </w:tcPr>
          <w:p w14:paraId="6184C6F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3DD2B17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nil"/>
              <w:right w:val="nil"/>
            </w:tcBorders>
            <w:shd w:val="clear" w:color="000000" w:fill="FFFFFF"/>
            <w:noWrap/>
            <w:hideMark/>
          </w:tcPr>
          <w:p w14:paraId="56EE64F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2A3351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A37738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C584EF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2DA782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23F636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6EFB2673" w14:textId="77777777" w:rsidTr="00133FA5">
        <w:trPr>
          <w:trHeight w:val="216"/>
          <w:jc w:val="center"/>
        </w:trPr>
        <w:tc>
          <w:tcPr>
            <w:tcW w:w="1201" w:type="dxa"/>
            <w:vMerge/>
            <w:tcBorders>
              <w:top w:val="nil"/>
              <w:left w:val="nil"/>
              <w:bottom w:val="single" w:sz="4" w:space="0" w:color="000000"/>
              <w:right w:val="nil"/>
            </w:tcBorders>
            <w:hideMark/>
          </w:tcPr>
          <w:p w14:paraId="3FD2F6FC"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B59ED8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63FA0E8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2023-01-09</w:t>
            </w:r>
          </w:p>
        </w:tc>
        <w:tc>
          <w:tcPr>
            <w:tcW w:w="883" w:type="dxa"/>
            <w:tcBorders>
              <w:top w:val="nil"/>
              <w:left w:val="nil"/>
              <w:bottom w:val="nil"/>
              <w:right w:val="nil"/>
            </w:tcBorders>
            <w:shd w:val="clear" w:color="000000" w:fill="FFFFFF"/>
            <w:noWrap/>
            <w:hideMark/>
          </w:tcPr>
          <w:p w14:paraId="0B0D7ED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2024-08-31</w:t>
            </w:r>
          </w:p>
        </w:tc>
        <w:tc>
          <w:tcPr>
            <w:tcW w:w="909" w:type="dxa"/>
            <w:tcBorders>
              <w:top w:val="nil"/>
              <w:left w:val="nil"/>
              <w:bottom w:val="nil"/>
              <w:right w:val="nil"/>
            </w:tcBorders>
            <w:shd w:val="clear" w:color="000000" w:fill="FFFFFF"/>
            <w:noWrap/>
            <w:hideMark/>
          </w:tcPr>
          <w:p w14:paraId="1FC7870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493BC4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2AA09F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04D285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B1162C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506551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2E2EDB06" w14:textId="77777777" w:rsidTr="00133FA5">
        <w:trPr>
          <w:trHeight w:val="216"/>
          <w:jc w:val="center"/>
        </w:trPr>
        <w:tc>
          <w:tcPr>
            <w:tcW w:w="1201" w:type="dxa"/>
            <w:vMerge/>
            <w:tcBorders>
              <w:top w:val="nil"/>
              <w:left w:val="nil"/>
              <w:bottom w:val="single" w:sz="4" w:space="0" w:color="000000"/>
              <w:right w:val="nil"/>
            </w:tcBorders>
            <w:hideMark/>
          </w:tcPr>
          <w:p w14:paraId="33FEF47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6F5B8F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2BC5FB5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2023-09-13</w:t>
            </w:r>
          </w:p>
        </w:tc>
        <w:tc>
          <w:tcPr>
            <w:tcW w:w="883" w:type="dxa"/>
            <w:tcBorders>
              <w:top w:val="nil"/>
              <w:left w:val="nil"/>
              <w:bottom w:val="nil"/>
              <w:right w:val="nil"/>
            </w:tcBorders>
            <w:shd w:val="clear" w:color="000000" w:fill="FFFFFF"/>
            <w:noWrap/>
            <w:hideMark/>
          </w:tcPr>
          <w:p w14:paraId="65479B4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2024-08-29</w:t>
            </w:r>
          </w:p>
        </w:tc>
        <w:tc>
          <w:tcPr>
            <w:tcW w:w="909" w:type="dxa"/>
            <w:tcBorders>
              <w:top w:val="nil"/>
              <w:left w:val="nil"/>
              <w:bottom w:val="nil"/>
              <w:right w:val="nil"/>
            </w:tcBorders>
            <w:shd w:val="clear" w:color="000000" w:fill="FFFFFF"/>
            <w:noWrap/>
            <w:hideMark/>
          </w:tcPr>
          <w:p w14:paraId="071DFEB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C1843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EFA856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BDD971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EF933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931FFC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506B783" w14:textId="77777777" w:rsidTr="00133FA5">
        <w:trPr>
          <w:trHeight w:val="216"/>
          <w:jc w:val="center"/>
        </w:trPr>
        <w:tc>
          <w:tcPr>
            <w:tcW w:w="1201" w:type="dxa"/>
            <w:vMerge/>
            <w:tcBorders>
              <w:top w:val="nil"/>
              <w:left w:val="nil"/>
              <w:bottom w:val="single" w:sz="4" w:space="0" w:color="000000"/>
              <w:right w:val="nil"/>
            </w:tcBorders>
            <w:hideMark/>
          </w:tcPr>
          <w:p w14:paraId="56954B92"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38810A7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others (n = 68)</w:t>
            </w:r>
          </w:p>
        </w:tc>
        <w:tc>
          <w:tcPr>
            <w:tcW w:w="883" w:type="dxa"/>
            <w:tcBorders>
              <w:top w:val="nil"/>
              <w:left w:val="nil"/>
              <w:bottom w:val="single" w:sz="4" w:space="0" w:color="auto"/>
              <w:right w:val="nil"/>
            </w:tcBorders>
            <w:shd w:val="clear" w:color="000000" w:fill="FFFFFF"/>
            <w:noWrap/>
            <w:hideMark/>
          </w:tcPr>
          <w:p w14:paraId="497A41D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723C455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2024-08-16</w:t>
            </w:r>
          </w:p>
        </w:tc>
        <w:tc>
          <w:tcPr>
            <w:tcW w:w="909" w:type="dxa"/>
            <w:tcBorders>
              <w:top w:val="nil"/>
              <w:left w:val="nil"/>
              <w:bottom w:val="single" w:sz="4" w:space="0" w:color="auto"/>
              <w:right w:val="nil"/>
            </w:tcBorders>
            <w:shd w:val="clear" w:color="000000" w:fill="FFFFFF"/>
            <w:noWrap/>
            <w:hideMark/>
          </w:tcPr>
          <w:p w14:paraId="0D3E21C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23A3C30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C7D288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8878B3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12F5B41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709FB9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r>
      <w:tr w:rsidR="00662470" w:rsidRPr="004473F3" w14:paraId="3D733307" w14:textId="77777777" w:rsidTr="00133FA5">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7DBAF1A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United Kingdom</w:t>
            </w:r>
          </w:p>
        </w:tc>
        <w:tc>
          <w:tcPr>
            <w:tcW w:w="1329" w:type="dxa"/>
            <w:tcBorders>
              <w:top w:val="nil"/>
              <w:left w:val="nil"/>
              <w:bottom w:val="nil"/>
              <w:right w:val="nil"/>
            </w:tcBorders>
            <w:shd w:val="clear" w:color="000000" w:fill="FFFFFF"/>
            <w:noWrap/>
            <w:hideMark/>
          </w:tcPr>
          <w:p w14:paraId="07D4B3E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B.1.1</w:t>
            </w:r>
          </w:p>
        </w:tc>
        <w:tc>
          <w:tcPr>
            <w:tcW w:w="883" w:type="dxa"/>
            <w:tcBorders>
              <w:top w:val="nil"/>
              <w:left w:val="nil"/>
              <w:bottom w:val="nil"/>
              <w:right w:val="nil"/>
            </w:tcBorders>
            <w:shd w:val="clear" w:color="000000" w:fill="FFFFFF"/>
            <w:noWrap/>
            <w:hideMark/>
          </w:tcPr>
          <w:p w14:paraId="0606C66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nil"/>
              <w:right w:val="nil"/>
            </w:tcBorders>
            <w:shd w:val="clear" w:color="000000" w:fill="FFFFFF"/>
            <w:noWrap/>
            <w:hideMark/>
          </w:tcPr>
          <w:p w14:paraId="4CF5AE8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2022-06-23</w:t>
            </w:r>
          </w:p>
        </w:tc>
        <w:tc>
          <w:tcPr>
            <w:tcW w:w="909" w:type="dxa"/>
            <w:tcBorders>
              <w:top w:val="nil"/>
              <w:left w:val="nil"/>
              <w:bottom w:val="nil"/>
              <w:right w:val="nil"/>
            </w:tcBorders>
            <w:shd w:val="clear" w:color="000000" w:fill="FFFFFF"/>
            <w:noWrap/>
            <w:hideMark/>
          </w:tcPr>
          <w:p w14:paraId="0834BCA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A36C73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2861DD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7E33A12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1DBA9CD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B2033E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1F3AC0B9" w14:textId="77777777" w:rsidTr="00133FA5">
        <w:trPr>
          <w:trHeight w:val="216"/>
          <w:jc w:val="center"/>
        </w:trPr>
        <w:tc>
          <w:tcPr>
            <w:tcW w:w="1201" w:type="dxa"/>
            <w:vMerge/>
            <w:tcBorders>
              <w:top w:val="nil"/>
              <w:left w:val="nil"/>
              <w:bottom w:val="single" w:sz="4" w:space="0" w:color="000000"/>
              <w:right w:val="nil"/>
            </w:tcBorders>
            <w:hideMark/>
          </w:tcPr>
          <w:p w14:paraId="077969C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7DC207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Q (B.1.1.7)</w:t>
            </w:r>
          </w:p>
        </w:tc>
        <w:tc>
          <w:tcPr>
            <w:tcW w:w="883" w:type="dxa"/>
            <w:tcBorders>
              <w:top w:val="nil"/>
              <w:left w:val="nil"/>
              <w:bottom w:val="nil"/>
              <w:right w:val="nil"/>
            </w:tcBorders>
            <w:shd w:val="clear" w:color="000000" w:fill="FFFFFF"/>
            <w:noWrap/>
            <w:hideMark/>
          </w:tcPr>
          <w:p w14:paraId="32D6EE1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2020-03-03</w:t>
            </w:r>
          </w:p>
        </w:tc>
        <w:tc>
          <w:tcPr>
            <w:tcW w:w="883" w:type="dxa"/>
            <w:tcBorders>
              <w:top w:val="nil"/>
              <w:left w:val="nil"/>
              <w:bottom w:val="nil"/>
              <w:right w:val="nil"/>
            </w:tcBorders>
            <w:shd w:val="clear" w:color="000000" w:fill="FFFFFF"/>
            <w:noWrap/>
            <w:hideMark/>
          </w:tcPr>
          <w:p w14:paraId="7A77E4C7"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2022-03-03</w:t>
            </w:r>
          </w:p>
        </w:tc>
        <w:tc>
          <w:tcPr>
            <w:tcW w:w="909" w:type="dxa"/>
            <w:tcBorders>
              <w:top w:val="nil"/>
              <w:left w:val="nil"/>
              <w:bottom w:val="nil"/>
              <w:right w:val="nil"/>
            </w:tcBorders>
            <w:shd w:val="clear" w:color="000000" w:fill="FFFFFF"/>
            <w:noWrap/>
            <w:hideMark/>
          </w:tcPr>
          <w:p w14:paraId="6490A7F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C89A5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7972F4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DFD620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CA678F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97B6E1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0011656" w14:textId="77777777" w:rsidTr="00133FA5">
        <w:trPr>
          <w:trHeight w:val="216"/>
          <w:jc w:val="center"/>
        </w:trPr>
        <w:tc>
          <w:tcPr>
            <w:tcW w:w="1201" w:type="dxa"/>
            <w:vMerge/>
            <w:tcBorders>
              <w:top w:val="nil"/>
              <w:left w:val="nil"/>
              <w:bottom w:val="single" w:sz="4" w:space="0" w:color="000000"/>
              <w:right w:val="nil"/>
            </w:tcBorders>
            <w:hideMark/>
          </w:tcPr>
          <w:p w14:paraId="2C002950"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D3DAD1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BA.2 (BA.2)</w:t>
            </w:r>
          </w:p>
        </w:tc>
        <w:tc>
          <w:tcPr>
            <w:tcW w:w="883" w:type="dxa"/>
            <w:tcBorders>
              <w:top w:val="nil"/>
              <w:left w:val="nil"/>
              <w:bottom w:val="nil"/>
              <w:right w:val="nil"/>
            </w:tcBorders>
            <w:shd w:val="clear" w:color="000000" w:fill="FFFFFF"/>
            <w:noWrap/>
            <w:hideMark/>
          </w:tcPr>
          <w:p w14:paraId="6225383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2021-01-01</w:t>
            </w:r>
          </w:p>
        </w:tc>
        <w:tc>
          <w:tcPr>
            <w:tcW w:w="883" w:type="dxa"/>
            <w:tcBorders>
              <w:top w:val="nil"/>
              <w:left w:val="nil"/>
              <w:bottom w:val="nil"/>
              <w:right w:val="nil"/>
            </w:tcBorders>
            <w:shd w:val="clear" w:color="000000" w:fill="FFFFFF"/>
            <w:noWrap/>
            <w:hideMark/>
          </w:tcPr>
          <w:p w14:paraId="48E9B9E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2024-01-13</w:t>
            </w:r>
          </w:p>
        </w:tc>
        <w:tc>
          <w:tcPr>
            <w:tcW w:w="909" w:type="dxa"/>
            <w:tcBorders>
              <w:top w:val="nil"/>
              <w:left w:val="nil"/>
              <w:bottom w:val="nil"/>
              <w:right w:val="nil"/>
            </w:tcBorders>
            <w:shd w:val="clear" w:color="000000" w:fill="FFFFFF"/>
            <w:noWrap/>
            <w:hideMark/>
          </w:tcPr>
          <w:p w14:paraId="498D56F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E4E143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6ACE6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07C733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15D219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CDE1CB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4E0259D" w14:textId="77777777" w:rsidTr="00133FA5">
        <w:trPr>
          <w:trHeight w:val="216"/>
          <w:jc w:val="center"/>
        </w:trPr>
        <w:tc>
          <w:tcPr>
            <w:tcW w:w="1201" w:type="dxa"/>
            <w:vMerge/>
            <w:tcBorders>
              <w:top w:val="nil"/>
              <w:left w:val="nil"/>
              <w:bottom w:val="single" w:sz="4" w:space="0" w:color="000000"/>
              <w:right w:val="nil"/>
            </w:tcBorders>
            <w:hideMark/>
          </w:tcPr>
          <w:p w14:paraId="54C2CA5E"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FDA4BE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BA.5.1 (BA.5.1)</w:t>
            </w:r>
          </w:p>
        </w:tc>
        <w:tc>
          <w:tcPr>
            <w:tcW w:w="883" w:type="dxa"/>
            <w:tcBorders>
              <w:top w:val="nil"/>
              <w:left w:val="nil"/>
              <w:bottom w:val="nil"/>
              <w:right w:val="nil"/>
            </w:tcBorders>
            <w:shd w:val="clear" w:color="000000" w:fill="FFFFFF"/>
            <w:noWrap/>
            <w:hideMark/>
          </w:tcPr>
          <w:p w14:paraId="049F531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2022-01-12</w:t>
            </w:r>
          </w:p>
        </w:tc>
        <w:tc>
          <w:tcPr>
            <w:tcW w:w="883" w:type="dxa"/>
            <w:tcBorders>
              <w:top w:val="nil"/>
              <w:left w:val="nil"/>
              <w:bottom w:val="nil"/>
              <w:right w:val="nil"/>
            </w:tcBorders>
            <w:shd w:val="clear" w:color="000000" w:fill="FFFFFF"/>
            <w:noWrap/>
            <w:hideMark/>
          </w:tcPr>
          <w:p w14:paraId="6F42345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2024-05-10</w:t>
            </w:r>
          </w:p>
        </w:tc>
        <w:tc>
          <w:tcPr>
            <w:tcW w:w="909" w:type="dxa"/>
            <w:tcBorders>
              <w:top w:val="nil"/>
              <w:left w:val="nil"/>
              <w:bottom w:val="nil"/>
              <w:right w:val="nil"/>
            </w:tcBorders>
            <w:shd w:val="clear" w:color="000000" w:fill="FFFFFF"/>
            <w:noWrap/>
            <w:hideMark/>
          </w:tcPr>
          <w:p w14:paraId="59E01D1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5C9E47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D4D5CA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0BE9375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CFC939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0B6EE4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662C62C" w14:textId="77777777" w:rsidTr="00133FA5">
        <w:trPr>
          <w:trHeight w:val="216"/>
          <w:jc w:val="center"/>
        </w:trPr>
        <w:tc>
          <w:tcPr>
            <w:tcW w:w="1201" w:type="dxa"/>
            <w:vMerge/>
            <w:tcBorders>
              <w:top w:val="nil"/>
              <w:left w:val="nil"/>
              <w:bottom w:val="single" w:sz="4" w:space="0" w:color="000000"/>
              <w:right w:val="nil"/>
            </w:tcBorders>
            <w:hideMark/>
          </w:tcPr>
          <w:p w14:paraId="760FA943"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1DD562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333E850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2022-01-17</w:t>
            </w:r>
          </w:p>
        </w:tc>
        <w:tc>
          <w:tcPr>
            <w:tcW w:w="883" w:type="dxa"/>
            <w:tcBorders>
              <w:top w:val="nil"/>
              <w:left w:val="nil"/>
              <w:bottom w:val="nil"/>
              <w:right w:val="nil"/>
            </w:tcBorders>
            <w:shd w:val="clear" w:color="000000" w:fill="FFFFFF"/>
            <w:noWrap/>
            <w:hideMark/>
          </w:tcPr>
          <w:p w14:paraId="0081871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2024-02-12</w:t>
            </w:r>
          </w:p>
        </w:tc>
        <w:tc>
          <w:tcPr>
            <w:tcW w:w="909" w:type="dxa"/>
            <w:tcBorders>
              <w:top w:val="nil"/>
              <w:left w:val="nil"/>
              <w:bottom w:val="nil"/>
              <w:right w:val="nil"/>
            </w:tcBorders>
            <w:shd w:val="clear" w:color="000000" w:fill="FFFFFF"/>
            <w:noWrap/>
            <w:hideMark/>
          </w:tcPr>
          <w:p w14:paraId="0427CC9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5E01A1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155BEE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189769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198537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BC7430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1596589" w14:textId="77777777" w:rsidTr="00133FA5">
        <w:trPr>
          <w:trHeight w:val="216"/>
          <w:jc w:val="center"/>
        </w:trPr>
        <w:tc>
          <w:tcPr>
            <w:tcW w:w="1201" w:type="dxa"/>
            <w:vMerge/>
            <w:tcBorders>
              <w:top w:val="nil"/>
              <w:left w:val="nil"/>
              <w:bottom w:val="single" w:sz="4" w:space="0" w:color="000000"/>
              <w:right w:val="nil"/>
            </w:tcBorders>
            <w:hideMark/>
          </w:tcPr>
          <w:p w14:paraId="26595808"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C9300C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BQ.1.1</w:t>
            </w:r>
          </w:p>
        </w:tc>
        <w:tc>
          <w:tcPr>
            <w:tcW w:w="883" w:type="dxa"/>
            <w:tcBorders>
              <w:top w:val="nil"/>
              <w:left w:val="nil"/>
              <w:bottom w:val="nil"/>
              <w:right w:val="nil"/>
            </w:tcBorders>
            <w:shd w:val="clear" w:color="000000" w:fill="FFFFFF"/>
            <w:noWrap/>
            <w:hideMark/>
          </w:tcPr>
          <w:p w14:paraId="3E918BE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2022-02-11</w:t>
            </w:r>
          </w:p>
        </w:tc>
        <w:tc>
          <w:tcPr>
            <w:tcW w:w="883" w:type="dxa"/>
            <w:tcBorders>
              <w:top w:val="nil"/>
              <w:left w:val="nil"/>
              <w:bottom w:val="nil"/>
              <w:right w:val="nil"/>
            </w:tcBorders>
            <w:shd w:val="clear" w:color="000000" w:fill="FFFFFF"/>
            <w:noWrap/>
            <w:hideMark/>
          </w:tcPr>
          <w:p w14:paraId="70B15DA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2024-01-01</w:t>
            </w:r>
          </w:p>
        </w:tc>
        <w:tc>
          <w:tcPr>
            <w:tcW w:w="909" w:type="dxa"/>
            <w:tcBorders>
              <w:top w:val="nil"/>
              <w:left w:val="nil"/>
              <w:bottom w:val="nil"/>
              <w:right w:val="nil"/>
            </w:tcBorders>
            <w:shd w:val="clear" w:color="000000" w:fill="FFFFFF"/>
            <w:noWrap/>
            <w:hideMark/>
          </w:tcPr>
          <w:p w14:paraId="5F61F09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B57712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49CA3A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83F509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004056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5510C8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1A206F3" w14:textId="77777777" w:rsidTr="00133FA5">
        <w:trPr>
          <w:trHeight w:val="216"/>
          <w:jc w:val="center"/>
        </w:trPr>
        <w:tc>
          <w:tcPr>
            <w:tcW w:w="1201" w:type="dxa"/>
            <w:vMerge/>
            <w:tcBorders>
              <w:top w:val="nil"/>
              <w:left w:val="nil"/>
              <w:bottom w:val="single" w:sz="4" w:space="0" w:color="000000"/>
              <w:right w:val="nil"/>
            </w:tcBorders>
            <w:hideMark/>
          </w:tcPr>
          <w:p w14:paraId="0D992D36"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8682E9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5FCFEC4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2022-10-30</w:t>
            </w:r>
          </w:p>
        </w:tc>
        <w:tc>
          <w:tcPr>
            <w:tcW w:w="883" w:type="dxa"/>
            <w:tcBorders>
              <w:top w:val="nil"/>
              <w:left w:val="nil"/>
              <w:bottom w:val="nil"/>
              <w:right w:val="nil"/>
            </w:tcBorders>
            <w:shd w:val="clear" w:color="000000" w:fill="FFFFFF"/>
            <w:noWrap/>
            <w:hideMark/>
          </w:tcPr>
          <w:p w14:paraId="46A8846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2024-05-28</w:t>
            </w:r>
          </w:p>
        </w:tc>
        <w:tc>
          <w:tcPr>
            <w:tcW w:w="909" w:type="dxa"/>
            <w:tcBorders>
              <w:top w:val="nil"/>
              <w:left w:val="nil"/>
              <w:bottom w:val="nil"/>
              <w:right w:val="nil"/>
            </w:tcBorders>
            <w:shd w:val="clear" w:color="000000" w:fill="FFFFFF"/>
            <w:noWrap/>
            <w:hideMark/>
          </w:tcPr>
          <w:p w14:paraId="49EC8C7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2D535F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883962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B23243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E311C9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D23633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172659B" w14:textId="77777777" w:rsidTr="00133FA5">
        <w:trPr>
          <w:trHeight w:val="216"/>
          <w:jc w:val="center"/>
        </w:trPr>
        <w:tc>
          <w:tcPr>
            <w:tcW w:w="1201" w:type="dxa"/>
            <w:vMerge/>
            <w:tcBorders>
              <w:top w:val="nil"/>
              <w:left w:val="nil"/>
              <w:bottom w:val="single" w:sz="4" w:space="0" w:color="000000"/>
              <w:right w:val="nil"/>
            </w:tcBorders>
            <w:hideMark/>
          </w:tcPr>
          <w:p w14:paraId="6FF18D8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20CFCB5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XBB.1.16</w:t>
            </w:r>
          </w:p>
        </w:tc>
        <w:tc>
          <w:tcPr>
            <w:tcW w:w="883" w:type="dxa"/>
            <w:tcBorders>
              <w:top w:val="nil"/>
              <w:left w:val="nil"/>
              <w:bottom w:val="nil"/>
              <w:right w:val="nil"/>
            </w:tcBorders>
            <w:shd w:val="clear" w:color="000000" w:fill="FFFFFF"/>
            <w:noWrap/>
            <w:hideMark/>
          </w:tcPr>
          <w:p w14:paraId="5EB7905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2023-01-01</w:t>
            </w:r>
          </w:p>
        </w:tc>
        <w:tc>
          <w:tcPr>
            <w:tcW w:w="883" w:type="dxa"/>
            <w:tcBorders>
              <w:top w:val="nil"/>
              <w:left w:val="nil"/>
              <w:bottom w:val="nil"/>
              <w:right w:val="nil"/>
            </w:tcBorders>
            <w:shd w:val="clear" w:color="000000" w:fill="FFFFFF"/>
            <w:noWrap/>
            <w:hideMark/>
          </w:tcPr>
          <w:p w14:paraId="4329DA2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2024-04-17</w:t>
            </w:r>
          </w:p>
        </w:tc>
        <w:tc>
          <w:tcPr>
            <w:tcW w:w="909" w:type="dxa"/>
            <w:tcBorders>
              <w:top w:val="nil"/>
              <w:left w:val="nil"/>
              <w:bottom w:val="nil"/>
              <w:right w:val="nil"/>
            </w:tcBorders>
            <w:shd w:val="clear" w:color="000000" w:fill="FFFFFF"/>
            <w:noWrap/>
            <w:hideMark/>
          </w:tcPr>
          <w:p w14:paraId="37A32E5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A35721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F675FF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7BDA08C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68FD05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639C62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58B8667B" w14:textId="77777777" w:rsidTr="00133FA5">
        <w:trPr>
          <w:trHeight w:val="216"/>
          <w:jc w:val="center"/>
        </w:trPr>
        <w:tc>
          <w:tcPr>
            <w:tcW w:w="1201" w:type="dxa"/>
            <w:vMerge/>
            <w:tcBorders>
              <w:top w:val="nil"/>
              <w:left w:val="nil"/>
              <w:bottom w:val="single" w:sz="4" w:space="0" w:color="000000"/>
              <w:right w:val="nil"/>
            </w:tcBorders>
            <w:hideMark/>
          </w:tcPr>
          <w:p w14:paraId="4CB0DD0D"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81D0B5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JN.1.4</w:t>
            </w:r>
          </w:p>
        </w:tc>
        <w:tc>
          <w:tcPr>
            <w:tcW w:w="883" w:type="dxa"/>
            <w:tcBorders>
              <w:top w:val="nil"/>
              <w:left w:val="nil"/>
              <w:bottom w:val="nil"/>
              <w:right w:val="nil"/>
            </w:tcBorders>
            <w:shd w:val="clear" w:color="000000" w:fill="FFFFFF"/>
            <w:noWrap/>
            <w:hideMark/>
          </w:tcPr>
          <w:p w14:paraId="4D4A189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2023-09-18</w:t>
            </w:r>
          </w:p>
        </w:tc>
        <w:tc>
          <w:tcPr>
            <w:tcW w:w="883" w:type="dxa"/>
            <w:tcBorders>
              <w:top w:val="nil"/>
              <w:left w:val="nil"/>
              <w:bottom w:val="nil"/>
              <w:right w:val="nil"/>
            </w:tcBorders>
            <w:shd w:val="clear" w:color="000000" w:fill="FFFFFF"/>
            <w:noWrap/>
            <w:hideMark/>
          </w:tcPr>
          <w:p w14:paraId="2E9D89C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2024-08-25</w:t>
            </w:r>
          </w:p>
        </w:tc>
        <w:tc>
          <w:tcPr>
            <w:tcW w:w="909" w:type="dxa"/>
            <w:tcBorders>
              <w:top w:val="nil"/>
              <w:left w:val="nil"/>
              <w:bottom w:val="nil"/>
              <w:right w:val="nil"/>
            </w:tcBorders>
            <w:shd w:val="clear" w:color="000000" w:fill="FFFFFF"/>
            <w:noWrap/>
            <w:hideMark/>
          </w:tcPr>
          <w:p w14:paraId="6CBC8BD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84D6F1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DAB201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8FBEE2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3ECEEB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38ECF6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4087DC4" w14:textId="77777777" w:rsidTr="00133FA5">
        <w:trPr>
          <w:trHeight w:val="216"/>
          <w:jc w:val="center"/>
        </w:trPr>
        <w:tc>
          <w:tcPr>
            <w:tcW w:w="1201" w:type="dxa"/>
            <w:vMerge/>
            <w:tcBorders>
              <w:top w:val="nil"/>
              <w:left w:val="nil"/>
              <w:bottom w:val="single" w:sz="4" w:space="0" w:color="000000"/>
              <w:right w:val="nil"/>
            </w:tcBorders>
            <w:hideMark/>
          </w:tcPr>
          <w:p w14:paraId="35406D60"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03B0DCE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331792B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2023-09-21</w:t>
            </w:r>
          </w:p>
        </w:tc>
        <w:tc>
          <w:tcPr>
            <w:tcW w:w="883" w:type="dxa"/>
            <w:tcBorders>
              <w:top w:val="nil"/>
              <w:left w:val="nil"/>
              <w:bottom w:val="nil"/>
              <w:right w:val="nil"/>
            </w:tcBorders>
            <w:shd w:val="clear" w:color="000000" w:fill="FFFFFF"/>
            <w:noWrap/>
            <w:hideMark/>
          </w:tcPr>
          <w:p w14:paraId="2A652A1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2024-08-24</w:t>
            </w:r>
          </w:p>
        </w:tc>
        <w:tc>
          <w:tcPr>
            <w:tcW w:w="909" w:type="dxa"/>
            <w:tcBorders>
              <w:top w:val="nil"/>
              <w:left w:val="nil"/>
              <w:bottom w:val="nil"/>
              <w:right w:val="nil"/>
            </w:tcBorders>
            <w:shd w:val="clear" w:color="000000" w:fill="FFFFFF"/>
            <w:noWrap/>
            <w:hideMark/>
          </w:tcPr>
          <w:p w14:paraId="060B73A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0602D8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4BF4A7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997A5F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9C6156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F301E5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787F5E46" w14:textId="77777777" w:rsidTr="00133FA5">
        <w:trPr>
          <w:trHeight w:val="216"/>
          <w:jc w:val="center"/>
        </w:trPr>
        <w:tc>
          <w:tcPr>
            <w:tcW w:w="1201" w:type="dxa"/>
            <w:vMerge/>
            <w:tcBorders>
              <w:top w:val="nil"/>
              <w:left w:val="nil"/>
              <w:bottom w:val="single" w:sz="4" w:space="0" w:color="000000"/>
              <w:right w:val="nil"/>
            </w:tcBorders>
            <w:hideMark/>
          </w:tcPr>
          <w:p w14:paraId="14CDAEB5"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31B41BD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others (n = 76)</w:t>
            </w:r>
          </w:p>
        </w:tc>
        <w:tc>
          <w:tcPr>
            <w:tcW w:w="883" w:type="dxa"/>
            <w:tcBorders>
              <w:top w:val="nil"/>
              <w:left w:val="nil"/>
              <w:bottom w:val="single" w:sz="4" w:space="0" w:color="auto"/>
              <w:right w:val="nil"/>
            </w:tcBorders>
            <w:shd w:val="clear" w:color="000000" w:fill="FFFFFF"/>
            <w:noWrap/>
            <w:hideMark/>
          </w:tcPr>
          <w:p w14:paraId="659BCE08"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2020-03-02</w:t>
            </w:r>
          </w:p>
        </w:tc>
        <w:tc>
          <w:tcPr>
            <w:tcW w:w="883" w:type="dxa"/>
            <w:tcBorders>
              <w:top w:val="nil"/>
              <w:left w:val="nil"/>
              <w:bottom w:val="single" w:sz="4" w:space="0" w:color="auto"/>
              <w:right w:val="nil"/>
            </w:tcBorders>
            <w:shd w:val="clear" w:color="000000" w:fill="FFFFFF"/>
            <w:noWrap/>
            <w:hideMark/>
          </w:tcPr>
          <w:p w14:paraId="253BF01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2024-07-10</w:t>
            </w:r>
          </w:p>
        </w:tc>
        <w:tc>
          <w:tcPr>
            <w:tcW w:w="909" w:type="dxa"/>
            <w:tcBorders>
              <w:top w:val="nil"/>
              <w:left w:val="nil"/>
              <w:bottom w:val="single" w:sz="4" w:space="0" w:color="auto"/>
              <w:right w:val="nil"/>
            </w:tcBorders>
            <w:shd w:val="clear" w:color="000000" w:fill="FFFFFF"/>
            <w:noWrap/>
            <w:hideMark/>
          </w:tcPr>
          <w:p w14:paraId="0776340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CB7386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BFAA56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59A9055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443DA94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C92D84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r>
      <w:tr w:rsidR="00662470" w:rsidRPr="004473F3" w14:paraId="4A7FCE50" w14:textId="77777777" w:rsidTr="00133FA5">
        <w:trPr>
          <w:trHeight w:val="216"/>
          <w:jc w:val="center"/>
        </w:trPr>
        <w:tc>
          <w:tcPr>
            <w:tcW w:w="1201" w:type="dxa"/>
            <w:vMerge w:val="restart"/>
            <w:tcBorders>
              <w:top w:val="nil"/>
              <w:left w:val="nil"/>
              <w:bottom w:val="single" w:sz="4" w:space="0" w:color="000000"/>
              <w:right w:val="nil"/>
            </w:tcBorders>
            <w:shd w:val="clear" w:color="000000" w:fill="FFFFFF"/>
            <w:noWrap/>
            <w:hideMark/>
          </w:tcPr>
          <w:p w14:paraId="49509EC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South Korea</w:t>
            </w:r>
          </w:p>
        </w:tc>
        <w:tc>
          <w:tcPr>
            <w:tcW w:w="1329" w:type="dxa"/>
            <w:tcBorders>
              <w:top w:val="nil"/>
              <w:left w:val="nil"/>
              <w:bottom w:val="nil"/>
              <w:right w:val="nil"/>
            </w:tcBorders>
            <w:shd w:val="clear" w:color="000000" w:fill="FFFFFF"/>
            <w:noWrap/>
            <w:hideMark/>
          </w:tcPr>
          <w:p w14:paraId="34E7781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B.1.619.1</w:t>
            </w:r>
          </w:p>
        </w:tc>
        <w:tc>
          <w:tcPr>
            <w:tcW w:w="883" w:type="dxa"/>
            <w:tcBorders>
              <w:top w:val="nil"/>
              <w:left w:val="nil"/>
              <w:bottom w:val="nil"/>
              <w:right w:val="nil"/>
            </w:tcBorders>
            <w:shd w:val="clear" w:color="000000" w:fill="FFFFFF"/>
            <w:noWrap/>
            <w:hideMark/>
          </w:tcPr>
          <w:p w14:paraId="2EF67DE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2021-02-22</w:t>
            </w:r>
          </w:p>
        </w:tc>
        <w:tc>
          <w:tcPr>
            <w:tcW w:w="883" w:type="dxa"/>
            <w:tcBorders>
              <w:top w:val="nil"/>
              <w:left w:val="nil"/>
              <w:bottom w:val="nil"/>
              <w:right w:val="nil"/>
            </w:tcBorders>
            <w:shd w:val="clear" w:color="000000" w:fill="FFFFFF"/>
            <w:noWrap/>
            <w:hideMark/>
          </w:tcPr>
          <w:p w14:paraId="4149745E"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2021-09-21</w:t>
            </w:r>
          </w:p>
        </w:tc>
        <w:tc>
          <w:tcPr>
            <w:tcW w:w="909" w:type="dxa"/>
            <w:tcBorders>
              <w:top w:val="nil"/>
              <w:left w:val="nil"/>
              <w:bottom w:val="nil"/>
              <w:right w:val="nil"/>
            </w:tcBorders>
            <w:shd w:val="clear" w:color="000000" w:fill="FFFFFF"/>
            <w:noWrap/>
            <w:hideMark/>
          </w:tcPr>
          <w:p w14:paraId="3A02056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A951BC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45585ED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6A3B302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BB31E0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1941F4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BF6CCB9" w14:textId="77777777" w:rsidTr="00133FA5">
        <w:trPr>
          <w:trHeight w:val="216"/>
          <w:jc w:val="center"/>
        </w:trPr>
        <w:tc>
          <w:tcPr>
            <w:tcW w:w="1201" w:type="dxa"/>
            <w:vMerge/>
            <w:tcBorders>
              <w:top w:val="nil"/>
              <w:left w:val="nil"/>
              <w:bottom w:val="single" w:sz="4" w:space="0" w:color="000000"/>
              <w:right w:val="nil"/>
            </w:tcBorders>
            <w:hideMark/>
          </w:tcPr>
          <w:p w14:paraId="241ABAC4"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07BB3A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 (B.1.617.2)</w:t>
            </w:r>
          </w:p>
        </w:tc>
        <w:tc>
          <w:tcPr>
            <w:tcW w:w="883" w:type="dxa"/>
            <w:tcBorders>
              <w:top w:val="nil"/>
              <w:left w:val="nil"/>
              <w:bottom w:val="nil"/>
              <w:right w:val="nil"/>
            </w:tcBorders>
            <w:shd w:val="clear" w:color="000000" w:fill="FFFFFF"/>
            <w:noWrap/>
            <w:hideMark/>
          </w:tcPr>
          <w:p w14:paraId="14A85F05"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2021-04-22</w:t>
            </w:r>
          </w:p>
        </w:tc>
        <w:tc>
          <w:tcPr>
            <w:tcW w:w="883" w:type="dxa"/>
            <w:tcBorders>
              <w:top w:val="nil"/>
              <w:left w:val="nil"/>
              <w:bottom w:val="nil"/>
              <w:right w:val="nil"/>
            </w:tcBorders>
            <w:shd w:val="clear" w:color="000000" w:fill="FFFFFF"/>
            <w:noWrap/>
            <w:hideMark/>
          </w:tcPr>
          <w:p w14:paraId="1A5209A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2023-07-11</w:t>
            </w:r>
          </w:p>
        </w:tc>
        <w:tc>
          <w:tcPr>
            <w:tcW w:w="909" w:type="dxa"/>
            <w:tcBorders>
              <w:top w:val="nil"/>
              <w:left w:val="nil"/>
              <w:bottom w:val="nil"/>
              <w:right w:val="nil"/>
            </w:tcBorders>
            <w:shd w:val="clear" w:color="000000" w:fill="FFFFFF"/>
            <w:noWrap/>
            <w:hideMark/>
          </w:tcPr>
          <w:p w14:paraId="58480B8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EF0048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8EB776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3C4F9C2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5257A4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9D1AD6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E620C1A" w14:textId="77777777" w:rsidTr="00133FA5">
        <w:trPr>
          <w:trHeight w:val="216"/>
          <w:jc w:val="center"/>
        </w:trPr>
        <w:tc>
          <w:tcPr>
            <w:tcW w:w="1201" w:type="dxa"/>
            <w:vMerge/>
            <w:tcBorders>
              <w:top w:val="nil"/>
              <w:left w:val="nil"/>
              <w:bottom w:val="single" w:sz="4" w:space="0" w:color="000000"/>
              <w:right w:val="nil"/>
            </w:tcBorders>
            <w:hideMark/>
          </w:tcPr>
          <w:p w14:paraId="6618896E"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65D31F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AY.69</w:t>
            </w:r>
          </w:p>
        </w:tc>
        <w:tc>
          <w:tcPr>
            <w:tcW w:w="883" w:type="dxa"/>
            <w:tcBorders>
              <w:top w:val="nil"/>
              <w:left w:val="nil"/>
              <w:bottom w:val="nil"/>
              <w:right w:val="nil"/>
            </w:tcBorders>
            <w:shd w:val="clear" w:color="000000" w:fill="FFFFFF"/>
            <w:noWrap/>
            <w:hideMark/>
          </w:tcPr>
          <w:p w14:paraId="5052342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2021-05-15</w:t>
            </w:r>
          </w:p>
        </w:tc>
        <w:tc>
          <w:tcPr>
            <w:tcW w:w="883" w:type="dxa"/>
            <w:tcBorders>
              <w:top w:val="nil"/>
              <w:left w:val="nil"/>
              <w:bottom w:val="nil"/>
              <w:right w:val="nil"/>
            </w:tcBorders>
            <w:shd w:val="clear" w:color="000000" w:fill="FFFFFF"/>
            <w:noWrap/>
            <w:hideMark/>
          </w:tcPr>
          <w:p w14:paraId="7CA8C10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2022-02-10</w:t>
            </w:r>
          </w:p>
        </w:tc>
        <w:tc>
          <w:tcPr>
            <w:tcW w:w="909" w:type="dxa"/>
            <w:tcBorders>
              <w:top w:val="nil"/>
              <w:left w:val="nil"/>
              <w:bottom w:val="nil"/>
              <w:right w:val="nil"/>
            </w:tcBorders>
            <w:shd w:val="clear" w:color="000000" w:fill="FFFFFF"/>
            <w:noWrap/>
            <w:hideMark/>
          </w:tcPr>
          <w:p w14:paraId="7102B84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1063A02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5903F2D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07876FC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1D7168D"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3891E7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3FDBECFC" w14:textId="77777777" w:rsidTr="00133FA5">
        <w:trPr>
          <w:trHeight w:val="216"/>
          <w:jc w:val="center"/>
        </w:trPr>
        <w:tc>
          <w:tcPr>
            <w:tcW w:w="1201" w:type="dxa"/>
            <w:vMerge/>
            <w:tcBorders>
              <w:top w:val="nil"/>
              <w:left w:val="nil"/>
              <w:bottom w:val="single" w:sz="4" w:space="0" w:color="000000"/>
              <w:right w:val="nil"/>
            </w:tcBorders>
            <w:hideMark/>
          </w:tcPr>
          <w:p w14:paraId="3277119F"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CEBC1E0"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AY.122.5</w:t>
            </w:r>
          </w:p>
        </w:tc>
        <w:tc>
          <w:tcPr>
            <w:tcW w:w="883" w:type="dxa"/>
            <w:tcBorders>
              <w:top w:val="nil"/>
              <w:left w:val="nil"/>
              <w:bottom w:val="nil"/>
              <w:right w:val="nil"/>
            </w:tcBorders>
            <w:shd w:val="clear" w:color="000000" w:fill="FFFFFF"/>
            <w:noWrap/>
            <w:hideMark/>
          </w:tcPr>
          <w:p w14:paraId="1B79824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2021-08-08</w:t>
            </w:r>
          </w:p>
        </w:tc>
        <w:tc>
          <w:tcPr>
            <w:tcW w:w="883" w:type="dxa"/>
            <w:tcBorders>
              <w:top w:val="nil"/>
              <w:left w:val="nil"/>
              <w:bottom w:val="nil"/>
              <w:right w:val="nil"/>
            </w:tcBorders>
            <w:shd w:val="clear" w:color="000000" w:fill="FFFFFF"/>
            <w:noWrap/>
            <w:hideMark/>
          </w:tcPr>
          <w:p w14:paraId="1F8861DF"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2022-03-04</w:t>
            </w:r>
          </w:p>
        </w:tc>
        <w:tc>
          <w:tcPr>
            <w:tcW w:w="909" w:type="dxa"/>
            <w:tcBorders>
              <w:top w:val="nil"/>
              <w:left w:val="nil"/>
              <w:bottom w:val="nil"/>
              <w:right w:val="nil"/>
            </w:tcBorders>
            <w:shd w:val="clear" w:color="000000" w:fill="FFFFFF"/>
            <w:noWrap/>
            <w:hideMark/>
          </w:tcPr>
          <w:p w14:paraId="4E1F6DB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26C01CA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33182E7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41BACE5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3689B96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C9AF5F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188C2212" w14:textId="77777777" w:rsidTr="00133FA5">
        <w:trPr>
          <w:trHeight w:val="216"/>
          <w:jc w:val="center"/>
        </w:trPr>
        <w:tc>
          <w:tcPr>
            <w:tcW w:w="1201" w:type="dxa"/>
            <w:vMerge/>
            <w:tcBorders>
              <w:top w:val="nil"/>
              <w:left w:val="nil"/>
              <w:bottom w:val="single" w:sz="4" w:space="0" w:color="000000"/>
              <w:right w:val="nil"/>
            </w:tcBorders>
            <w:hideMark/>
          </w:tcPr>
          <w:p w14:paraId="731F65F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697E6E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BA.2.3 (BA.2.3)</w:t>
            </w:r>
          </w:p>
        </w:tc>
        <w:tc>
          <w:tcPr>
            <w:tcW w:w="883" w:type="dxa"/>
            <w:tcBorders>
              <w:top w:val="nil"/>
              <w:left w:val="nil"/>
              <w:bottom w:val="nil"/>
              <w:right w:val="nil"/>
            </w:tcBorders>
            <w:shd w:val="clear" w:color="000000" w:fill="FFFFFF"/>
            <w:noWrap/>
            <w:hideMark/>
          </w:tcPr>
          <w:p w14:paraId="5C825062"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2021-12-29</w:t>
            </w:r>
          </w:p>
        </w:tc>
        <w:tc>
          <w:tcPr>
            <w:tcW w:w="883" w:type="dxa"/>
            <w:tcBorders>
              <w:top w:val="nil"/>
              <w:left w:val="nil"/>
              <w:bottom w:val="nil"/>
              <w:right w:val="nil"/>
            </w:tcBorders>
            <w:shd w:val="clear" w:color="000000" w:fill="FFFFFF"/>
            <w:noWrap/>
            <w:hideMark/>
          </w:tcPr>
          <w:p w14:paraId="0E52B458"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2023-03-15</w:t>
            </w:r>
          </w:p>
        </w:tc>
        <w:tc>
          <w:tcPr>
            <w:tcW w:w="909" w:type="dxa"/>
            <w:tcBorders>
              <w:top w:val="nil"/>
              <w:left w:val="nil"/>
              <w:bottom w:val="nil"/>
              <w:right w:val="nil"/>
            </w:tcBorders>
            <w:shd w:val="clear" w:color="000000" w:fill="FFFFFF"/>
            <w:noWrap/>
            <w:hideMark/>
          </w:tcPr>
          <w:p w14:paraId="15DD474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6504F25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9D1FB9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57AE106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BB8D20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0C5E4BBC"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335394FD" w14:textId="77777777" w:rsidTr="00133FA5">
        <w:trPr>
          <w:trHeight w:val="216"/>
          <w:jc w:val="center"/>
        </w:trPr>
        <w:tc>
          <w:tcPr>
            <w:tcW w:w="1201" w:type="dxa"/>
            <w:vMerge/>
            <w:tcBorders>
              <w:top w:val="nil"/>
              <w:left w:val="nil"/>
              <w:bottom w:val="single" w:sz="4" w:space="0" w:color="000000"/>
              <w:right w:val="nil"/>
            </w:tcBorders>
            <w:hideMark/>
          </w:tcPr>
          <w:p w14:paraId="5303DDE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5665178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BF (BA.5.2.1)</w:t>
            </w:r>
          </w:p>
        </w:tc>
        <w:tc>
          <w:tcPr>
            <w:tcW w:w="883" w:type="dxa"/>
            <w:tcBorders>
              <w:top w:val="nil"/>
              <w:left w:val="nil"/>
              <w:bottom w:val="nil"/>
              <w:right w:val="nil"/>
            </w:tcBorders>
            <w:shd w:val="clear" w:color="000000" w:fill="FFFFFF"/>
            <w:noWrap/>
            <w:hideMark/>
          </w:tcPr>
          <w:p w14:paraId="7F444E6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2022-05-10</w:t>
            </w:r>
          </w:p>
        </w:tc>
        <w:tc>
          <w:tcPr>
            <w:tcW w:w="883" w:type="dxa"/>
            <w:tcBorders>
              <w:top w:val="nil"/>
              <w:left w:val="nil"/>
              <w:bottom w:val="nil"/>
              <w:right w:val="nil"/>
            </w:tcBorders>
            <w:shd w:val="clear" w:color="000000" w:fill="FFFFFF"/>
            <w:noWrap/>
            <w:hideMark/>
          </w:tcPr>
          <w:p w14:paraId="7A801C9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2023-04-15</w:t>
            </w:r>
          </w:p>
        </w:tc>
        <w:tc>
          <w:tcPr>
            <w:tcW w:w="909" w:type="dxa"/>
            <w:tcBorders>
              <w:top w:val="nil"/>
              <w:left w:val="nil"/>
              <w:bottom w:val="nil"/>
              <w:right w:val="nil"/>
            </w:tcBorders>
            <w:shd w:val="clear" w:color="000000" w:fill="FFFFFF"/>
            <w:noWrap/>
            <w:hideMark/>
          </w:tcPr>
          <w:p w14:paraId="1FD55A4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6F4D05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8E8D00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6681682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0D8537D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4ABC429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18C41BBF" w14:textId="77777777" w:rsidTr="00133FA5">
        <w:trPr>
          <w:trHeight w:val="216"/>
          <w:jc w:val="center"/>
        </w:trPr>
        <w:tc>
          <w:tcPr>
            <w:tcW w:w="1201" w:type="dxa"/>
            <w:vMerge/>
            <w:tcBorders>
              <w:top w:val="nil"/>
              <w:left w:val="nil"/>
              <w:bottom w:val="single" w:sz="4" w:space="0" w:color="000000"/>
              <w:right w:val="nil"/>
            </w:tcBorders>
            <w:hideMark/>
          </w:tcPr>
          <w:p w14:paraId="28878A9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2DCDD8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BA.5.2 (BA.5.2)</w:t>
            </w:r>
          </w:p>
        </w:tc>
        <w:tc>
          <w:tcPr>
            <w:tcW w:w="883" w:type="dxa"/>
            <w:tcBorders>
              <w:top w:val="nil"/>
              <w:left w:val="nil"/>
              <w:bottom w:val="nil"/>
              <w:right w:val="nil"/>
            </w:tcBorders>
            <w:shd w:val="clear" w:color="000000" w:fill="FFFFFF"/>
            <w:noWrap/>
            <w:hideMark/>
          </w:tcPr>
          <w:p w14:paraId="1E2A9A7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2022-05-11</w:t>
            </w:r>
          </w:p>
        </w:tc>
        <w:tc>
          <w:tcPr>
            <w:tcW w:w="883" w:type="dxa"/>
            <w:tcBorders>
              <w:top w:val="nil"/>
              <w:left w:val="nil"/>
              <w:bottom w:val="nil"/>
              <w:right w:val="nil"/>
            </w:tcBorders>
            <w:shd w:val="clear" w:color="000000" w:fill="FFFFFF"/>
            <w:noWrap/>
            <w:hideMark/>
          </w:tcPr>
          <w:p w14:paraId="6374CA2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2024-01-22</w:t>
            </w:r>
          </w:p>
        </w:tc>
        <w:tc>
          <w:tcPr>
            <w:tcW w:w="909" w:type="dxa"/>
            <w:tcBorders>
              <w:top w:val="nil"/>
              <w:left w:val="nil"/>
              <w:bottom w:val="nil"/>
              <w:right w:val="nil"/>
            </w:tcBorders>
            <w:shd w:val="clear" w:color="000000" w:fill="FFFFFF"/>
            <w:noWrap/>
            <w:hideMark/>
          </w:tcPr>
          <w:p w14:paraId="127B3A5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C79FA1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E7C201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4AE7129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DC1836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3DAB7A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63D82F24" w14:textId="77777777" w:rsidTr="00133FA5">
        <w:trPr>
          <w:trHeight w:val="216"/>
          <w:jc w:val="center"/>
        </w:trPr>
        <w:tc>
          <w:tcPr>
            <w:tcW w:w="1201" w:type="dxa"/>
            <w:vMerge/>
            <w:tcBorders>
              <w:top w:val="nil"/>
              <w:left w:val="nil"/>
              <w:bottom w:val="single" w:sz="4" w:space="0" w:color="000000"/>
              <w:right w:val="nil"/>
            </w:tcBorders>
            <w:hideMark/>
          </w:tcPr>
          <w:p w14:paraId="366929F5"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7B7B5EF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XBB.1.5</w:t>
            </w:r>
          </w:p>
        </w:tc>
        <w:tc>
          <w:tcPr>
            <w:tcW w:w="883" w:type="dxa"/>
            <w:tcBorders>
              <w:top w:val="nil"/>
              <w:left w:val="nil"/>
              <w:bottom w:val="nil"/>
              <w:right w:val="nil"/>
            </w:tcBorders>
            <w:shd w:val="clear" w:color="000000" w:fill="FFFFFF"/>
            <w:noWrap/>
            <w:hideMark/>
          </w:tcPr>
          <w:p w14:paraId="46F7F89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2022-11-23</w:t>
            </w:r>
          </w:p>
        </w:tc>
        <w:tc>
          <w:tcPr>
            <w:tcW w:w="883" w:type="dxa"/>
            <w:tcBorders>
              <w:top w:val="nil"/>
              <w:left w:val="nil"/>
              <w:bottom w:val="nil"/>
              <w:right w:val="nil"/>
            </w:tcBorders>
            <w:shd w:val="clear" w:color="000000" w:fill="FFFFFF"/>
            <w:noWrap/>
            <w:hideMark/>
          </w:tcPr>
          <w:p w14:paraId="320862E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2023-12-11</w:t>
            </w:r>
          </w:p>
        </w:tc>
        <w:tc>
          <w:tcPr>
            <w:tcW w:w="909" w:type="dxa"/>
            <w:tcBorders>
              <w:top w:val="nil"/>
              <w:left w:val="nil"/>
              <w:bottom w:val="nil"/>
              <w:right w:val="nil"/>
            </w:tcBorders>
            <w:shd w:val="clear" w:color="000000" w:fill="FFFFFF"/>
            <w:noWrap/>
            <w:hideMark/>
          </w:tcPr>
          <w:p w14:paraId="06C69AD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0C2F3E6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B7947B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46C0F29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7327BD7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69D191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E6C2A61" w14:textId="77777777" w:rsidTr="00133FA5">
        <w:trPr>
          <w:trHeight w:val="216"/>
          <w:jc w:val="center"/>
        </w:trPr>
        <w:tc>
          <w:tcPr>
            <w:tcW w:w="1201" w:type="dxa"/>
            <w:vMerge/>
            <w:tcBorders>
              <w:top w:val="nil"/>
              <w:left w:val="nil"/>
              <w:bottom w:val="single" w:sz="4" w:space="0" w:color="000000"/>
              <w:right w:val="nil"/>
            </w:tcBorders>
            <w:hideMark/>
          </w:tcPr>
          <w:p w14:paraId="77956339"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390C782B"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EG.5.1.1</w:t>
            </w:r>
          </w:p>
        </w:tc>
        <w:tc>
          <w:tcPr>
            <w:tcW w:w="883" w:type="dxa"/>
            <w:tcBorders>
              <w:top w:val="nil"/>
              <w:left w:val="nil"/>
              <w:bottom w:val="nil"/>
              <w:right w:val="nil"/>
            </w:tcBorders>
            <w:shd w:val="clear" w:color="000000" w:fill="FFFFFF"/>
            <w:noWrap/>
            <w:hideMark/>
          </w:tcPr>
          <w:p w14:paraId="2E6AEA3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2023-05-16</w:t>
            </w:r>
          </w:p>
        </w:tc>
        <w:tc>
          <w:tcPr>
            <w:tcW w:w="883" w:type="dxa"/>
            <w:tcBorders>
              <w:top w:val="nil"/>
              <w:left w:val="nil"/>
              <w:bottom w:val="nil"/>
              <w:right w:val="nil"/>
            </w:tcBorders>
            <w:shd w:val="clear" w:color="000000" w:fill="FFFFFF"/>
            <w:noWrap/>
            <w:hideMark/>
          </w:tcPr>
          <w:p w14:paraId="56A7ABE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2024-03-27</w:t>
            </w:r>
          </w:p>
        </w:tc>
        <w:tc>
          <w:tcPr>
            <w:tcW w:w="909" w:type="dxa"/>
            <w:tcBorders>
              <w:top w:val="nil"/>
              <w:left w:val="nil"/>
              <w:bottom w:val="nil"/>
              <w:right w:val="nil"/>
            </w:tcBorders>
            <w:shd w:val="clear" w:color="000000" w:fill="FFFFFF"/>
            <w:noWrap/>
            <w:hideMark/>
          </w:tcPr>
          <w:p w14:paraId="797A7CAE"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6B0E0F2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15683365"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598876A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633C605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E48157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A3CF8AE" w14:textId="77777777" w:rsidTr="00133FA5">
        <w:trPr>
          <w:trHeight w:val="216"/>
          <w:jc w:val="center"/>
        </w:trPr>
        <w:tc>
          <w:tcPr>
            <w:tcW w:w="1201" w:type="dxa"/>
            <w:vMerge/>
            <w:tcBorders>
              <w:top w:val="nil"/>
              <w:left w:val="nil"/>
              <w:bottom w:val="single" w:sz="4" w:space="0" w:color="000000"/>
              <w:right w:val="nil"/>
            </w:tcBorders>
            <w:hideMark/>
          </w:tcPr>
          <w:p w14:paraId="26A2B544"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4B10A601"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HK.3</w:t>
            </w:r>
          </w:p>
        </w:tc>
        <w:tc>
          <w:tcPr>
            <w:tcW w:w="883" w:type="dxa"/>
            <w:tcBorders>
              <w:top w:val="nil"/>
              <w:left w:val="nil"/>
              <w:bottom w:val="nil"/>
              <w:right w:val="nil"/>
            </w:tcBorders>
            <w:shd w:val="clear" w:color="000000" w:fill="FFFFFF"/>
            <w:noWrap/>
            <w:hideMark/>
          </w:tcPr>
          <w:p w14:paraId="58BD45F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2023-07-04</w:t>
            </w:r>
          </w:p>
        </w:tc>
        <w:tc>
          <w:tcPr>
            <w:tcW w:w="883" w:type="dxa"/>
            <w:tcBorders>
              <w:top w:val="nil"/>
              <w:left w:val="nil"/>
              <w:bottom w:val="nil"/>
              <w:right w:val="nil"/>
            </w:tcBorders>
            <w:shd w:val="clear" w:color="000000" w:fill="FFFFFF"/>
            <w:noWrap/>
            <w:hideMark/>
          </w:tcPr>
          <w:p w14:paraId="7031C0C9"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2024-04-15</w:t>
            </w:r>
          </w:p>
        </w:tc>
        <w:tc>
          <w:tcPr>
            <w:tcW w:w="909" w:type="dxa"/>
            <w:tcBorders>
              <w:top w:val="nil"/>
              <w:left w:val="nil"/>
              <w:bottom w:val="nil"/>
              <w:right w:val="nil"/>
            </w:tcBorders>
            <w:shd w:val="clear" w:color="000000" w:fill="FFFFFF"/>
            <w:noWrap/>
            <w:hideMark/>
          </w:tcPr>
          <w:p w14:paraId="3FBDD7BB"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7109EC6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24BE686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c>
          <w:tcPr>
            <w:tcW w:w="909" w:type="dxa"/>
            <w:tcBorders>
              <w:top w:val="nil"/>
              <w:left w:val="nil"/>
              <w:bottom w:val="nil"/>
              <w:right w:val="nil"/>
            </w:tcBorders>
            <w:shd w:val="clear" w:color="000000" w:fill="FFFFFF"/>
            <w:noWrap/>
            <w:hideMark/>
          </w:tcPr>
          <w:p w14:paraId="37B9357A"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57456A47"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1D0B014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T</w:t>
            </w:r>
          </w:p>
        </w:tc>
      </w:tr>
      <w:tr w:rsidR="00662470" w:rsidRPr="004473F3" w14:paraId="47920D44" w14:textId="77777777" w:rsidTr="00133FA5">
        <w:trPr>
          <w:trHeight w:val="216"/>
          <w:jc w:val="center"/>
        </w:trPr>
        <w:tc>
          <w:tcPr>
            <w:tcW w:w="1201" w:type="dxa"/>
            <w:vMerge/>
            <w:tcBorders>
              <w:top w:val="nil"/>
              <w:left w:val="nil"/>
              <w:bottom w:val="single" w:sz="4" w:space="0" w:color="000000"/>
              <w:right w:val="nil"/>
            </w:tcBorders>
            <w:hideMark/>
          </w:tcPr>
          <w:p w14:paraId="201CF6AA"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nil"/>
              <w:right w:val="nil"/>
            </w:tcBorders>
            <w:shd w:val="clear" w:color="000000" w:fill="FFFFFF"/>
            <w:noWrap/>
            <w:hideMark/>
          </w:tcPr>
          <w:p w14:paraId="122FAE3A"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JN.1</w:t>
            </w:r>
          </w:p>
        </w:tc>
        <w:tc>
          <w:tcPr>
            <w:tcW w:w="883" w:type="dxa"/>
            <w:tcBorders>
              <w:top w:val="nil"/>
              <w:left w:val="nil"/>
              <w:bottom w:val="nil"/>
              <w:right w:val="nil"/>
            </w:tcBorders>
            <w:shd w:val="clear" w:color="000000" w:fill="FFFFFF"/>
            <w:noWrap/>
            <w:hideMark/>
          </w:tcPr>
          <w:p w14:paraId="4A3BB213"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2023-10-24</w:t>
            </w:r>
          </w:p>
        </w:tc>
        <w:tc>
          <w:tcPr>
            <w:tcW w:w="883" w:type="dxa"/>
            <w:tcBorders>
              <w:top w:val="nil"/>
              <w:left w:val="nil"/>
              <w:bottom w:val="nil"/>
              <w:right w:val="nil"/>
            </w:tcBorders>
            <w:shd w:val="clear" w:color="000000" w:fill="FFFFFF"/>
            <w:noWrap/>
            <w:hideMark/>
          </w:tcPr>
          <w:p w14:paraId="6F2B55EC"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2024-04-28</w:t>
            </w:r>
          </w:p>
        </w:tc>
        <w:tc>
          <w:tcPr>
            <w:tcW w:w="909" w:type="dxa"/>
            <w:tcBorders>
              <w:top w:val="nil"/>
              <w:left w:val="nil"/>
              <w:bottom w:val="nil"/>
              <w:right w:val="nil"/>
            </w:tcBorders>
            <w:shd w:val="clear" w:color="000000" w:fill="FFFFFF"/>
            <w:noWrap/>
            <w:hideMark/>
          </w:tcPr>
          <w:p w14:paraId="6C8C2276"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0.10–0.20</w:t>
            </w:r>
          </w:p>
        </w:tc>
        <w:tc>
          <w:tcPr>
            <w:tcW w:w="909" w:type="dxa"/>
            <w:tcBorders>
              <w:top w:val="nil"/>
              <w:left w:val="nil"/>
              <w:bottom w:val="nil"/>
              <w:right w:val="nil"/>
            </w:tcBorders>
            <w:shd w:val="clear" w:color="000000" w:fill="FFFFFF"/>
            <w:noWrap/>
            <w:hideMark/>
          </w:tcPr>
          <w:p w14:paraId="5713001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&gt;0.20</w:t>
            </w:r>
          </w:p>
        </w:tc>
        <w:tc>
          <w:tcPr>
            <w:tcW w:w="909" w:type="dxa"/>
            <w:tcBorders>
              <w:top w:val="nil"/>
              <w:left w:val="nil"/>
              <w:bottom w:val="nil"/>
              <w:right w:val="nil"/>
            </w:tcBorders>
            <w:shd w:val="clear" w:color="000000" w:fill="FFFFFF"/>
            <w:noWrap/>
            <w:hideMark/>
          </w:tcPr>
          <w:p w14:paraId="0EF6D8C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c>
          <w:tcPr>
            <w:tcW w:w="909" w:type="dxa"/>
            <w:tcBorders>
              <w:top w:val="nil"/>
              <w:left w:val="nil"/>
              <w:bottom w:val="nil"/>
              <w:right w:val="nil"/>
            </w:tcBorders>
            <w:shd w:val="clear" w:color="000000" w:fill="FFFFFF"/>
            <w:noWrap/>
            <w:hideMark/>
          </w:tcPr>
          <w:p w14:paraId="2EE83300"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31–100</w:t>
            </w:r>
          </w:p>
        </w:tc>
        <w:tc>
          <w:tcPr>
            <w:tcW w:w="909" w:type="dxa"/>
            <w:tcBorders>
              <w:top w:val="nil"/>
              <w:left w:val="nil"/>
              <w:bottom w:val="nil"/>
              <w:right w:val="nil"/>
            </w:tcBorders>
            <w:shd w:val="clear" w:color="000000" w:fill="FFFFFF"/>
            <w:noWrap/>
            <w:hideMark/>
          </w:tcPr>
          <w:p w14:paraId="1CF94A83"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100+</w:t>
            </w:r>
          </w:p>
        </w:tc>
        <w:tc>
          <w:tcPr>
            <w:tcW w:w="909" w:type="dxa"/>
            <w:tcBorders>
              <w:top w:val="nil"/>
              <w:left w:val="nil"/>
              <w:bottom w:val="nil"/>
              <w:right w:val="nil"/>
            </w:tcBorders>
            <w:shd w:val="clear" w:color="000000" w:fill="FFFFFF"/>
            <w:noWrap/>
            <w:hideMark/>
          </w:tcPr>
          <w:p w14:paraId="22AC5052"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F</w:t>
            </w:r>
          </w:p>
        </w:tc>
      </w:tr>
      <w:tr w:rsidR="00662470" w:rsidRPr="004473F3" w14:paraId="22818D3E" w14:textId="77777777" w:rsidTr="00133FA5">
        <w:trPr>
          <w:trHeight w:val="216"/>
          <w:jc w:val="center"/>
        </w:trPr>
        <w:tc>
          <w:tcPr>
            <w:tcW w:w="1201" w:type="dxa"/>
            <w:vMerge/>
            <w:tcBorders>
              <w:top w:val="nil"/>
              <w:left w:val="nil"/>
              <w:bottom w:val="single" w:sz="4" w:space="0" w:color="000000"/>
              <w:right w:val="nil"/>
            </w:tcBorders>
            <w:hideMark/>
          </w:tcPr>
          <w:p w14:paraId="4913BB60" w14:textId="77777777" w:rsidR="00662470" w:rsidRPr="004473F3" w:rsidRDefault="00662470" w:rsidP="00133FA5">
            <w:pPr>
              <w:widowControl/>
              <w:autoSpaceDE/>
              <w:autoSpaceDN/>
              <w:rPr>
                <w:color w:val="000000"/>
                <w:sz w:val="14"/>
                <w:szCs w:val="14"/>
                <w:lang w:eastAsia="zh-CN"/>
              </w:rPr>
            </w:pPr>
          </w:p>
        </w:tc>
        <w:tc>
          <w:tcPr>
            <w:tcW w:w="1329" w:type="dxa"/>
            <w:tcBorders>
              <w:top w:val="nil"/>
              <w:left w:val="nil"/>
              <w:bottom w:val="single" w:sz="4" w:space="0" w:color="auto"/>
              <w:right w:val="nil"/>
            </w:tcBorders>
            <w:shd w:val="clear" w:color="000000" w:fill="FFFFFF"/>
            <w:noWrap/>
            <w:hideMark/>
          </w:tcPr>
          <w:p w14:paraId="15082B44"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others (n = 37)</w:t>
            </w:r>
          </w:p>
        </w:tc>
        <w:tc>
          <w:tcPr>
            <w:tcW w:w="883" w:type="dxa"/>
            <w:tcBorders>
              <w:top w:val="nil"/>
              <w:left w:val="nil"/>
              <w:bottom w:val="single" w:sz="4" w:space="0" w:color="auto"/>
              <w:right w:val="nil"/>
            </w:tcBorders>
            <w:shd w:val="clear" w:color="000000" w:fill="FFFFFF"/>
            <w:noWrap/>
            <w:hideMark/>
          </w:tcPr>
          <w:p w14:paraId="75709DED"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2021-02-08</w:t>
            </w:r>
          </w:p>
        </w:tc>
        <w:tc>
          <w:tcPr>
            <w:tcW w:w="883" w:type="dxa"/>
            <w:tcBorders>
              <w:top w:val="nil"/>
              <w:left w:val="nil"/>
              <w:bottom w:val="single" w:sz="4" w:space="0" w:color="auto"/>
              <w:right w:val="nil"/>
            </w:tcBorders>
            <w:shd w:val="clear" w:color="000000" w:fill="FFFFFF"/>
            <w:noWrap/>
            <w:hideMark/>
          </w:tcPr>
          <w:p w14:paraId="7C677F36" w14:textId="77777777" w:rsidR="00662470" w:rsidRPr="004473F3" w:rsidRDefault="00662470" w:rsidP="00133FA5">
            <w:pPr>
              <w:widowControl/>
              <w:autoSpaceDE/>
              <w:autoSpaceDN/>
              <w:rPr>
                <w:color w:val="000000"/>
                <w:sz w:val="14"/>
                <w:szCs w:val="14"/>
                <w:lang w:eastAsia="zh-CN"/>
              </w:rPr>
            </w:pPr>
            <w:r w:rsidRPr="004473F3">
              <w:rPr>
                <w:color w:val="000000"/>
                <w:sz w:val="14"/>
                <w:szCs w:val="14"/>
                <w:lang w:eastAsia="zh-CN"/>
              </w:rPr>
              <w:t>2024-02-20</w:t>
            </w:r>
          </w:p>
        </w:tc>
        <w:tc>
          <w:tcPr>
            <w:tcW w:w="909" w:type="dxa"/>
            <w:tcBorders>
              <w:top w:val="nil"/>
              <w:left w:val="nil"/>
              <w:bottom w:val="single" w:sz="4" w:space="0" w:color="auto"/>
              <w:right w:val="nil"/>
            </w:tcBorders>
            <w:shd w:val="clear" w:color="000000" w:fill="FFFFFF"/>
            <w:noWrap/>
            <w:hideMark/>
          </w:tcPr>
          <w:p w14:paraId="29882D09"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683473D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3F4C89BF"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764D3648"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0B285674"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c>
          <w:tcPr>
            <w:tcW w:w="909" w:type="dxa"/>
            <w:tcBorders>
              <w:top w:val="nil"/>
              <w:left w:val="nil"/>
              <w:bottom w:val="single" w:sz="4" w:space="0" w:color="auto"/>
              <w:right w:val="nil"/>
            </w:tcBorders>
            <w:shd w:val="clear" w:color="000000" w:fill="FFFFFF"/>
            <w:noWrap/>
            <w:hideMark/>
          </w:tcPr>
          <w:p w14:paraId="25896201" w14:textId="77777777" w:rsidR="00662470" w:rsidRPr="004473F3" w:rsidRDefault="00662470" w:rsidP="00133FA5">
            <w:pPr>
              <w:widowControl/>
              <w:autoSpaceDE/>
              <w:autoSpaceDN/>
              <w:jc w:val="center"/>
              <w:rPr>
                <w:color w:val="000000"/>
                <w:sz w:val="14"/>
                <w:szCs w:val="14"/>
                <w:lang w:eastAsia="zh-CN"/>
              </w:rPr>
            </w:pPr>
            <w:r w:rsidRPr="004473F3">
              <w:rPr>
                <w:color w:val="000000"/>
                <w:sz w:val="14"/>
                <w:szCs w:val="14"/>
                <w:lang w:eastAsia="zh-CN"/>
              </w:rPr>
              <w:t>-</w:t>
            </w:r>
          </w:p>
        </w:tc>
      </w:tr>
    </w:tbl>
    <w:p w14:paraId="5F1444EF" w14:textId="77777777" w:rsidR="00662470" w:rsidRPr="00E60837" w:rsidRDefault="00662470" w:rsidP="00662470">
      <w:pPr>
        <w:pStyle w:val="BodyText"/>
        <w:spacing w:line="276" w:lineRule="auto"/>
        <w:ind w:left="0"/>
        <w:rPr>
          <w:rFonts w:eastAsiaTheme="minorEastAsia"/>
          <w:color w:val="000000" w:themeColor="text1"/>
          <w:sz w:val="20"/>
          <w:szCs w:val="20"/>
          <w:lang w:eastAsia="zh-CN"/>
        </w:rPr>
      </w:pPr>
      <w:r w:rsidRPr="00E60837">
        <w:rPr>
          <w:rFonts w:eastAsiaTheme="minorEastAsia"/>
          <w:color w:val="000000" w:themeColor="text1"/>
          <w:sz w:val="20"/>
          <w:szCs w:val="20"/>
          <w:lang w:eastAsia="zh-CN"/>
        </w:rPr>
        <w:t xml:space="preserve">Table 3. </w:t>
      </w:r>
      <w:r w:rsidRPr="00E60837">
        <w:rPr>
          <w:color w:val="000000" w:themeColor="text1"/>
        </w:rPr>
        <w:t xml:space="preserve"> </w:t>
      </w:r>
      <w:r w:rsidRPr="00E60837">
        <w:rPr>
          <w:rFonts w:eastAsiaTheme="minorEastAsia"/>
          <w:color w:val="000000" w:themeColor="text1"/>
          <w:sz w:val="20"/>
          <w:szCs w:val="20"/>
          <w:lang w:eastAsia="zh-CN"/>
        </w:rPr>
        <w:t>Comparison of observed and predicted variant dominance in selected countries, defined as duration ≥100 days and peak &gt;</w:t>
      </w:r>
      <w:r>
        <w:rPr>
          <w:rFonts w:eastAsiaTheme="minorEastAsia"/>
          <w:color w:val="000000" w:themeColor="text1"/>
          <w:sz w:val="20"/>
          <w:szCs w:val="20"/>
          <w:lang w:eastAsia="zh-CN"/>
        </w:rPr>
        <w:t>2</w:t>
      </w:r>
      <w:r w:rsidRPr="00E60837">
        <w:rPr>
          <w:rFonts w:eastAsiaTheme="minorEastAsia"/>
          <w:color w:val="000000" w:themeColor="text1"/>
          <w:sz w:val="20"/>
          <w:szCs w:val="20"/>
          <w:lang w:eastAsia="zh-CN"/>
        </w:rPr>
        <w:t xml:space="preserve">0%. </w:t>
      </w:r>
    </w:p>
    <w:p w14:paraId="27A5749E" w14:textId="77777777" w:rsidR="00662470" w:rsidRPr="008F62C9" w:rsidRDefault="00662470" w:rsidP="00662470">
      <w:pPr>
        <w:pStyle w:val="BodyText"/>
        <w:spacing w:line="276" w:lineRule="auto"/>
        <w:ind w:left="0"/>
        <w:rPr>
          <w:rFonts w:eastAsiaTheme="minorEastAsia"/>
          <w:b/>
          <w:bCs/>
          <w:color w:val="000000" w:themeColor="text1"/>
          <w:sz w:val="22"/>
          <w:szCs w:val="22"/>
          <w:lang w:eastAsia="ko-KR"/>
        </w:rPr>
      </w:pPr>
    </w:p>
    <w:p w14:paraId="7973556B" w14:textId="77777777" w:rsidR="000C42CA" w:rsidRPr="00E240F7" w:rsidRDefault="00341DCD" w:rsidP="000C42CA">
      <w:pPr>
        <w:pStyle w:val="BodyText"/>
        <w:spacing w:line="276" w:lineRule="auto"/>
        <w:ind w:left="0"/>
        <w:jc w:val="both"/>
        <w:rPr>
          <w:rFonts w:eastAsiaTheme="minorEastAsia"/>
          <w:color w:val="C00000"/>
          <w:sz w:val="22"/>
          <w:szCs w:val="22"/>
          <w:lang w:eastAsia="zh-CN"/>
        </w:rPr>
      </w:pPr>
      <w:r w:rsidRPr="008F62C9">
        <w:rPr>
          <w:rFonts w:eastAsiaTheme="minorEastAsia" w:hint="eastAsia"/>
          <w:b/>
          <w:bCs/>
          <w:color w:val="000000" w:themeColor="text1"/>
          <w:sz w:val="22"/>
          <w:szCs w:val="22"/>
          <w:lang w:eastAsia="ko-KR"/>
        </w:rPr>
        <w:t xml:space="preserve">Country specific model performance. </w:t>
      </w:r>
      <w:r w:rsidR="000C42CA" w:rsidRPr="00E240F7">
        <w:rPr>
          <w:rFonts w:eastAsiaTheme="minorEastAsia"/>
          <w:color w:val="C00000"/>
          <w:sz w:val="22"/>
          <w:szCs w:val="22"/>
          <w:lang w:eastAsia="zh-CN"/>
        </w:rPr>
        <w:t xml:space="preserve">Figure 3(a) and 3(b) compare model accuracy for predicting variant dominance across 15 countries using 28-day and 21-day inputs, respectively. Across both input lengths, the </w:t>
      </w:r>
      <w:proofErr w:type="spellStart"/>
      <w:r w:rsidR="000C42CA" w:rsidRPr="00E240F7">
        <w:rPr>
          <w:rFonts w:eastAsiaTheme="minorEastAsia"/>
          <w:color w:val="C00000"/>
          <w:sz w:val="22"/>
          <w:szCs w:val="22"/>
          <w:lang w:eastAsia="zh-CN"/>
        </w:rPr>
        <w:t>SuperLearner</w:t>
      </w:r>
      <w:proofErr w:type="spellEnd"/>
      <w:r w:rsidR="000C42CA" w:rsidRPr="00E240F7">
        <w:rPr>
          <w:rFonts w:eastAsiaTheme="minorEastAsia"/>
          <w:color w:val="C00000"/>
          <w:sz w:val="22"/>
          <w:szCs w:val="22"/>
          <w:lang w:eastAsia="zh-CN"/>
        </w:rPr>
        <w:t xml:space="preserve"> ensemble consistently attains the highest accuracy, with notable gains in countries such as Denmark, France, the United Kingdom, and the United States. In contrast, individual models such as GLM, SVM, and CART show substantially lower accuracy, particularly in countries with noisier or sparser sequencing data. </w:t>
      </w:r>
      <w:commentRangeStart w:id="40"/>
      <w:r w:rsidR="000C42CA" w:rsidRPr="00E240F7">
        <w:rPr>
          <w:rFonts w:eastAsiaTheme="minorEastAsia"/>
          <w:color w:val="C00000"/>
          <w:sz w:val="22"/>
          <w:szCs w:val="22"/>
          <w:lang w:eastAsia="zh-CN"/>
        </w:rPr>
        <w:t>Overall, these results highlight the robustness of ensemble learning for forecasting monthly peak share, with performance advantages that persist across different input windows and national contexts.</w:t>
      </w:r>
      <w:commentRangeEnd w:id="40"/>
      <w:r w:rsidR="008069C9">
        <w:rPr>
          <w:rStyle w:val="CommentReference"/>
        </w:rPr>
        <w:commentReference w:id="40"/>
      </w:r>
    </w:p>
    <w:p w14:paraId="49A95057" w14:textId="58A0DAC9" w:rsidR="00341DCD" w:rsidRPr="00075011" w:rsidRDefault="00341DCD" w:rsidP="00075011">
      <w:pPr>
        <w:pStyle w:val="BodyText"/>
        <w:spacing w:line="276" w:lineRule="auto"/>
        <w:ind w:left="0"/>
        <w:jc w:val="both"/>
        <w:rPr>
          <w:rFonts w:eastAsiaTheme="minorEastAsia"/>
          <w:b/>
          <w:bCs/>
          <w:color w:val="000000" w:themeColor="text1"/>
          <w:sz w:val="22"/>
          <w:szCs w:val="22"/>
          <w:lang w:eastAsia="ko-KR"/>
        </w:rPr>
      </w:pPr>
    </w:p>
    <w:p w14:paraId="028FE416" w14:textId="7D1C6C54" w:rsidR="00D447F3" w:rsidRPr="008F62C9" w:rsidRDefault="00B22E84" w:rsidP="00BE0365">
      <w:pPr>
        <w:pStyle w:val="BodyText"/>
        <w:spacing w:line="276" w:lineRule="auto"/>
        <w:ind w:left="0"/>
        <w:jc w:val="center"/>
        <w:rPr>
          <w:rFonts w:eastAsiaTheme="minorEastAsia"/>
          <w:color w:val="000000" w:themeColor="text1"/>
          <w:sz w:val="20"/>
          <w:szCs w:val="20"/>
          <w:lang w:eastAsia="zh-CN"/>
        </w:rPr>
      </w:pPr>
      <w:r>
        <w:rPr>
          <w:rFonts w:eastAsiaTheme="minorEastAsia"/>
          <w:noProof/>
          <w:color w:val="000000" w:themeColor="text1"/>
          <w:sz w:val="20"/>
          <w:szCs w:val="20"/>
          <w:lang w:eastAsia="zh-CN"/>
          <w14:ligatures w14:val="standardContextual"/>
        </w:rPr>
        <w:drawing>
          <wp:inline distT="0" distB="0" distL="0" distR="0" wp14:anchorId="4674C54E" wp14:editId="7A18058C">
            <wp:extent cx="5486400" cy="3015426"/>
            <wp:effectExtent l="0" t="0" r="0" b="0"/>
            <wp:docPr id="1975684107" name="Picture 3"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4107" name="Picture 3" descr="A table of numbers and symbol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19FB2D16" w14:textId="76BCDD07" w:rsidR="00341DCD" w:rsidRPr="008B0C4C" w:rsidRDefault="00341DCD" w:rsidP="00341DC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 xml:space="preserve">Figure </w:t>
      </w:r>
      <w:r w:rsidR="004D5274" w:rsidRPr="008B0C4C">
        <w:rPr>
          <w:rFonts w:eastAsiaTheme="minorEastAsia"/>
          <w:color w:val="000000" w:themeColor="text1"/>
          <w:sz w:val="20"/>
          <w:szCs w:val="20"/>
          <w:lang w:eastAsia="zh-CN"/>
        </w:rPr>
        <w:t>3</w:t>
      </w:r>
      <w:r w:rsidRPr="008B0C4C">
        <w:rPr>
          <w:rFonts w:eastAsiaTheme="minorEastAsia" w:hint="eastAsia"/>
          <w:color w:val="000000" w:themeColor="text1"/>
          <w:sz w:val="20"/>
          <w:szCs w:val="20"/>
          <w:lang w:eastAsia="ko-KR"/>
        </w:rPr>
        <w:t>(a)</w:t>
      </w:r>
      <w:r w:rsidRPr="008B0C4C">
        <w:rPr>
          <w:rFonts w:eastAsiaTheme="minorEastAsia"/>
          <w:color w:val="000000" w:themeColor="text1"/>
          <w:sz w:val="20"/>
          <w:szCs w:val="20"/>
          <w:lang w:eastAsia="zh-CN"/>
        </w:rPr>
        <w:t xml:space="preserve">. Heatmap of </w:t>
      </w:r>
      <w:r w:rsidR="00FA3A51">
        <w:rPr>
          <w:rFonts w:eastAsiaTheme="minorEastAsia" w:hint="eastAsia"/>
          <w:color w:val="000000" w:themeColor="text1"/>
          <w:sz w:val="20"/>
          <w:szCs w:val="20"/>
          <w:lang w:eastAsia="zh-CN"/>
        </w:rPr>
        <w:t>accu</w:t>
      </w:r>
      <w:r w:rsidR="00FA3A51">
        <w:rPr>
          <w:rFonts w:eastAsiaTheme="minorEastAsia"/>
          <w:color w:val="000000" w:themeColor="text1"/>
          <w:sz w:val="20"/>
          <w:szCs w:val="20"/>
          <w:lang w:eastAsia="zh-CN"/>
        </w:rPr>
        <w:t xml:space="preserve">racy </w:t>
      </w:r>
      <w:r w:rsidRPr="008B0C4C">
        <w:rPr>
          <w:rFonts w:eastAsiaTheme="minorEastAsia"/>
          <w:color w:val="000000" w:themeColor="text1"/>
          <w:sz w:val="20"/>
          <w:szCs w:val="20"/>
          <w:lang w:eastAsia="zh-CN"/>
        </w:rPr>
        <w:t>across models and countries for predicting monthly maximum share using a 2</w:t>
      </w:r>
      <w:r w:rsidR="00DC446F">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FA3A51" w:rsidRPr="008B0C4C">
        <w:rPr>
          <w:rFonts w:eastAsiaTheme="minorEastAsia"/>
          <w:color w:val="000000" w:themeColor="text1"/>
          <w:sz w:val="20"/>
          <w:szCs w:val="20"/>
          <w:lang w:eastAsia="zh-CN"/>
        </w:rPr>
        <w:t xml:space="preserve">Blue = higher, white = </w:t>
      </w:r>
      <w:r w:rsidR="00FA3A51" w:rsidRPr="008B0C4C">
        <w:rPr>
          <w:rFonts w:eastAsiaTheme="minorEastAsia" w:hint="eastAsia"/>
          <w:color w:val="000000" w:themeColor="text1"/>
          <w:sz w:val="20"/>
          <w:szCs w:val="20"/>
          <w:lang w:eastAsia="zh-CN"/>
        </w:rPr>
        <w:t>lower</w:t>
      </w:r>
      <w:r w:rsidR="0064788B">
        <w:rPr>
          <w:rFonts w:eastAsiaTheme="minorEastAsia"/>
          <w:color w:val="000000" w:themeColor="text1"/>
          <w:sz w:val="20"/>
          <w:szCs w:val="20"/>
          <w:lang w:eastAsia="zh-CN"/>
        </w:rPr>
        <w:t xml:space="preserve">. </w:t>
      </w:r>
    </w:p>
    <w:p w14:paraId="3FD577D6" w14:textId="75BC7E58" w:rsidR="00341DCD" w:rsidRPr="008F62C9" w:rsidRDefault="00341DCD" w:rsidP="00341DCD">
      <w:pPr>
        <w:pStyle w:val="BodyText"/>
        <w:spacing w:line="276" w:lineRule="auto"/>
        <w:ind w:left="0"/>
        <w:rPr>
          <w:rFonts w:eastAsiaTheme="minorEastAsia"/>
          <w:color w:val="000000" w:themeColor="text1"/>
          <w:sz w:val="20"/>
          <w:szCs w:val="20"/>
          <w:lang w:eastAsia="zh-CN"/>
        </w:rPr>
      </w:pPr>
    </w:p>
    <w:p w14:paraId="5206BD0D" w14:textId="13AD0737" w:rsidR="00FB1DB7" w:rsidRPr="008F62C9" w:rsidRDefault="00305BE8" w:rsidP="007749EE">
      <w:pPr>
        <w:pStyle w:val="BodyText"/>
        <w:spacing w:line="276" w:lineRule="auto"/>
        <w:ind w:left="0"/>
        <w:jc w:val="center"/>
        <w:rPr>
          <w:rFonts w:eastAsiaTheme="minorEastAsia"/>
          <w:color w:val="000000" w:themeColor="text1"/>
          <w:sz w:val="20"/>
          <w:szCs w:val="20"/>
          <w:lang w:eastAsia="ko-KR"/>
        </w:rPr>
      </w:pPr>
      <w:r>
        <w:rPr>
          <w:rFonts w:eastAsiaTheme="minorEastAsia"/>
          <w:noProof/>
          <w:color w:val="000000" w:themeColor="text1"/>
          <w:sz w:val="20"/>
          <w:szCs w:val="20"/>
          <w:lang w:eastAsia="ko-KR"/>
          <w14:ligatures w14:val="standardContextual"/>
        </w:rPr>
        <w:lastRenderedPageBreak/>
        <w:drawing>
          <wp:inline distT="0" distB="0" distL="0" distR="0" wp14:anchorId="6FFA82D3" wp14:editId="73196240">
            <wp:extent cx="5486400" cy="3015426"/>
            <wp:effectExtent l="0" t="0" r="0" b="0"/>
            <wp:docPr id="616292235" name="Picture 6"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2235" name="Picture 6" descr="A table of numbers and symbol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400" cy="3015426"/>
                    </a:xfrm>
                    <a:prstGeom prst="rect">
                      <a:avLst/>
                    </a:prstGeom>
                  </pic:spPr>
                </pic:pic>
              </a:graphicData>
            </a:graphic>
          </wp:inline>
        </w:drawing>
      </w:r>
    </w:p>
    <w:p w14:paraId="76F4BC31" w14:textId="69E15864" w:rsidR="0029651D" w:rsidRPr="008B0C4C" w:rsidRDefault="0029651D" w:rsidP="0029651D">
      <w:pPr>
        <w:pStyle w:val="BodyText"/>
        <w:spacing w:line="276" w:lineRule="auto"/>
        <w:ind w:left="0"/>
        <w:rPr>
          <w:rFonts w:eastAsiaTheme="minorEastAsia"/>
          <w:color w:val="000000" w:themeColor="text1"/>
          <w:sz w:val="20"/>
          <w:szCs w:val="20"/>
          <w:lang w:eastAsia="zh-CN"/>
        </w:rPr>
      </w:pPr>
      <w:r w:rsidRPr="008B0C4C">
        <w:rPr>
          <w:rFonts w:eastAsiaTheme="minorEastAsia"/>
          <w:color w:val="000000" w:themeColor="text1"/>
          <w:sz w:val="20"/>
          <w:szCs w:val="20"/>
          <w:lang w:eastAsia="zh-CN"/>
        </w:rPr>
        <w:t>Figure 3</w:t>
      </w:r>
      <w:r w:rsidRPr="008B0C4C">
        <w:rPr>
          <w:rFonts w:eastAsiaTheme="minorEastAsia" w:hint="eastAsia"/>
          <w:color w:val="000000" w:themeColor="text1"/>
          <w:sz w:val="20"/>
          <w:szCs w:val="20"/>
          <w:lang w:eastAsia="ko-KR"/>
        </w:rPr>
        <w:t>(</w:t>
      </w:r>
      <w:r w:rsidR="000B7EB6" w:rsidRPr="008B0C4C">
        <w:rPr>
          <w:rFonts w:eastAsiaTheme="minorEastAsia" w:hint="eastAsia"/>
          <w:color w:val="000000" w:themeColor="text1"/>
          <w:sz w:val="20"/>
          <w:szCs w:val="20"/>
          <w:lang w:eastAsia="ko-KR"/>
        </w:rPr>
        <w:t>b</w:t>
      </w:r>
      <w:r w:rsidRPr="008B0C4C">
        <w:rPr>
          <w:rFonts w:eastAsiaTheme="minorEastAsia" w:hint="eastAsia"/>
          <w:color w:val="000000" w:themeColor="text1"/>
          <w:sz w:val="20"/>
          <w:szCs w:val="20"/>
          <w:lang w:eastAsia="ko-KR"/>
        </w:rPr>
        <w:t>)</w:t>
      </w:r>
      <w:r w:rsidRPr="008B0C4C">
        <w:rPr>
          <w:rFonts w:eastAsiaTheme="minorEastAsia"/>
          <w:color w:val="000000" w:themeColor="text1"/>
          <w:sz w:val="20"/>
          <w:szCs w:val="20"/>
          <w:lang w:eastAsia="zh-CN"/>
        </w:rPr>
        <w:t xml:space="preserve">. Heatmap of </w:t>
      </w:r>
      <w:r w:rsidR="00F60F1D" w:rsidRPr="008B0C4C">
        <w:rPr>
          <w:rFonts w:eastAsiaTheme="minorEastAsia"/>
          <w:color w:val="000000" w:themeColor="text1"/>
          <w:sz w:val="20"/>
          <w:szCs w:val="20"/>
          <w:lang w:eastAsia="zh-CN"/>
        </w:rPr>
        <w:t>accuracy</w:t>
      </w:r>
      <w:r w:rsidRPr="008B0C4C">
        <w:rPr>
          <w:rFonts w:eastAsiaTheme="minorEastAsia"/>
          <w:color w:val="000000" w:themeColor="text1"/>
          <w:sz w:val="20"/>
          <w:szCs w:val="20"/>
          <w:lang w:eastAsia="zh-CN"/>
        </w:rPr>
        <w:t xml:space="preserve"> across models and countries for predicting maximum share using a 2</w:t>
      </w:r>
      <w:r w:rsidR="00044DDA" w:rsidRPr="008B0C4C">
        <w:rPr>
          <w:rFonts w:eastAsiaTheme="minorEastAsia" w:hint="eastAsia"/>
          <w:color w:val="000000" w:themeColor="text1"/>
          <w:sz w:val="20"/>
          <w:szCs w:val="20"/>
          <w:lang w:eastAsia="zh-CN"/>
        </w:rPr>
        <w:t>1</w:t>
      </w:r>
      <w:r w:rsidRPr="008B0C4C">
        <w:rPr>
          <w:rFonts w:eastAsiaTheme="minorEastAsia"/>
          <w:color w:val="000000" w:themeColor="text1"/>
          <w:sz w:val="20"/>
          <w:szCs w:val="20"/>
          <w:lang w:eastAsia="zh-CN"/>
        </w:rPr>
        <w:t xml:space="preserve">-day input. </w:t>
      </w:r>
      <w:r w:rsidR="003C6661" w:rsidRPr="008B0C4C">
        <w:rPr>
          <w:rFonts w:eastAsiaTheme="minorEastAsia"/>
          <w:color w:val="000000" w:themeColor="text1"/>
          <w:sz w:val="20"/>
          <w:szCs w:val="20"/>
          <w:lang w:eastAsia="zh-CN"/>
        </w:rPr>
        <w:t>Blue</w:t>
      </w:r>
      <w:r w:rsidR="00934A73" w:rsidRPr="008B0C4C">
        <w:rPr>
          <w:rFonts w:eastAsiaTheme="minorEastAsia"/>
          <w:color w:val="000000" w:themeColor="text1"/>
          <w:sz w:val="20"/>
          <w:szCs w:val="20"/>
          <w:lang w:eastAsia="zh-CN"/>
        </w:rPr>
        <w:t xml:space="preserve"> </w:t>
      </w:r>
      <w:r w:rsidRPr="008B0C4C">
        <w:rPr>
          <w:rFonts w:eastAsiaTheme="minorEastAsia"/>
          <w:color w:val="000000" w:themeColor="text1"/>
          <w:sz w:val="20"/>
          <w:szCs w:val="20"/>
          <w:lang w:eastAsia="zh-CN"/>
        </w:rPr>
        <w:t xml:space="preserve">= </w:t>
      </w:r>
      <w:r w:rsidR="00DA5378" w:rsidRPr="008B0C4C">
        <w:rPr>
          <w:rFonts w:eastAsiaTheme="minorEastAsia"/>
          <w:color w:val="000000" w:themeColor="text1"/>
          <w:sz w:val="20"/>
          <w:szCs w:val="20"/>
          <w:lang w:eastAsia="zh-CN"/>
        </w:rPr>
        <w:t>higher</w:t>
      </w:r>
      <w:r w:rsidRPr="008B0C4C">
        <w:rPr>
          <w:rFonts w:eastAsiaTheme="minorEastAsia"/>
          <w:color w:val="000000" w:themeColor="text1"/>
          <w:sz w:val="20"/>
          <w:szCs w:val="20"/>
          <w:lang w:eastAsia="zh-CN"/>
        </w:rPr>
        <w:t xml:space="preserve">, </w:t>
      </w:r>
      <w:r w:rsidR="003C6661" w:rsidRPr="008B0C4C">
        <w:rPr>
          <w:rFonts w:eastAsiaTheme="minorEastAsia"/>
          <w:color w:val="000000" w:themeColor="text1"/>
          <w:sz w:val="20"/>
          <w:szCs w:val="20"/>
          <w:lang w:eastAsia="zh-CN"/>
        </w:rPr>
        <w:t>white</w:t>
      </w:r>
      <w:r w:rsidRPr="008B0C4C">
        <w:rPr>
          <w:rFonts w:eastAsiaTheme="minorEastAsia"/>
          <w:color w:val="000000" w:themeColor="text1"/>
          <w:sz w:val="20"/>
          <w:szCs w:val="20"/>
          <w:lang w:eastAsia="zh-CN"/>
        </w:rPr>
        <w:t xml:space="preserve"> = </w:t>
      </w:r>
      <w:r w:rsidR="00DA5378" w:rsidRPr="008B0C4C">
        <w:rPr>
          <w:rFonts w:eastAsiaTheme="minorEastAsia" w:hint="eastAsia"/>
          <w:color w:val="000000" w:themeColor="text1"/>
          <w:sz w:val="20"/>
          <w:szCs w:val="20"/>
          <w:lang w:eastAsia="zh-CN"/>
        </w:rPr>
        <w:t>lower</w:t>
      </w:r>
      <w:r w:rsidRPr="008B0C4C">
        <w:rPr>
          <w:rFonts w:eastAsiaTheme="minorEastAsia"/>
          <w:color w:val="000000" w:themeColor="text1"/>
          <w:sz w:val="20"/>
          <w:szCs w:val="20"/>
          <w:lang w:eastAsia="zh-CN"/>
        </w:rPr>
        <w:t>.</w:t>
      </w:r>
      <w:r w:rsidR="001B44B5" w:rsidRPr="008B0C4C">
        <w:rPr>
          <w:rFonts w:eastAsiaTheme="minorEastAsia"/>
          <w:color w:val="000000" w:themeColor="text1"/>
          <w:sz w:val="20"/>
          <w:szCs w:val="20"/>
          <w:lang w:eastAsia="zh-CN"/>
        </w:rPr>
        <w:t xml:space="preserve"> </w:t>
      </w:r>
    </w:p>
    <w:p w14:paraId="3E7D0A14" w14:textId="77777777" w:rsidR="002368F0" w:rsidRDefault="002368F0" w:rsidP="002368F0">
      <w:pPr>
        <w:pStyle w:val="BodyText"/>
        <w:spacing w:line="276" w:lineRule="auto"/>
        <w:ind w:left="0"/>
        <w:rPr>
          <w:rFonts w:eastAsiaTheme="minorEastAsia"/>
          <w:color w:val="000000" w:themeColor="text1"/>
          <w:sz w:val="20"/>
          <w:szCs w:val="20"/>
          <w:lang w:eastAsia="zh-CN"/>
        </w:rPr>
      </w:pPr>
    </w:p>
    <w:p w14:paraId="10530D8D" w14:textId="77777777" w:rsidR="00E9134E" w:rsidRPr="009C75FC" w:rsidRDefault="00E9134E" w:rsidP="00E9134E">
      <w:pPr>
        <w:pStyle w:val="BodyText"/>
        <w:spacing w:line="276" w:lineRule="auto"/>
        <w:ind w:left="0"/>
        <w:jc w:val="both"/>
        <w:rPr>
          <w:rFonts w:eastAsiaTheme="minorEastAsia"/>
          <w:color w:val="C00000"/>
          <w:sz w:val="22"/>
          <w:szCs w:val="22"/>
          <w:lang w:eastAsia="zh-CN"/>
        </w:rPr>
      </w:pPr>
      <w:bookmarkStart w:id="41" w:name="OLE_LINK3"/>
      <w:r w:rsidRPr="008F62C9">
        <w:rPr>
          <w:rFonts w:eastAsiaTheme="minorEastAsia"/>
          <w:b/>
          <w:bCs/>
          <w:color w:val="000000" w:themeColor="text1"/>
          <w:sz w:val="22"/>
          <w:szCs w:val="22"/>
          <w:lang w:eastAsia="ko-KR"/>
        </w:rPr>
        <w:t>SHAP analysis</w:t>
      </w:r>
      <w:r>
        <w:rPr>
          <w:rFonts w:eastAsiaTheme="minorEastAsia" w:hint="eastAsia"/>
          <w:b/>
          <w:bCs/>
          <w:color w:val="000000" w:themeColor="text1"/>
          <w:sz w:val="22"/>
          <w:szCs w:val="22"/>
          <w:lang w:eastAsia="ko-KR"/>
        </w:rPr>
        <w:t xml:space="preserve">. </w:t>
      </w:r>
      <w:bookmarkEnd w:id="41"/>
      <w:r w:rsidRPr="009C75FC">
        <w:rPr>
          <w:rFonts w:eastAsiaTheme="minorEastAsia"/>
          <w:color w:val="C00000"/>
          <w:sz w:val="22"/>
          <w:szCs w:val="22"/>
          <w:lang w:eastAsia="zh-CN"/>
        </w:rPr>
        <w:t>The SHAP analysis for the peak-share outcome (&gt;20 percent) shows that both the magnitude and structural coherence of early growth are key determinants of whether a lineage reaches a high weekly peak (Figure 4a). The early maximum value (</w:t>
      </w:r>
      <w:proofErr w:type="spellStart"/>
      <w:r w:rsidRPr="009C75FC">
        <w:rPr>
          <w:rFonts w:eastAsiaTheme="minorEastAsia"/>
          <w:color w:val="C00000"/>
          <w:sz w:val="22"/>
          <w:szCs w:val="22"/>
          <w:lang w:eastAsia="zh-CN"/>
        </w:rPr>
        <w:t>peak_val</w:t>
      </w:r>
      <w:proofErr w:type="spellEnd"/>
      <w:r w:rsidRPr="009C75FC">
        <w:rPr>
          <w:rFonts w:eastAsiaTheme="minorEastAsia"/>
          <w:color w:val="C00000"/>
          <w:sz w:val="22"/>
          <w:szCs w:val="22"/>
          <w:lang w:eastAsia="zh-CN"/>
        </w:rPr>
        <w:t>) exerts the strongest positive influence, indicating that lineages with substantial early expansion are most likely to achieve high peak prevalence. Later positive deviations (</w:t>
      </w:r>
      <w:proofErr w:type="spellStart"/>
      <w:r w:rsidRPr="009C75FC">
        <w:rPr>
          <w:rFonts w:eastAsiaTheme="minorEastAsia"/>
          <w:color w:val="C00000"/>
          <w:sz w:val="22"/>
          <w:szCs w:val="22"/>
          <w:lang w:eastAsia="zh-CN"/>
        </w:rPr>
        <w:t>outlier_timing_pos</w:t>
      </w:r>
      <w:proofErr w:type="spellEnd"/>
      <w:r w:rsidRPr="009C75FC">
        <w:rPr>
          <w:rFonts w:eastAsiaTheme="minorEastAsia"/>
          <w:color w:val="C00000"/>
          <w:sz w:val="22"/>
          <w:szCs w:val="22"/>
          <w:lang w:eastAsia="zh-CN"/>
        </w:rPr>
        <w:t xml:space="preserve">) further reinforce this signal, while early isolated spikes tend to reduce predicted peaks, reflecting their interpretation as noise rather than evidence of sustained transmission. Structural characteristics of the trajectory refine these effects: higher </w:t>
      </w:r>
      <w:proofErr w:type="spellStart"/>
      <w:r w:rsidRPr="009C75FC">
        <w:rPr>
          <w:rFonts w:eastAsiaTheme="minorEastAsia"/>
          <w:color w:val="C00000"/>
          <w:sz w:val="22"/>
          <w:szCs w:val="22"/>
          <w:lang w:eastAsia="zh-CN"/>
        </w:rPr>
        <w:t>entropy_pairs</w:t>
      </w:r>
      <w:proofErr w:type="spellEnd"/>
      <w:r w:rsidRPr="009C75FC">
        <w:rPr>
          <w:rFonts w:eastAsiaTheme="minorEastAsia"/>
          <w:color w:val="C00000"/>
          <w:sz w:val="22"/>
          <w:szCs w:val="22"/>
          <w:lang w:eastAsia="zh-CN"/>
        </w:rPr>
        <w:t xml:space="preserve"> consistently lowers predictions, indicating that irregular symbolic patterns are not conducive to strong expansion, whereas longer autocorrelation timescales (</w:t>
      </w:r>
      <w:proofErr w:type="spellStart"/>
      <w:r w:rsidRPr="009C75FC">
        <w:rPr>
          <w:rFonts w:eastAsiaTheme="minorEastAsia"/>
          <w:color w:val="C00000"/>
          <w:sz w:val="22"/>
          <w:szCs w:val="22"/>
          <w:lang w:eastAsia="zh-CN"/>
        </w:rPr>
        <w:t>acf_timescale</w:t>
      </w:r>
      <w:proofErr w:type="spellEnd"/>
      <w:r w:rsidRPr="009C75FC">
        <w:rPr>
          <w:rFonts w:eastAsiaTheme="minorEastAsia"/>
          <w:color w:val="C00000"/>
          <w:sz w:val="22"/>
          <w:szCs w:val="22"/>
          <w:lang w:eastAsia="zh-CN"/>
        </w:rPr>
        <w:t>) and moderate short-term fluctuation (</w:t>
      </w:r>
      <w:proofErr w:type="spellStart"/>
      <w:r w:rsidRPr="009C75FC">
        <w:rPr>
          <w:rFonts w:eastAsiaTheme="minorEastAsia"/>
          <w:color w:val="C00000"/>
          <w:sz w:val="22"/>
          <w:szCs w:val="22"/>
          <w:lang w:eastAsia="zh-CN"/>
        </w:rPr>
        <w:t>high_fluctuation</w:t>
      </w:r>
      <w:proofErr w:type="spellEnd"/>
      <w:r w:rsidRPr="009C75FC">
        <w:rPr>
          <w:rFonts w:eastAsiaTheme="minorEastAsia"/>
          <w:color w:val="C00000"/>
          <w:sz w:val="22"/>
          <w:szCs w:val="22"/>
          <w:lang w:eastAsia="zh-CN"/>
        </w:rPr>
        <w:t xml:space="preserve">) reflect more persistent and coherent growth. Measures of geometric and nonlinear structure, including </w:t>
      </w:r>
      <w:proofErr w:type="spellStart"/>
      <w:r w:rsidRPr="009C75FC">
        <w:rPr>
          <w:rFonts w:eastAsiaTheme="minorEastAsia"/>
          <w:color w:val="C00000"/>
          <w:sz w:val="22"/>
          <w:szCs w:val="22"/>
          <w:lang w:eastAsia="zh-CN"/>
        </w:rPr>
        <w:t>embedding_dist</w:t>
      </w:r>
      <w:proofErr w:type="spellEnd"/>
      <w:r w:rsidRPr="009C75FC">
        <w:rPr>
          <w:rFonts w:eastAsiaTheme="minorEastAsia"/>
          <w:color w:val="C00000"/>
          <w:sz w:val="22"/>
          <w:szCs w:val="22"/>
          <w:lang w:eastAsia="zh-CN"/>
        </w:rPr>
        <w:t xml:space="preserve"> and ami2, similarly distinguish lineages whose early trajectories are organized and dynamically consistent. Overall, variants that combine strong early amplification with stable and structurally coherent growth are more likely to achieve high peak share.</w:t>
      </w:r>
    </w:p>
    <w:p w14:paraId="5D3B926B" w14:textId="77777777" w:rsidR="00E9134E" w:rsidRPr="009C75FC" w:rsidRDefault="00E9134E" w:rsidP="00E9134E">
      <w:pPr>
        <w:pStyle w:val="BodyText"/>
        <w:spacing w:line="276" w:lineRule="auto"/>
        <w:ind w:left="0"/>
        <w:jc w:val="both"/>
        <w:rPr>
          <w:rFonts w:eastAsiaTheme="minorEastAsia"/>
          <w:color w:val="C00000"/>
          <w:sz w:val="22"/>
          <w:szCs w:val="22"/>
          <w:lang w:eastAsia="zh-CN"/>
        </w:rPr>
      </w:pPr>
    </w:p>
    <w:p w14:paraId="516CF58D" w14:textId="77777777" w:rsidR="00E9134E" w:rsidRDefault="00E9134E" w:rsidP="00E9134E">
      <w:pPr>
        <w:pStyle w:val="BodyText"/>
        <w:spacing w:line="276" w:lineRule="auto"/>
        <w:ind w:left="0"/>
        <w:jc w:val="both"/>
        <w:rPr>
          <w:rFonts w:eastAsiaTheme="minorEastAsia"/>
          <w:color w:val="C00000"/>
          <w:sz w:val="22"/>
          <w:szCs w:val="22"/>
          <w:lang w:eastAsia="zh-CN"/>
        </w:rPr>
      </w:pPr>
      <w:r w:rsidRPr="009C75FC">
        <w:rPr>
          <w:rFonts w:eastAsiaTheme="minorEastAsia"/>
          <w:color w:val="C00000"/>
          <w:sz w:val="22"/>
          <w:szCs w:val="22"/>
          <w:lang w:eastAsia="zh-CN"/>
        </w:rPr>
        <w:t xml:space="preserve">The SHAP analysis for dominance duration (&gt;100 days) reveals a distinct pattern from the peak-share outcome (Figure 4b). Early sharp peaks, reflected in </w:t>
      </w:r>
      <w:proofErr w:type="spellStart"/>
      <w:r w:rsidRPr="009C75FC">
        <w:rPr>
          <w:rFonts w:eastAsiaTheme="minorEastAsia"/>
          <w:color w:val="C00000"/>
          <w:sz w:val="22"/>
          <w:szCs w:val="22"/>
          <w:lang w:eastAsia="zh-CN"/>
        </w:rPr>
        <w:t>peak_val</w:t>
      </w:r>
      <w:proofErr w:type="spellEnd"/>
      <w:r w:rsidRPr="009C75FC">
        <w:rPr>
          <w:rFonts w:eastAsiaTheme="minorEastAsia"/>
          <w:color w:val="C00000"/>
          <w:sz w:val="22"/>
          <w:szCs w:val="22"/>
          <w:lang w:eastAsia="zh-CN"/>
        </w:rPr>
        <w:t>, reduce predicted duration, indicating that rapid initial surges are characteristic of short-lived waves rather than sustained circulation. In contrast, greater short-horizon forecast variability (</w:t>
      </w:r>
      <w:proofErr w:type="spellStart"/>
      <w:r w:rsidRPr="009C75FC">
        <w:rPr>
          <w:rFonts w:eastAsiaTheme="minorEastAsia"/>
          <w:color w:val="C00000"/>
          <w:sz w:val="22"/>
          <w:szCs w:val="22"/>
          <w:lang w:eastAsia="zh-CN"/>
        </w:rPr>
        <w:t>forecast_error</w:t>
      </w:r>
      <w:proofErr w:type="spellEnd"/>
      <w:r w:rsidRPr="009C75FC">
        <w:rPr>
          <w:rFonts w:eastAsiaTheme="minorEastAsia"/>
          <w:color w:val="C00000"/>
          <w:sz w:val="22"/>
          <w:szCs w:val="22"/>
          <w:lang w:eastAsia="zh-CN"/>
        </w:rPr>
        <w:t>) and stronger incremental day-to-day fluctuations (</w:t>
      </w:r>
      <w:proofErr w:type="spellStart"/>
      <w:r w:rsidRPr="009C75FC">
        <w:rPr>
          <w:rFonts w:eastAsiaTheme="minorEastAsia"/>
          <w:color w:val="C00000"/>
          <w:sz w:val="22"/>
          <w:szCs w:val="22"/>
          <w:lang w:eastAsia="zh-CN"/>
        </w:rPr>
        <w:t>high_fluctuation</w:t>
      </w:r>
      <w:proofErr w:type="spellEnd"/>
      <w:r w:rsidRPr="009C75FC">
        <w:rPr>
          <w:rFonts w:eastAsiaTheme="minorEastAsia"/>
          <w:color w:val="C00000"/>
          <w:sz w:val="22"/>
          <w:szCs w:val="22"/>
          <w:lang w:eastAsia="zh-CN"/>
        </w:rPr>
        <w:t xml:space="preserve">) contribute positively, suggesting that lineages exhibiting recurrent, moderate short-term variation—rather than a single early spike—are more likely to persist. Higher </w:t>
      </w:r>
      <w:proofErr w:type="spellStart"/>
      <w:r w:rsidRPr="009C75FC">
        <w:rPr>
          <w:rFonts w:eastAsiaTheme="minorEastAsia"/>
          <w:color w:val="C00000"/>
          <w:sz w:val="22"/>
          <w:szCs w:val="22"/>
          <w:lang w:eastAsia="zh-CN"/>
        </w:rPr>
        <w:t>embedding_dist</w:t>
      </w:r>
      <w:proofErr w:type="spellEnd"/>
      <w:r w:rsidRPr="009C75FC">
        <w:rPr>
          <w:rFonts w:eastAsiaTheme="minorEastAsia"/>
          <w:color w:val="C00000"/>
          <w:sz w:val="22"/>
          <w:szCs w:val="22"/>
          <w:lang w:eastAsia="zh-CN"/>
        </w:rPr>
        <w:t xml:space="preserve"> and elevated </w:t>
      </w:r>
      <w:proofErr w:type="spellStart"/>
      <w:r w:rsidRPr="009C75FC">
        <w:rPr>
          <w:rFonts w:eastAsiaTheme="minorEastAsia"/>
          <w:color w:val="C00000"/>
          <w:sz w:val="22"/>
          <w:szCs w:val="22"/>
          <w:lang w:eastAsia="zh-CN"/>
        </w:rPr>
        <w:t>transition_variance</w:t>
      </w:r>
      <w:proofErr w:type="spellEnd"/>
      <w:r w:rsidRPr="009C75FC">
        <w:rPr>
          <w:rFonts w:eastAsiaTheme="minorEastAsia"/>
          <w:color w:val="C00000"/>
          <w:sz w:val="22"/>
          <w:szCs w:val="22"/>
          <w:lang w:eastAsia="zh-CN"/>
        </w:rPr>
        <w:t xml:space="preserve"> reduce predicted duration, implying that geometric irregularity and unstable state-switching signal transient rather than resilient growth. Overall, prolonged dominance appears to arise not from explosive early expansion but from continued small-scale dynamism embedded within a coherent and structurally stable growth trajectory.</w:t>
      </w:r>
    </w:p>
    <w:p w14:paraId="1697271A" w14:textId="77777777" w:rsidR="00315DAD" w:rsidRPr="009C75FC" w:rsidRDefault="00315DAD" w:rsidP="00E9134E">
      <w:pPr>
        <w:pStyle w:val="BodyText"/>
        <w:spacing w:line="276" w:lineRule="auto"/>
        <w:ind w:left="0"/>
        <w:jc w:val="both"/>
        <w:rPr>
          <w:rFonts w:eastAsiaTheme="minorEastAsia"/>
          <w:color w:val="C00000"/>
          <w:sz w:val="22"/>
          <w:szCs w:val="22"/>
          <w:lang w:eastAsia="zh-CN"/>
        </w:rPr>
      </w:pPr>
    </w:p>
    <w:p w14:paraId="77B68FEA" w14:textId="634EC531" w:rsidR="00701BF8" w:rsidRDefault="00A31BD1" w:rsidP="00341DCD">
      <w:pPr>
        <w:pStyle w:val="BodyText"/>
        <w:spacing w:line="276" w:lineRule="auto"/>
        <w:ind w:left="0"/>
        <w:jc w:val="center"/>
        <w:rPr>
          <w:rFonts w:eastAsiaTheme="minorEastAsia"/>
          <w:color w:val="000000" w:themeColor="text1"/>
          <w:sz w:val="22"/>
          <w:szCs w:val="22"/>
          <w:lang w:eastAsia="zh-CN"/>
        </w:rPr>
      </w:pPr>
      <w:r>
        <w:rPr>
          <w:rFonts w:eastAsiaTheme="minorEastAsia"/>
          <w:noProof/>
          <w:color w:val="000000" w:themeColor="text1"/>
          <w:sz w:val="22"/>
          <w:szCs w:val="22"/>
          <w:lang w:eastAsia="zh-CN"/>
          <w14:ligatures w14:val="standardContextual"/>
        </w:rPr>
        <w:lastRenderedPageBreak/>
        <w:drawing>
          <wp:inline distT="0" distB="0" distL="0" distR="0" wp14:anchorId="3CF7B39F" wp14:editId="560CA29F">
            <wp:extent cx="2743200" cy="3086170"/>
            <wp:effectExtent l="0" t="0" r="0" b="0"/>
            <wp:docPr id="122840784" name="Picture 1" descr="A graph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784" name="Picture 1" descr="A graph with red and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sidR="00654306">
        <w:rPr>
          <w:rFonts w:eastAsiaTheme="minorEastAsia"/>
          <w:noProof/>
          <w:color w:val="000000" w:themeColor="text1"/>
          <w:sz w:val="22"/>
          <w:szCs w:val="22"/>
          <w:lang w:eastAsia="zh-CN"/>
          <w14:ligatures w14:val="standardContextual"/>
        </w:rPr>
        <w:drawing>
          <wp:inline distT="0" distB="0" distL="0" distR="0" wp14:anchorId="5FEFDCDD" wp14:editId="7788CC25">
            <wp:extent cx="3337560" cy="3129091"/>
            <wp:effectExtent l="0" t="0" r="2540" b="0"/>
            <wp:docPr id="2056719919" name="Picture 2" descr="A graph with blue and pin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9919" name="Picture 2" descr="A graph with blue and pink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37560" cy="3129091"/>
                    </a:xfrm>
                    <a:prstGeom prst="rect">
                      <a:avLst/>
                    </a:prstGeom>
                  </pic:spPr>
                </pic:pic>
              </a:graphicData>
            </a:graphic>
          </wp:inline>
        </w:drawing>
      </w:r>
    </w:p>
    <w:p w14:paraId="43A215AE" w14:textId="32548448" w:rsidR="00341DCD" w:rsidRPr="008F62C9" w:rsidRDefault="00341DCD" w:rsidP="00341DCD">
      <w:pPr>
        <w:pStyle w:val="BodyText"/>
        <w:spacing w:line="276" w:lineRule="auto"/>
        <w:ind w:left="0"/>
        <w:jc w:val="center"/>
        <w:rPr>
          <w:rFonts w:eastAsiaTheme="minorEastAsia"/>
          <w:color w:val="000000" w:themeColor="text1"/>
          <w:sz w:val="20"/>
          <w:szCs w:val="20"/>
          <w:lang w:eastAsia="zh-CN"/>
        </w:rPr>
      </w:pPr>
    </w:p>
    <w:p w14:paraId="3C2682A9" w14:textId="650F30AD" w:rsidR="00341DCD" w:rsidRPr="007E48E0" w:rsidRDefault="00341DCD" w:rsidP="003977B3">
      <w:pPr>
        <w:pStyle w:val="BodyText"/>
        <w:spacing w:line="276" w:lineRule="auto"/>
        <w:ind w:left="0"/>
        <w:rPr>
          <w:rFonts w:eastAsiaTheme="minorEastAsia"/>
          <w:color w:val="000000" w:themeColor="text1"/>
          <w:sz w:val="20"/>
          <w:szCs w:val="20"/>
          <w:lang w:eastAsia="zh-CN"/>
        </w:rPr>
      </w:pPr>
      <w:commentRangeStart w:id="42"/>
      <w:commentRangeStart w:id="43"/>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 xml:space="preserve">(a). </w:t>
      </w:r>
      <w:r w:rsidR="00EF5645" w:rsidRPr="007E48E0">
        <w:rPr>
          <w:color w:val="000000" w:themeColor="text1"/>
        </w:rPr>
        <w:t xml:space="preserve"> </w:t>
      </w:r>
      <w:commentRangeEnd w:id="42"/>
      <w:r w:rsidR="00ED3C6F">
        <w:rPr>
          <w:rStyle w:val="CommentReference"/>
        </w:rPr>
        <w:commentReference w:id="42"/>
      </w:r>
      <w:commentRangeEnd w:id="43"/>
      <w:r w:rsidR="00A07146">
        <w:rPr>
          <w:rStyle w:val="CommentReference"/>
        </w:rPr>
        <w:commentReference w:id="43"/>
      </w:r>
      <w:r w:rsidR="00EF5645" w:rsidRPr="007E48E0">
        <w:rPr>
          <w:rFonts w:eastAsiaTheme="minorEastAsia"/>
          <w:color w:val="000000" w:themeColor="text1"/>
          <w:sz w:val="20"/>
          <w:szCs w:val="20"/>
          <w:lang w:eastAsia="zh-CN"/>
        </w:rPr>
        <w:t xml:space="preserve">SHAP values from the </w:t>
      </w:r>
      <w:proofErr w:type="spellStart"/>
      <w:r w:rsidR="00EF5645" w:rsidRPr="007E48E0">
        <w:rPr>
          <w:rFonts w:eastAsiaTheme="minorEastAsia"/>
          <w:color w:val="000000" w:themeColor="text1"/>
          <w:sz w:val="20"/>
          <w:szCs w:val="20"/>
          <w:lang w:eastAsia="zh-CN"/>
        </w:rPr>
        <w:t>SuperLearner</w:t>
      </w:r>
      <w:proofErr w:type="spellEnd"/>
      <w:r w:rsidR="00EF5645" w:rsidRPr="007E48E0">
        <w:rPr>
          <w:rFonts w:eastAsiaTheme="minorEastAsia"/>
          <w:color w:val="000000" w:themeColor="text1"/>
          <w:sz w:val="20"/>
          <w:szCs w:val="20"/>
          <w:lang w:eastAsia="zh-CN"/>
        </w:rPr>
        <w:t xml:space="preserve"> (2</w:t>
      </w:r>
      <w:r w:rsidR="00DC446F">
        <w:rPr>
          <w:rFonts w:eastAsiaTheme="minorEastAsia" w:hint="eastAsia"/>
          <w:color w:val="000000" w:themeColor="text1"/>
          <w:sz w:val="20"/>
          <w:szCs w:val="20"/>
          <w:lang w:eastAsia="zh-CN"/>
        </w:rPr>
        <w:t>1</w:t>
      </w:r>
      <w:r w:rsidR="00EF5645" w:rsidRPr="007E48E0">
        <w:rPr>
          <w:rFonts w:eastAsiaTheme="minorEastAsia"/>
          <w:color w:val="000000" w:themeColor="text1"/>
          <w:sz w:val="20"/>
          <w:szCs w:val="20"/>
          <w:lang w:eastAsia="zh-CN"/>
        </w:rPr>
        <w:t xml:space="preserve">-day input) for predicting variant monthly peak share across 15 countries. </w:t>
      </w:r>
    </w:p>
    <w:p w14:paraId="2C6F6E0E" w14:textId="77777777" w:rsidR="00341DCD" w:rsidRPr="008F62C9" w:rsidRDefault="00341DCD" w:rsidP="00341DCD">
      <w:pPr>
        <w:pStyle w:val="BodyText"/>
        <w:spacing w:line="276" w:lineRule="auto"/>
        <w:ind w:left="0"/>
        <w:jc w:val="both"/>
        <w:rPr>
          <w:rFonts w:eastAsiaTheme="minorEastAsia"/>
          <w:color w:val="000000" w:themeColor="text1"/>
          <w:sz w:val="22"/>
          <w:szCs w:val="22"/>
          <w:lang w:eastAsia="zh-CN"/>
        </w:rPr>
      </w:pPr>
    </w:p>
    <w:p w14:paraId="49DDCEB3" w14:textId="46BD208D" w:rsidR="00341DCD" w:rsidRPr="008F62C9" w:rsidRDefault="007E48E0" w:rsidP="00341DCD">
      <w:pPr>
        <w:pStyle w:val="BodyText"/>
        <w:spacing w:line="276" w:lineRule="auto"/>
        <w:ind w:left="0"/>
        <w:jc w:val="center"/>
        <w:rPr>
          <w:rFonts w:eastAsiaTheme="minorEastAsia"/>
          <w:b/>
          <w:bCs/>
          <w:color w:val="000000" w:themeColor="text1"/>
          <w:sz w:val="22"/>
          <w:szCs w:val="22"/>
          <w:lang w:eastAsia="zh-CN"/>
        </w:rPr>
      </w:pPr>
      <w:r>
        <w:rPr>
          <w:rFonts w:eastAsiaTheme="minorEastAsia"/>
          <w:b/>
          <w:bCs/>
          <w:noProof/>
          <w:color w:val="000000" w:themeColor="text1"/>
          <w:sz w:val="22"/>
          <w:szCs w:val="22"/>
          <w:lang w:eastAsia="zh-CN"/>
          <w14:ligatures w14:val="standardContextual"/>
        </w:rPr>
        <w:drawing>
          <wp:inline distT="0" distB="0" distL="0" distR="0" wp14:anchorId="4DCFB361" wp14:editId="1E5143E3">
            <wp:extent cx="2743200" cy="3086170"/>
            <wp:effectExtent l="0" t="0" r="0" b="0"/>
            <wp:docPr id="120999366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93669" name="Picture 3"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3200" cy="3086170"/>
                    </a:xfrm>
                    <a:prstGeom prst="rect">
                      <a:avLst/>
                    </a:prstGeom>
                  </pic:spPr>
                </pic:pic>
              </a:graphicData>
            </a:graphic>
          </wp:inline>
        </w:drawing>
      </w:r>
      <w:r>
        <w:rPr>
          <w:rFonts w:eastAsiaTheme="minorEastAsia"/>
          <w:b/>
          <w:bCs/>
          <w:noProof/>
          <w:color w:val="000000" w:themeColor="text1"/>
          <w:sz w:val="22"/>
          <w:szCs w:val="22"/>
          <w:lang w:eastAsia="zh-CN"/>
          <w14:ligatures w14:val="standardContextual"/>
        </w:rPr>
        <w:drawing>
          <wp:inline distT="0" distB="0" distL="0" distR="0" wp14:anchorId="609693B8" wp14:editId="2708F950">
            <wp:extent cx="3291840" cy="3086227"/>
            <wp:effectExtent l="0" t="0" r="0" b="0"/>
            <wp:docPr id="1860468204"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68204" name="Picture 4" descr="A graph with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1840" cy="3086227"/>
                    </a:xfrm>
                    <a:prstGeom prst="rect">
                      <a:avLst/>
                    </a:prstGeom>
                  </pic:spPr>
                </pic:pic>
              </a:graphicData>
            </a:graphic>
          </wp:inline>
        </w:drawing>
      </w:r>
    </w:p>
    <w:p w14:paraId="5D4F8B08" w14:textId="381EF543" w:rsidR="00341DCD" w:rsidRPr="007E48E0" w:rsidRDefault="00341DCD" w:rsidP="003977B3">
      <w:pPr>
        <w:pStyle w:val="BodyText"/>
        <w:spacing w:line="276" w:lineRule="auto"/>
        <w:ind w:left="0"/>
        <w:rPr>
          <w:rFonts w:eastAsiaTheme="minorEastAsia"/>
          <w:color w:val="000000" w:themeColor="text1"/>
          <w:sz w:val="20"/>
          <w:szCs w:val="20"/>
          <w:lang w:eastAsia="zh-CN"/>
        </w:rPr>
      </w:pPr>
      <w:r w:rsidRPr="007E48E0">
        <w:rPr>
          <w:rFonts w:eastAsiaTheme="minorEastAsia"/>
          <w:color w:val="000000" w:themeColor="text1"/>
          <w:sz w:val="20"/>
          <w:szCs w:val="20"/>
          <w:lang w:eastAsia="zh-CN"/>
        </w:rPr>
        <w:t xml:space="preserve">Figure </w:t>
      </w:r>
      <w:r w:rsidR="00B82C2D" w:rsidRPr="007E48E0">
        <w:rPr>
          <w:rFonts w:eastAsiaTheme="minorEastAsia"/>
          <w:color w:val="000000" w:themeColor="text1"/>
          <w:sz w:val="20"/>
          <w:szCs w:val="20"/>
          <w:lang w:eastAsia="zh-CN"/>
        </w:rPr>
        <w:t xml:space="preserve">4 </w:t>
      </w:r>
      <w:r w:rsidRPr="007E48E0">
        <w:rPr>
          <w:rFonts w:eastAsiaTheme="minorEastAsia"/>
          <w:color w:val="000000" w:themeColor="text1"/>
          <w:sz w:val="20"/>
          <w:szCs w:val="20"/>
          <w:lang w:eastAsia="zh-CN"/>
        </w:rPr>
        <w:t>(b). S</w:t>
      </w:r>
      <w:r w:rsidR="003639EE" w:rsidRPr="007E48E0">
        <w:rPr>
          <w:rFonts w:eastAsiaTheme="minorEastAsia"/>
          <w:color w:val="000000" w:themeColor="text1"/>
          <w:sz w:val="20"/>
          <w:szCs w:val="20"/>
          <w:lang w:eastAsia="zh-CN"/>
        </w:rPr>
        <w:t xml:space="preserve">HAP values from the </w:t>
      </w:r>
      <w:proofErr w:type="spellStart"/>
      <w:r w:rsidR="00460FDA" w:rsidRPr="007E48E0">
        <w:rPr>
          <w:rFonts w:eastAsiaTheme="minorEastAsia" w:hint="eastAsia"/>
          <w:color w:val="000000" w:themeColor="text1"/>
          <w:sz w:val="20"/>
          <w:szCs w:val="20"/>
          <w:lang w:eastAsia="zh-CN"/>
        </w:rPr>
        <w:t>Super</w:t>
      </w:r>
      <w:r w:rsidR="00460FDA" w:rsidRPr="007E48E0">
        <w:rPr>
          <w:rFonts w:eastAsiaTheme="minorEastAsia"/>
          <w:color w:val="000000" w:themeColor="text1"/>
          <w:sz w:val="20"/>
          <w:szCs w:val="20"/>
          <w:lang w:eastAsia="zh-CN"/>
        </w:rPr>
        <w:t>Learner</w:t>
      </w:r>
      <w:proofErr w:type="spellEnd"/>
      <w:r w:rsidR="00460FDA" w:rsidRPr="007E48E0">
        <w:rPr>
          <w:rFonts w:eastAsiaTheme="minorEastAsia"/>
          <w:color w:val="000000" w:themeColor="text1"/>
          <w:sz w:val="20"/>
          <w:szCs w:val="20"/>
          <w:lang w:eastAsia="zh-CN"/>
        </w:rPr>
        <w:t xml:space="preserve"> </w:t>
      </w:r>
      <w:r w:rsidR="003639EE" w:rsidRPr="007E48E0">
        <w:rPr>
          <w:rFonts w:eastAsiaTheme="minorEastAsia"/>
          <w:color w:val="000000" w:themeColor="text1"/>
          <w:sz w:val="20"/>
          <w:szCs w:val="20"/>
          <w:lang w:eastAsia="zh-CN"/>
        </w:rPr>
        <w:t>(2</w:t>
      </w:r>
      <w:r w:rsidR="00460FDA" w:rsidRPr="007E48E0">
        <w:rPr>
          <w:rFonts w:eastAsiaTheme="minorEastAsia" w:hint="eastAsia"/>
          <w:color w:val="000000" w:themeColor="text1"/>
          <w:sz w:val="20"/>
          <w:szCs w:val="20"/>
          <w:lang w:eastAsia="zh-CN"/>
        </w:rPr>
        <w:t>1</w:t>
      </w:r>
      <w:r w:rsidR="003639EE" w:rsidRPr="007E48E0">
        <w:rPr>
          <w:rFonts w:eastAsiaTheme="minorEastAsia"/>
          <w:color w:val="000000" w:themeColor="text1"/>
          <w:sz w:val="20"/>
          <w:szCs w:val="20"/>
          <w:lang w:eastAsia="zh-CN"/>
        </w:rPr>
        <w:t xml:space="preserve">-day input) for predicting days above 10% share across 15 countries. </w:t>
      </w:r>
    </w:p>
    <w:p w14:paraId="315106E0" w14:textId="77777777" w:rsidR="00FD0810" w:rsidRPr="008F62C9" w:rsidRDefault="00FD0810" w:rsidP="008F40EA">
      <w:pPr>
        <w:pStyle w:val="BodyText"/>
        <w:spacing w:line="276" w:lineRule="auto"/>
        <w:ind w:left="0"/>
        <w:jc w:val="both"/>
        <w:rPr>
          <w:rFonts w:eastAsiaTheme="minorEastAsia"/>
          <w:color w:val="000000" w:themeColor="text1"/>
          <w:sz w:val="22"/>
          <w:szCs w:val="22"/>
          <w:lang w:eastAsia="zh-CN"/>
        </w:rPr>
      </w:pPr>
    </w:p>
    <w:p w14:paraId="6F91EE81" w14:textId="77777777" w:rsidR="00696608" w:rsidRPr="008F62C9" w:rsidRDefault="00696608" w:rsidP="0012702D">
      <w:pPr>
        <w:pStyle w:val="BodyText"/>
        <w:spacing w:line="276" w:lineRule="auto"/>
        <w:ind w:left="0"/>
        <w:jc w:val="both"/>
        <w:rPr>
          <w:rFonts w:eastAsiaTheme="minorEastAsia"/>
          <w:color w:val="000000" w:themeColor="text1"/>
          <w:sz w:val="20"/>
          <w:szCs w:val="20"/>
          <w:lang w:eastAsia="zh-CN"/>
        </w:rPr>
      </w:pPr>
    </w:p>
    <w:p w14:paraId="5C9697C1" w14:textId="5A2B90E2" w:rsidR="009C0DFF" w:rsidRPr="008F62C9" w:rsidRDefault="006E1488" w:rsidP="006D097B">
      <w:pPr>
        <w:pStyle w:val="BodyText"/>
        <w:ind w:left="0"/>
        <w:contextualSpacing/>
        <w:jc w:val="both"/>
        <w:rPr>
          <w:rFonts w:eastAsiaTheme="minorEastAsia"/>
          <w:b/>
          <w:bCs/>
          <w:color w:val="000000" w:themeColor="text1"/>
          <w:sz w:val="22"/>
          <w:szCs w:val="22"/>
          <w:lang w:eastAsia="ko-KR"/>
        </w:rPr>
      </w:pPr>
      <w:r w:rsidRPr="008F62C9">
        <w:rPr>
          <w:b/>
          <w:bCs/>
          <w:color w:val="000000" w:themeColor="text1"/>
          <w:sz w:val="22"/>
          <w:szCs w:val="22"/>
        </w:rPr>
        <w:t>Discussion</w:t>
      </w:r>
    </w:p>
    <w:p w14:paraId="0A0AE6FB" w14:textId="77777777" w:rsidR="00613F72" w:rsidRPr="008F62C9" w:rsidRDefault="00613F72" w:rsidP="006D097B">
      <w:pPr>
        <w:pStyle w:val="BodyText"/>
        <w:ind w:left="0"/>
        <w:contextualSpacing/>
        <w:jc w:val="both"/>
        <w:rPr>
          <w:rFonts w:eastAsiaTheme="minorEastAsia"/>
          <w:b/>
          <w:bCs/>
          <w:color w:val="000000" w:themeColor="text1"/>
          <w:sz w:val="22"/>
          <w:szCs w:val="22"/>
          <w:lang w:eastAsia="ko-KR"/>
        </w:rPr>
      </w:pPr>
    </w:p>
    <w:p w14:paraId="54C614A3" w14:textId="77777777" w:rsidR="000C67CF" w:rsidRDefault="000C67CF" w:rsidP="003F11AE">
      <w:pPr>
        <w:pStyle w:val="BodyText"/>
        <w:ind w:left="0"/>
        <w:contextualSpacing/>
        <w:jc w:val="both"/>
        <w:rPr>
          <w:rFonts w:eastAsiaTheme="minorEastAsia"/>
          <w:lang w:eastAsia="ko-KR"/>
        </w:rPr>
      </w:pPr>
      <w:r>
        <w:rPr>
          <w:rStyle w:val="citation-69"/>
          <w:rFonts w:eastAsiaTheme="majorEastAsia"/>
        </w:rPr>
        <w:t>In this study, we demonstrate that the earliest genomic growth trajectories—captured within just two to four weeks of a variant’s emergence—encode robust and interpretable signals capable of forecasting its eventual epidemiological dominance</w:t>
      </w:r>
      <w:r>
        <w:t xml:space="preserve">. </w:t>
      </w:r>
      <w:r>
        <w:rPr>
          <w:rStyle w:val="citation-68"/>
          <w:rFonts w:eastAsiaTheme="majorEastAsia"/>
        </w:rPr>
        <w:t xml:space="preserve">By integrating domain-specific growth indicators with standardized time-series descriptors, our </w:t>
      </w:r>
      <w:proofErr w:type="spellStart"/>
      <w:r>
        <w:rPr>
          <w:rStyle w:val="citation-68"/>
          <w:rFonts w:eastAsiaTheme="majorEastAsia"/>
        </w:rPr>
        <w:t>SuperLearner</w:t>
      </w:r>
      <w:proofErr w:type="spellEnd"/>
      <w:r>
        <w:rPr>
          <w:rStyle w:val="citation-68"/>
          <w:rFonts w:eastAsiaTheme="majorEastAsia"/>
        </w:rPr>
        <w:t xml:space="preserve"> ensemble framework achieved high predictive accuracy for both peak prevalence and duration across diverse national contexts, consistently outperforming individual algorithms</w:t>
      </w:r>
      <w:r>
        <w:t xml:space="preserve">. </w:t>
      </w:r>
      <w:r>
        <w:rPr>
          <w:rStyle w:val="citation-67"/>
          <w:rFonts w:eastAsiaTheme="majorEastAsia"/>
        </w:rPr>
        <w:t>Crucially, our interpretability analysis reveals that these two dimensions of dominance are driven by distinct dynamical signatures: while high peak prevalence is primarily determined by the magnitude and structural coherence of early expansion, prolonged duration is associated not with explosive initial surges, but with sustained, moderate fluctuations embedded within a stable growth trajectory</w:t>
      </w:r>
      <w:r>
        <w:t xml:space="preserve">. </w:t>
      </w:r>
      <w:r>
        <w:rPr>
          <w:rStyle w:val="citation-66"/>
          <w:rFonts w:eastAsiaTheme="majorEastAsia"/>
        </w:rPr>
        <w:t>These findings validate a scalable, sequence-only approach to real-time surveillance, providing public health systems with a lightweight early-warning tool that operates well before variants approach their national peaks</w:t>
      </w:r>
      <w:r>
        <w:t>.</w:t>
      </w:r>
    </w:p>
    <w:p w14:paraId="716D6618" w14:textId="77777777" w:rsidR="000C67CF" w:rsidRDefault="000C67CF" w:rsidP="00C731A3">
      <w:pPr>
        <w:pStyle w:val="BodyText"/>
        <w:spacing w:line="276" w:lineRule="auto"/>
        <w:ind w:left="0"/>
        <w:contextualSpacing/>
        <w:jc w:val="both"/>
        <w:rPr>
          <w:rFonts w:eastAsiaTheme="minorEastAsia"/>
          <w:lang w:eastAsia="ko-KR"/>
        </w:rPr>
      </w:pPr>
    </w:p>
    <w:p w14:paraId="793E4480" w14:textId="48FB72BC" w:rsidR="00D50B39" w:rsidRPr="008F62C9" w:rsidRDefault="005519DF" w:rsidP="00C731A3">
      <w:pPr>
        <w:pStyle w:val="BodyText"/>
        <w:spacing w:line="276" w:lineRule="auto"/>
        <w:ind w:left="0"/>
        <w:contextualSpacing/>
        <w:jc w:val="both"/>
        <w:rPr>
          <w:rFonts w:eastAsiaTheme="minorEastAsia"/>
          <w:color w:val="000000" w:themeColor="text1"/>
          <w:sz w:val="22"/>
          <w:szCs w:val="22"/>
          <w:lang w:eastAsia="ko-KR"/>
        </w:rPr>
      </w:pPr>
      <w:r w:rsidRPr="008F62C9">
        <w:rPr>
          <w:color w:val="000000" w:themeColor="text1"/>
        </w:rPr>
        <w:lastRenderedPageBreak/>
        <w:t>In our framework, predictive uncertainty primarily stems from two intertwined sources:</w:t>
      </w:r>
      <w:r w:rsidRPr="008F62C9">
        <w:rPr>
          <w:rFonts w:eastAsiaTheme="minorEastAsia" w:hint="eastAsia"/>
          <w:color w:val="000000" w:themeColor="text1"/>
          <w:lang w:eastAsia="ko-KR"/>
        </w:rPr>
        <w:t xml:space="preserve"> </w:t>
      </w:r>
      <w:r w:rsidR="00117966" w:rsidRPr="008F62C9">
        <w:rPr>
          <w:color w:val="000000" w:themeColor="text1"/>
          <w:sz w:val="22"/>
          <w:szCs w:val="22"/>
        </w:rPr>
        <w:t>early growth and detection delay</w:t>
      </w:r>
      <w:r w:rsidR="000C1BB8"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{"citationID":"WYomYOB9","properties":{"formattedCitation":"\\super 27\\nosupersub{}","plainCitation":"27","noteIndex":0},"citationItems":[{"id":706,"uris":["http://zotero.org/users/14790911/items/XZD92YFJ"],"itemData":{"id":706,"type":"article-journal","abstract":"Epidemiological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Biology","language":"en","note":"publisher: Public Library of Science","page":"e1012520","source":"PLoS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27</w:t>
      </w:r>
      <w:r w:rsidR="00D72E79">
        <w:rPr>
          <w:color w:val="000000" w:themeColor="text1"/>
          <w:sz w:val="22"/>
          <w:szCs w:val="22"/>
        </w:rPr>
        <w:fldChar w:fldCharType="end"/>
      </w:r>
      <w:r w:rsidR="00117966" w:rsidRPr="008F62C9">
        <w:rPr>
          <w:color w:val="000000" w:themeColor="text1"/>
          <w:sz w:val="22"/>
          <w:szCs w:val="22"/>
        </w:rPr>
        <w:t>—which together shape the heterogeneity observed across countries</w:t>
      </w:r>
      <w:r w:rsidR="001D3E53"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{"citationID":"l5xHQ9WE","properties":{"formattedCitation":"\\super 28\\nosupersub{}","plainCitation":"28","noteIndex":0},"citationItems":[{"id":708,"uris":["http://zotero.org/users/14790911/items/JNTYHW4U"],"itemData":{"id":708,"type":"article-journal","abstract":"While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Simul","language":"eng","note":"PMID: 32834701\nPMCID: PMC7263229","page":"105372","source":"PubMed","title":"On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28</w:t>
      </w:r>
      <w:r w:rsidR="00D72E79">
        <w:rPr>
          <w:color w:val="000000" w:themeColor="text1"/>
          <w:sz w:val="22"/>
          <w:szCs w:val="22"/>
        </w:rPr>
        <w:fldChar w:fldCharType="end"/>
      </w:r>
      <w:r w:rsidR="00117966" w:rsidRPr="008F62C9">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and durations in countries with limited sequencing continuity. </w:t>
      </w:r>
      <w:r w:rsidR="00D50B39" w:rsidRPr="008F62C9">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00D50B39" w:rsidRPr="008F62C9">
        <w:rPr>
          <w:rFonts w:eastAsiaTheme="minorEastAsia" w:hint="eastAsia"/>
          <w:color w:val="000000" w:themeColor="text1"/>
          <w:sz w:val="22"/>
          <w:szCs w:val="22"/>
          <w:lang w:eastAsia="ko-KR"/>
        </w:rPr>
        <w:t xml:space="preserve">  </w:t>
      </w:r>
    </w:p>
    <w:p w14:paraId="19021AFA" w14:textId="77777777" w:rsidR="00D50B39" w:rsidRPr="008F62C9" w:rsidRDefault="00D50B39"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41C6D523" w14:textId="2E849F8A" w:rsidR="00FD758F" w:rsidRPr="008F62C9" w:rsidRDefault="005A4B58"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color w:val="000000" w:themeColor="text1"/>
          <w:sz w:val="22"/>
          <w:szCs w:val="22"/>
        </w:rPr>
        <w:t>The mechanisms underlying variant dominance—and thus the sources of forecasting uncertainty and cross-country heterogeneity—shifted markedly over the course of the pandemic</w:t>
      </w:r>
      <w:r w:rsidR="00086393"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{"citationID":"t1GbY1Ej","properties":{"formattedCitation":"\\super 29\\nosupersub{}","plainCitation":"29","noteIndex":0},"citationItems":[{"id":711,"uris":["http://zotero.org/users/14790911/items/35ADAKVE"],"itemData":{"id":711,"type":"article","abstract":"During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29</w:t>
      </w:r>
      <w:r w:rsidR="00D72E7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Pr="008F62C9">
        <w:rPr>
          <w:color w:val="000000" w:themeColor="text1"/>
          <w:sz w:val="22"/>
          <w:szCs w:val="22"/>
        </w:rPr>
        <w:t xml:space="preserve">During the </w:t>
      </w:r>
      <w:r w:rsidRPr="008F62C9">
        <w:rPr>
          <w:rStyle w:val="Strong"/>
          <w:rFonts w:eastAsiaTheme="majorEastAsia"/>
          <w:b w:val="0"/>
          <w:bCs w:val="0"/>
          <w:color w:val="000000" w:themeColor="text1"/>
          <w:sz w:val="22"/>
          <w:szCs w:val="22"/>
        </w:rPr>
        <w:t>early pandemic (2020–2021)</w:t>
      </w:r>
      <w:r w:rsidRPr="008F62C9">
        <w:rPr>
          <w:b/>
          <w:bCs/>
          <w:color w:val="000000" w:themeColor="text1"/>
          <w:sz w:val="22"/>
          <w:szCs w:val="22"/>
        </w:rPr>
        <w:t xml:space="preserve">, </w:t>
      </w:r>
      <w:r w:rsidRPr="008F62C9">
        <w:rPr>
          <w:color w:val="000000" w:themeColor="text1"/>
          <w:sz w:val="22"/>
          <w:szCs w:val="22"/>
        </w:rPr>
        <w:t xml:space="preserve">when immunity was minimal, dominance was governed by </w:t>
      </w:r>
      <w:r w:rsidRPr="008F62C9">
        <w:rPr>
          <w:rStyle w:val="Strong"/>
          <w:rFonts w:eastAsiaTheme="majorEastAsia"/>
          <w:b w:val="0"/>
          <w:bCs w:val="0"/>
          <w:color w:val="000000" w:themeColor="text1"/>
          <w:sz w:val="22"/>
          <w:szCs w:val="22"/>
        </w:rPr>
        <w:t>viral transmissibility</w:t>
      </w:r>
      <w:r w:rsidRPr="008F62C9">
        <w:rPr>
          <w:color w:val="000000" w:themeColor="text1"/>
          <w:sz w:val="22"/>
          <w:szCs w:val="22"/>
        </w:rPr>
        <w:t xml:space="preserve">, resulting in globally synchronized peaks with relatively small variability—e.g., Alpha and Delta reached </w:t>
      </w:r>
      <w:r w:rsidRPr="008F62C9">
        <w:rPr>
          <w:rStyle w:val="Strong"/>
          <w:rFonts w:eastAsiaTheme="majorEastAsia"/>
          <w:b w:val="0"/>
          <w:bCs w:val="0"/>
          <w:color w:val="000000" w:themeColor="text1"/>
          <w:sz w:val="22"/>
          <w:szCs w:val="22"/>
        </w:rPr>
        <w:t>80–95% prevalence</w:t>
      </w:r>
      <w:r w:rsidRPr="008F62C9">
        <w:rPr>
          <w:color w:val="000000" w:themeColor="text1"/>
          <w:sz w:val="22"/>
          <w:szCs w:val="22"/>
        </w:rPr>
        <w:t xml:space="preserve"> in most countries (UK 98%, Germany 93%, Japan 93%, Spain 92%) with peak errors typically </w:t>
      </w:r>
      <w:r w:rsidRPr="008F62C9">
        <w:rPr>
          <w:rStyle w:val="Strong"/>
          <w:rFonts w:eastAsiaTheme="majorEastAsia"/>
          <w:color w:val="000000" w:themeColor="text1"/>
          <w:sz w:val="22"/>
          <w:szCs w:val="22"/>
        </w:rPr>
        <w:t>&lt;20%</w:t>
      </w:r>
      <w:r w:rsidRPr="008F62C9">
        <w:rPr>
          <w:color w:val="000000" w:themeColor="text1"/>
          <w:sz w:val="22"/>
          <w:szCs w:val="22"/>
        </w:rPr>
        <w:t xml:space="preserve">. In contrast, the </w:t>
      </w:r>
      <w:r w:rsidRPr="008F62C9">
        <w:rPr>
          <w:rStyle w:val="Strong"/>
          <w:rFonts w:eastAsiaTheme="majorEastAsia"/>
          <w:b w:val="0"/>
          <w:bCs w:val="0"/>
          <w:color w:val="000000" w:themeColor="text1"/>
          <w:sz w:val="22"/>
          <w:szCs w:val="22"/>
        </w:rPr>
        <w:t>later period (2022–2024)</w:t>
      </w:r>
      <w:r w:rsidRPr="008F62C9">
        <w:rPr>
          <w:b/>
          <w:bCs/>
          <w:color w:val="000000" w:themeColor="text1"/>
          <w:sz w:val="22"/>
          <w:szCs w:val="22"/>
        </w:rPr>
        <w:t>,</w:t>
      </w:r>
      <w:r w:rsidRPr="008F62C9">
        <w:rPr>
          <w:color w:val="000000" w:themeColor="text1"/>
          <w:sz w:val="22"/>
          <w:szCs w:val="22"/>
        </w:rPr>
        <w:t xml:space="preserve"> dominated by Omicron </w:t>
      </w:r>
      <w:proofErr w:type="spellStart"/>
      <w:r w:rsidRPr="008F62C9">
        <w:rPr>
          <w:color w:val="000000" w:themeColor="text1"/>
          <w:sz w:val="22"/>
          <w:szCs w:val="22"/>
        </w:rPr>
        <w:t>sublineages</w:t>
      </w:r>
      <w:proofErr w:type="spellEnd"/>
      <w:r w:rsidRPr="008F62C9">
        <w:rPr>
          <w:color w:val="000000" w:themeColor="text1"/>
          <w:sz w:val="22"/>
          <w:szCs w:val="22"/>
        </w:rPr>
        <w:t xml:space="preserve">, showed much greater heterogeneity: for </w:t>
      </w:r>
      <w:r w:rsidRPr="008F62C9">
        <w:rPr>
          <w:rStyle w:val="Strong"/>
          <w:rFonts w:eastAsiaTheme="majorEastAsia"/>
          <w:b w:val="0"/>
          <w:bCs w:val="0"/>
          <w:color w:val="000000" w:themeColor="text1"/>
          <w:sz w:val="22"/>
          <w:szCs w:val="22"/>
        </w:rPr>
        <w:t>BA.2</w:t>
      </w:r>
      <w:r w:rsidRPr="008F62C9">
        <w:rPr>
          <w:color w:val="000000" w:themeColor="text1"/>
          <w:sz w:val="22"/>
          <w:szCs w:val="22"/>
        </w:rPr>
        <w:t xml:space="preserve">, observed peaks ranged from </w:t>
      </w:r>
      <w:r w:rsidRPr="008F62C9">
        <w:rPr>
          <w:rStyle w:val="Strong"/>
          <w:rFonts w:eastAsiaTheme="majorEastAsia"/>
          <w:b w:val="0"/>
          <w:bCs w:val="0"/>
          <w:color w:val="000000" w:themeColor="text1"/>
          <w:sz w:val="22"/>
          <w:szCs w:val="22"/>
        </w:rPr>
        <w:t>46% in Japan to 82% in Brazil</w:t>
      </w:r>
      <w:r w:rsidRPr="008F62C9">
        <w:rPr>
          <w:b/>
          <w:bCs/>
          <w:color w:val="000000" w:themeColor="text1"/>
          <w:sz w:val="22"/>
          <w:szCs w:val="22"/>
        </w:rPr>
        <w:t xml:space="preserve"> (</w:t>
      </w:r>
      <w:r w:rsidRPr="008F62C9">
        <w:rPr>
          <w:color w:val="000000" w:themeColor="text1"/>
          <w:sz w:val="22"/>
          <w:szCs w:val="22"/>
        </w:rPr>
        <w:t xml:space="preserve">Δ ≈ 35%), and for </w:t>
      </w:r>
      <w:r w:rsidRPr="008F62C9">
        <w:rPr>
          <w:rStyle w:val="Strong"/>
          <w:rFonts w:eastAsiaTheme="majorEastAsia"/>
          <w:b w:val="0"/>
          <w:bCs w:val="0"/>
          <w:color w:val="000000" w:themeColor="text1"/>
          <w:sz w:val="22"/>
          <w:szCs w:val="22"/>
        </w:rPr>
        <w:t>JN.1</w:t>
      </w:r>
      <w:r w:rsidRPr="008F62C9">
        <w:rPr>
          <w:b/>
          <w:bCs/>
          <w:color w:val="000000" w:themeColor="text1"/>
          <w:sz w:val="22"/>
          <w:szCs w:val="22"/>
        </w:rPr>
        <w:t>,</w:t>
      </w:r>
      <w:r w:rsidRPr="008F62C9">
        <w:rPr>
          <w:color w:val="000000" w:themeColor="text1"/>
          <w:sz w:val="22"/>
          <w:szCs w:val="22"/>
        </w:rPr>
        <w:t xml:space="preserve"> from </w:t>
      </w:r>
      <w:r w:rsidRPr="008F62C9">
        <w:rPr>
          <w:rStyle w:val="Strong"/>
          <w:rFonts w:eastAsiaTheme="majorEastAsia"/>
          <w:b w:val="0"/>
          <w:bCs w:val="0"/>
          <w:color w:val="000000" w:themeColor="text1"/>
          <w:sz w:val="22"/>
          <w:szCs w:val="22"/>
        </w:rPr>
        <w:t>33% in Brazil to 79% in the UK</w:t>
      </w:r>
      <w:r w:rsidRPr="008F62C9">
        <w:rPr>
          <w:color w:val="000000" w:themeColor="text1"/>
          <w:sz w:val="22"/>
          <w:szCs w:val="22"/>
        </w:rPr>
        <w:t xml:space="preserve"> (Δ &gt; 45%). Correspondingly, peak prediction errors expanded to </w:t>
      </w:r>
      <w:r w:rsidRPr="003E0BFE">
        <w:rPr>
          <w:rStyle w:val="Strong"/>
          <w:rFonts w:eastAsiaTheme="majorEastAsia"/>
          <w:b w:val="0"/>
          <w:bCs w:val="0"/>
          <w:color w:val="000000" w:themeColor="text1"/>
          <w:sz w:val="22"/>
          <w:szCs w:val="22"/>
        </w:rPr>
        <w:t>30–</w:t>
      </w:r>
      <w:r w:rsidRPr="008F62C9">
        <w:rPr>
          <w:rStyle w:val="Strong"/>
          <w:rFonts w:eastAsiaTheme="majorEastAsia"/>
          <w:b w:val="0"/>
          <w:bCs w:val="0"/>
          <w:color w:val="000000" w:themeColor="text1"/>
          <w:sz w:val="22"/>
          <w:szCs w:val="22"/>
        </w:rPr>
        <w:t>40%</w:t>
      </w:r>
      <w:r w:rsidRPr="008F62C9">
        <w:rPr>
          <w:color w:val="000000" w:themeColor="text1"/>
          <w:sz w:val="22"/>
          <w:szCs w:val="22"/>
        </w:rPr>
        <w:t xml:space="preserve"> in countries like France, Australia, and Brazil. These disparities emerged as immune escape became the principal determinant of variant success, with national immune landscapes—shaped by vaccination timing and prior infection history—causing divergent outcomes even among well-connected regions.</w:t>
      </w:r>
      <w:r w:rsidR="00FD758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Figgins and Bedford (2025)</w:t>
      </w:r>
      <w:r w:rsidR="00D72E79">
        <w:rPr>
          <w:color w:val="000000" w:themeColor="text1"/>
          <w:sz w:val="22"/>
          <w:szCs w:val="22"/>
        </w:rPr>
        <w:fldChar w:fldCharType="begin"/>
      </w:r>
      <w:r w:rsidR="00D72E79">
        <w:rPr>
          <w:color w:val="000000" w:themeColor="text1"/>
          <w:sz w:val="22"/>
          <w:szCs w:val="22"/>
        </w:rPr>
        <w:instrText xml:space="preserve"> ADDIN ZOTERO_ITEM CSL_CITATION {"citationID":"HyHMsEjq","properties":{"formattedCitation":"\\super 29\\nosupersub{}","plainCitation":"29","noteIndex":0},"citationItems":[{"id":711,"uris":["http://zotero.org/users/14790911/items/35ADAKVE"],"itemData":{"id":711,"type":"article","abstract":"During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29</w:t>
      </w:r>
      <w:r w:rsidR="00D72E7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 xml:space="preserve">demonstrated that </w:t>
      </w:r>
      <w:r w:rsidR="000628BF" w:rsidRPr="008F62C9">
        <w:rPr>
          <w:rStyle w:val="Strong"/>
          <w:rFonts w:eastAsiaTheme="majorEastAsia"/>
          <w:b w:val="0"/>
          <w:bCs w:val="0"/>
          <w:color w:val="000000" w:themeColor="text1"/>
          <w:sz w:val="22"/>
          <w:szCs w:val="22"/>
        </w:rPr>
        <w:t>SARS-CoV-2 variant success transitioned from transmissibility-driven to immune-escape-driven dynamics</w:t>
      </w:r>
      <w:r w:rsidR="000628BF" w:rsidRPr="008F62C9">
        <w:rPr>
          <w:color w:val="000000" w:themeColor="text1"/>
          <w:sz w:val="22"/>
          <w:szCs w:val="22"/>
        </w:rPr>
        <w:t xml:space="preserve"> as global immunity accumulated. Using genomic frequency data, they quantified </w:t>
      </w:r>
      <w:r w:rsidR="000628BF" w:rsidRPr="008F62C9">
        <w:rPr>
          <w:rStyle w:val="Strong"/>
          <w:rFonts w:eastAsiaTheme="majorEastAsia"/>
          <w:b w:val="0"/>
          <w:bCs w:val="0"/>
          <w:color w:val="000000" w:themeColor="text1"/>
          <w:sz w:val="22"/>
          <w:szCs w:val="22"/>
        </w:rPr>
        <w:t>time-varying fitness and selective pressure</w:t>
      </w:r>
      <w:r w:rsidR="000628BF" w:rsidRPr="008F62C9">
        <w:rPr>
          <w:b/>
          <w:bCs/>
          <w:color w:val="000000" w:themeColor="text1"/>
          <w:sz w:val="22"/>
          <w:szCs w:val="22"/>
        </w:rPr>
        <w:t>,</w:t>
      </w:r>
      <w:r w:rsidR="000628BF" w:rsidRPr="008F62C9">
        <w:rPr>
          <w:color w:val="000000" w:themeColor="text1"/>
          <w:sz w:val="22"/>
          <w:szCs w:val="22"/>
        </w:rPr>
        <w:t xml:space="preserve"> showing that shifts in population immunity, rather than fixed viral traits, explain changing epidemic growth patterns across countries. Their </w:t>
      </w:r>
      <w:r w:rsidR="000628BF" w:rsidRPr="008F62C9">
        <w:rPr>
          <w:rStyle w:val="Strong"/>
          <w:rFonts w:eastAsiaTheme="majorEastAsia"/>
          <w:b w:val="0"/>
          <w:bCs w:val="0"/>
          <w:color w:val="000000" w:themeColor="text1"/>
          <w:sz w:val="22"/>
          <w:szCs w:val="22"/>
        </w:rPr>
        <w:t>latent immunity model</w:t>
      </w:r>
      <w:r w:rsidR="000628BF" w:rsidRPr="008F62C9">
        <w:rPr>
          <w:color w:val="000000" w:themeColor="text1"/>
          <w:sz w:val="22"/>
          <w:szCs w:val="22"/>
        </w:rPr>
        <w:t xml:space="preserve"> accurately recapitulated human serological relationships, revealing that </w:t>
      </w:r>
      <w:r w:rsidR="000628BF" w:rsidRPr="008F62C9">
        <w:rPr>
          <w:rStyle w:val="Strong"/>
          <w:rFonts w:eastAsiaTheme="majorEastAsia"/>
          <w:b w:val="0"/>
          <w:bCs w:val="0"/>
          <w:color w:val="000000" w:themeColor="text1"/>
          <w:sz w:val="22"/>
          <w:szCs w:val="22"/>
        </w:rPr>
        <w:t>immune structure strongly predicts geographic differences in variant fitness</w:t>
      </w:r>
      <w:r w:rsidR="000628BF" w:rsidRPr="008F62C9">
        <w:rPr>
          <w:b/>
          <w:bCs/>
          <w:color w:val="000000" w:themeColor="text1"/>
          <w:sz w:val="22"/>
          <w:szCs w:val="22"/>
        </w:rPr>
        <w:t xml:space="preserve">. </w:t>
      </w:r>
    </w:p>
    <w:p w14:paraId="72BB810F"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7C224366" w14:textId="4D047F99" w:rsidR="00165456" w:rsidRDefault="00F90570" w:rsidP="00C731A3">
      <w:pPr>
        <w:pStyle w:val="NormalWeb"/>
        <w:spacing w:before="0" w:beforeAutospacing="0" w:after="0" w:afterAutospacing="0" w:line="276" w:lineRule="auto"/>
        <w:contextualSpacing/>
        <w:jc w:val="both"/>
        <w:rPr>
          <w:color w:val="000000" w:themeColor="text1"/>
          <w:sz w:val="22"/>
          <w:szCs w:val="22"/>
        </w:rPr>
      </w:pPr>
      <w:r w:rsidRPr="008F62C9">
        <w:rPr>
          <w:color w:val="000000" w:themeColor="text1"/>
          <w:sz w:val="22"/>
          <w:szCs w:val="22"/>
          <w:lang w:eastAsia="ko-KR"/>
        </w:rPr>
        <w:t xml:space="preserve">Recent work by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w:t>
      </w:r>
      <w:r w:rsidR="00A50CED" w:rsidRPr="008F62C9">
        <w:rPr>
          <w:color w:val="000000" w:themeColor="text1"/>
          <w:sz w:val="22"/>
          <w:szCs w:val="22"/>
          <w:lang w:eastAsia="ko-KR"/>
        </w:rPr>
        <w:t xml:space="preserve"> </w:t>
      </w:r>
      <w:r w:rsidR="00D72E79">
        <w:rPr>
          <w:color w:val="000000" w:themeColor="text1"/>
          <w:sz w:val="22"/>
          <w:szCs w:val="22"/>
          <w:lang w:eastAsia="ko-KR"/>
        </w:rPr>
        <w:fldChar w:fldCharType="begin"/>
      </w:r>
      <w:r w:rsidR="00D72E79">
        <w:rPr>
          <w:color w:val="000000" w:themeColor="text1"/>
          <w:sz w:val="22"/>
          <w:szCs w:val="22"/>
          <w:lang w:eastAsia="ko-KR"/>
        </w:rPr>
        <w:instrText xml:space="preserve"> ADDIN ZOTERO_ITEM CSL_CITATION {"citationID":"AyWsSvJd","properties":{"formattedCitation":"\\super 30\\nosupersub{}","plainCitation":"30","noteIndex":0},"citationItems":[{"id":713,"uris":["http://zotero.org/users/14790911/items/K2D2DMUG"],"itemData":{"id":713,"type":"article-journal","abstract":"Genomic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D72E79">
        <w:rPr>
          <w:rFonts w:ascii="Cambria Math" w:hAnsi="Cambria Math" w:cs="Cambria Math"/>
          <w:color w:val="000000" w:themeColor="text1"/>
          <w:sz w:val="22"/>
          <w:szCs w:val="22"/>
          <w:lang w:eastAsia="ko-KR"/>
        </w:rPr>
        <w:instrText>∼</w:instrText>
      </w:r>
      <w:r w:rsidR="00D72E79">
        <w:rPr>
          <w:color w:val="000000" w:themeColor="text1"/>
          <w:sz w:val="22"/>
          <w:szCs w:val="22"/>
          <w:lang w:eastAsia="ko-KR"/>
        </w:rPr>
        <w:instrText xml:space="preserve">0.6% median absolute error and </w:instrText>
      </w:r>
      <w:r w:rsidR="00D72E79">
        <w:rPr>
          <w:rFonts w:ascii="Cambria Math" w:hAnsi="Cambria Math" w:cs="Cambria Math"/>
          <w:color w:val="000000" w:themeColor="text1"/>
          <w:sz w:val="22"/>
          <w:szCs w:val="22"/>
          <w:lang w:eastAsia="ko-KR"/>
        </w:rPr>
        <w:instrText>∼</w:instrText>
      </w:r>
      <w:r w:rsidR="00D72E79">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Biology","language":"en","note":"publisher: Public Library of Science","page":"e1012443","source":"PLoS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00D72E79">
        <w:rPr>
          <w:color w:val="000000" w:themeColor="text1"/>
          <w:sz w:val="22"/>
          <w:szCs w:val="22"/>
          <w:lang w:eastAsia="ko-KR"/>
        </w:rPr>
        <w:fldChar w:fldCharType="separate"/>
      </w:r>
      <w:r w:rsidR="00D72E79" w:rsidRPr="00D72E79">
        <w:rPr>
          <w:rFonts w:eastAsiaTheme="minorEastAsia"/>
          <w:color w:val="000000"/>
          <w:sz w:val="22"/>
          <w:vertAlign w:val="superscript"/>
          <w:lang w:eastAsia="ko-KR"/>
          <w14:ligatures w14:val="standardContextual"/>
        </w:rPr>
        <w:t>30</w:t>
      </w:r>
      <w:r w:rsidR="00D72E79">
        <w:rPr>
          <w:color w:val="000000" w:themeColor="text1"/>
          <w:sz w:val="22"/>
          <w:szCs w:val="22"/>
          <w:lang w:eastAsia="ko-KR"/>
        </w:rPr>
        <w:fldChar w:fldCharType="end"/>
      </w:r>
      <w:r w:rsidRPr="008F62C9">
        <w:rPr>
          <w:color w:val="000000" w:themeColor="text1"/>
          <w:sz w:val="22"/>
          <w:szCs w:val="22"/>
          <w:lang w:eastAsia="ko-KR"/>
        </w:rPr>
        <w:t xml:space="preserve"> provides </w:t>
      </w:r>
      <w:r w:rsidR="005519DF" w:rsidRPr="008F62C9">
        <w:rPr>
          <w:rFonts w:eastAsiaTheme="minorEastAsia"/>
          <w:color w:val="000000" w:themeColor="text1"/>
          <w:sz w:val="22"/>
          <w:szCs w:val="22"/>
          <w:lang w:eastAsia="ko-KR"/>
        </w:rPr>
        <w:t>similar</w:t>
      </w:r>
      <w:r w:rsidR="005519DF"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empirical support for the predictive value of fitness-based and frequency-growth models, demonstrating that relatively simple statistical models—such as multinomial logistic regression (MLR), fixed-growth advantage (FGA), and growth-advantage random walk (GARW)—can achieve median absolute errors below 2 % and mean errors of 6–12 % in 30-day forecasts under robust sequencing coverage</w:t>
      </w:r>
      <w:r w:rsidR="006D097B"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lang w:eastAsia="ko-KR"/>
        </w:rPr>
        <w:t xml:space="preserve">underscoring that the key limitation is data quality and timeliness, not model complexity. </w:t>
      </w:r>
      <w:r w:rsidRPr="008F62C9">
        <w:rPr>
          <w:color w:val="000000" w:themeColor="text1"/>
          <w:sz w:val="22"/>
          <w:szCs w:val="22"/>
          <w:lang w:eastAsia="ko-KR"/>
        </w:rPr>
        <w:t>Their results confirm that variant-frequency trajectories contain sufficient early-stage information to anticipate near-term dominance, aligning closely with our finding that early growth signatures within the first 2–</w:t>
      </w:r>
      <w:r w:rsidR="00E413C3">
        <w:rPr>
          <w:rFonts w:hint="eastAsia"/>
          <w:color w:val="000000" w:themeColor="text1"/>
          <w:sz w:val="22"/>
          <w:szCs w:val="22"/>
        </w:rPr>
        <w:t>4</w:t>
      </w:r>
      <w:r w:rsidRPr="008F62C9">
        <w:rPr>
          <w:color w:val="000000" w:themeColor="text1"/>
          <w:sz w:val="22"/>
          <w:szCs w:val="22"/>
          <w:lang w:eastAsia="ko-KR"/>
        </w:rPr>
        <w:t xml:space="preserve"> weeks are highly informative for forecasting both peak prevalence and persistence.</w:t>
      </w:r>
      <w:r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 xml:space="preserve">Importantly,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 highlight that forecast accuracy deteriorates sharply in settings with sparse or delayed genomic surveillance, where submission lag and low weekly sequencing (&lt; 50–100 samples) inflate forecast error to &gt;10 %</w:t>
      </w:r>
      <w:r w:rsidRPr="008F62C9">
        <w:rPr>
          <w:rFonts w:eastAsiaTheme="minorEastAsia" w:hint="eastAsia"/>
          <w:color w:val="000000" w:themeColor="text1"/>
          <w:sz w:val="22"/>
          <w:szCs w:val="22"/>
          <w:lang w:eastAsia="ko-KR"/>
        </w:rPr>
        <w:t xml:space="preserve">, suggesting </w:t>
      </w:r>
      <w:r w:rsidRPr="008F62C9">
        <w:rPr>
          <w:color w:val="000000" w:themeColor="text1"/>
          <w:sz w:val="22"/>
          <w:szCs w:val="22"/>
          <w:lang w:eastAsia="ko-KR"/>
        </w:rPr>
        <w:t xml:space="preserve">roughly 1,000 sequences per week suffice for robust short-term forecasting. Together, these findings reinforce that predictive accuracy is bounded less by algorithmic sophistication than by timely, high-volume genomic data and adaptive calibration. </w:t>
      </w:r>
    </w:p>
    <w:p w14:paraId="4014B157" w14:textId="62A57928" w:rsidR="006D097B" w:rsidRPr="00165456" w:rsidRDefault="006D097B" w:rsidP="00C731A3">
      <w:pPr>
        <w:pStyle w:val="NormalWeb"/>
        <w:spacing w:before="0" w:beforeAutospacing="0" w:after="0" w:afterAutospacing="0" w:line="276" w:lineRule="auto"/>
        <w:contextualSpacing/>
        <w:jc w:val="both"/>
        <w:rPr>
          <w:color w:val="000000" w:themeColor="text1"/>
          <w:sz w:val="22"/>
          <w:szCs w:val="22"/>
        </w:rPr>
      </w:pPr>
    </w:p>
    <w:p w14:paraId="3CFF8157" w14:textId="655ABCC0" w:rsidR="00E35480" w:rsidRPr="008F62C9" w:rsidRDefault="00F90570" w:rsidP="00C731A3">
      <w:pPr>
        <w:pStyle w:val="NormalWeb"/>
        <w:spacing w:before="0" w:beforeAutospacing="0" w:after="0" w:afterAutospacing="0" w:line="276" w:lineRule="auto"/>
        <w:contextualSpacing/>
        <w:jc w:val="both"/>
        <w:rPr>
          <w:rFonts w:eastAsiaTheme="minorEastAsia"/>
          <w:b/>
          <w:bCs/>
          <w:color w:val="000000" w:themeColor="text1"/>
          <w:sz w:val="22"/>
          <w:szCs w:val="22"/>
          <w:lang w:eastAsia="ko-KR"/>
        </w:rPr>
      </w:pPr>
      <w:r w:rsidRPr="008F62C9">
        <w:rPr>
          <w:rFonts w:eastAsiaTheme="minorEastAsia" w:hint="eastAsia"/>
          <w:color w:val="000000" w:themeColor="text1"/>
          <w:sz w:val="22"/>
          <w:szCs w:val="22"/>
          <w:lang w:eastAsia="ko-KR"/>
        </w:rPr>
        <w:t xml:space="preserve">In this respect, </w:t>
      </w:r>
      <w:r w:rsidR="00B01D09" w:rsidRPr="008F62C9">
        <w:rPr>
          <w:rFonts w:eastAsiaTheme="minorEastAsia" w:hint="eastAsia"/>
          <w:color w:val="000000" w:themeColor="text1"/>
          <w:sz w:val="22"/>
          <w:szCs w:val="22"/>
          <w:lang w:eastAsia="ko-KR"/>
        </w:rPr>
        <w:t>a</w:t>
      </w:r>
      <w:r w:rsidR="00E35480" w:rsidRPr="008F62C9">
        <w:rPr>
          <w:color w:val="000000" w:themeColor="text1"/>
          <w:sz w:val="22"/>
          <w:szCs w:val="22"/>
        </w:rPr>
        <w:t xml:space="preserve"> major contribution of our study is its </w:t>
      </w:r>
      <w:r w:rsidR="00E35480" w:rsidRPr="008F62C9">
        <w:rPr>
          <w:rStyle w:val="Strong"/>
          <w:rFonts w:eastAsiaTheme="majorEastAsia"/>
          <w:b w:val="0"/>
          <w:bCs w:val="0"/>
          <w:color w:val="000000" w:themeColor="text1"/>
          <w:sz w:val="22"/>
          <w:szCs w:val="22"/>
        </w:rPr>
        <w:t>comprehensive cross-country comparison</w:t>
      </w:r>
      <w:r w:rsidR="00E35480" w:rsidRPr="008F62C9">
        <w:rPr>
          <w:color w:val="000000" w:themeColor="text1"/>
          <w:sz w:val="22"/>
          <w:szCs w:val="22"/>
        </w:rPr>
        <w:t xml:space="preserve"> of how dominant variants evolved across distinct pandemic phases, revealing how the drivers of dominance and uncertainty shifted over time. Given these dynamics, our study provides practical guidance on the </w:t>
      </w:r>
      <w:r w:rsidR="00E35480" w:rsidRPr="008F62C9">
        <w:rPr>
          <w:rStyle w:val="Strong"/>
          <w:rFonts w:eastAsiaTheme="majorEastAsia"/>
          <w:b w:val="0"/>
          <w:bCs w:val="0"/>
          <w:color w:val="000000" w:themeColor="text1"/>
          <w:sz w:val="22"/>
          <w:szCs w:val="22"/>
        </w:rPr>
        <w:t>minimum sequencing requirements and surveillance protocols</w:t>
      </w:r>
      <w:r w:rsidR="00E35480" w:rsidRPr="008F62C9">
        <w:rPr>
          <w:color w:val="000000" w:themeColor="text1"/>
          <w:sz w:val="22"/>
          <w:szCs w:val="22"/>
        </w:rPr>
        <w:t xml:space="preserve"> (</w:t>
      </w:r>
      <w:r w:rsidR="002570B1" w:rsidRPr="008F62C9">
        <w:rPr>
          <w:rFonts w:eastAsiaTheme="minorEastAsia"/>
          <w:color w:val="000000" w:themeColor="text1"/>
          <w:sz w:val="22"/>
          <w:szCs w:val="22"/>
          <w:lang w:eastAsia="ko-KR"/>
        </w:rPr>
        <w:t xml:space="preserve">e.g. </w:t>
      </w:r>
      <w:r w:rsidR="008F62C9" w:rsidRPr="008F62C9">
        <w:rPr>
          <w:rFonts w:eastAsiaTheme="minorEastAsia"/>
          <w:color w:val="000000" w:themeColor="text1"/>
          <w:sz w:val="22"/>
          <w:szCs w:val="22"/>
          <w:lang w:eastAsia="ko-KR"/>
        </w:rPr>
        <w:t xml:space="preserve">maintaining ≥100 sequences in the previous 30 days </w:t>
      </w:r>
      <w:r w:rsidR="00832122" w:rsidRPr="008F62C9">
        <w:rPr>
          <w:rFonts w:eastAsiaTheme="minorEastAsia"/>
          <w:color w:val="000000" w:themeColor="text1"/>
          <w:sz w:val="22"/>
          <w:szCs w:val="22"/>
          <w:lang w:eastAsia="ko-KR"/>
        </w:rPr>
        <w:t xml:space="preserve">with </w:t>
      </w:r>
      <w:r w:rsidR="00832122" w:rsidRPr="008F62C9">
        <w:rPr>
          <w:color w:val="000000" w:themeColor="text1"/>
          <w:sz w:val="22"/>
          <w:szCs w:val="22"/>
        </w:rPr>
        <w:t>≥</w:t>
      </w:r>
      <w:r w:rsidR="00E35480" w:rsidRPr="008F62C9">
        <w:rPr>
          <w:color w:val="000000" w:themeColor="text1"/>
          <w:sz w:val="22"/>
          <w:szCs w:val="22"/>
        </w:rPr>
        <w:t xml:space="preserve">1% share detection threshold) needed to reduce early noise and improve the reliability of variant forecasting. </w:t>
      </w:r>
      <w:r w:rsidR="00E35480" w:rsidRPr="008F62C9">
        <w:rPr>
          <w:rFonts w:eastAsiaTheme="minorEastAsia" w:hint="eastAsia"/>
          <w:color w:val="000000" w:themeColor="text1"/>
          <w:sz w:val="22"/>
          <w:szCs w:val="22"/>
          <w:lang w:eastAsia="ko-KR"/>
        </w:rPr>
        <w:t>T</w:t>
      </w:r>
      <w:r w:rsidR="00E35480" w:rsidRPr="008F62C9">
        <w:rPr>
          <w:color w:val="000000" w:themeColor="text1"/>
          <w:sz w:val="22"/>
          <w:szCs w:val="22"/>
        </w:rPr>
        <w:t>he analysis demonstrates a scalable, data-driven framework for early-stage prediction of SARS-CoV-2 variant dominance using sequence-derived time-</w:t>
      </w:r>
      <w:r w:rsidR="00E35480" w:rsidRPr="008F62C9">
        <w:rPr>
          <w:color w:val="000000" w:themeColor="text1"/>
          <w:sz w:val="22"/>
          <w:szCs w:val="22"/>
        </w:rPr>
        <w:lastRenderedPageBreak/>
        <w:t>series features alone</w:t>
      </w:r>
      <w:r w:rsidR="00E35480" w:rsidRPr="008F62C9">
        <w:rPr>
          <w:rFonts w:eastAsiaTheme="minorEastAsia" w:hint="eastAsia"/>
          <w:color w:val="000000" w:themeColor="text1"/>
          <w:sz w:val="22"/>
          <w:szCs w:val="22"/>
          <w:lang w:eastAsia="ko-KR"/>
        </w:rPr>
        <w:t xml:space="preserve"> can achieve high forecasting </w:t>
      </w:r>
      <w:r w:rsidR="00E35480" w:rsidRPr="008F62C9">
        <w:rPr>
          <w:rFonts w:eastAsiaTheme="minorEastAsia"/>
          <w:color w:val="000000" w:themeColor="text1"/>
          <w:sz w:val="22"/>
          <w:szCs w:val="22"/>
          <w:lang w:eastAsia="ko-KR"/>
        </w:rPr>
        <w:t>performance</w:t>
      </w:r>
      <w:r w:rsidR="00E35480" w:rsidRPr="008F62C9">
        <w:rPr>
          <w:rFonts w:eastAsiaTheme="minorEastAsia" w:hint="eastAsia"/>
          <w:color w:val="000000" w:themeColor="text1"/>
          <w:sz w:val="22"/>
          <w:szCs w:val="22"/>
          <w:lang w:eastAsia="ko-KR"/>
        </w:rPr>
        <w:t xml:space="preserve"> by </w:t>
      </w:r>
      <w:proofErr w:type="spellStart"/>
      <w:r w:rsidR="00E35480" w:rsidRPr="008F62C9">
        <w:rPr>
          <w:rFonts w:eastAsiaTheme="minorEastAsia" w:hint="eastAsia"/>
          <w:color w:val="000000" w:themeColor="text1"/>
          <w:sz w:val="22"/>
          <w:szCs w:val="22"/>
          <w:lang w:eastAsia="ko-KR"/>
        </w:rPr>
        <w:t>incorporaintg</w:t>
      </w:r>
      <w:proofErr w:type="spellEnd"/>
      <w:r w:rsidR="00E35480" w:rsidRPr="008F62C9">
        <w:rPr>
          <w:color w:val="000000" w:themeColor="text1"/>
          <w:sz w:val="22"/>
          <w:szCs w:val="22"/>
        </w:rPr>
        <w:t xml:space="preserve"> early-stage sequence-derived temporal features—particularly growth slopes, temporal entropy, and fluctuation dynamics—including linear, kernel-based, and ensemble methods</w:t>
      </w:r>
      <w:r w:rsidR="00E35480" w:rsidRPr="008F62C9">
        <w:rPr>
          <w:rFonts w:eastAsiaTheme="minorEastAsia" w:hint="eastAsia"/>
          <w:color w:val="000000" w:themeColor="text1"/>
          <w:sz w:val="22"/>
          <w:szCs w:val="22"/>
          <w:lang w:eastAsia="ko-KR"/>
        </w:rPr>
        <w:t xml:space="preserve"> </w:t>
      </w:r>
      <w:r w:rsidR="00E35480" w:rsidRPr="008F62C9">
        <w:rPr>
          <w:color w:val="000000" w:themeColor="text1"/>
          <w:sz w:val="22"/>
          <w:szCs w:val="22"/>
        </w:rPr>
        <w:t xml:space="preserve">across diverse epidemiological contexts. Using multi-country data, we also established a </w:t>
      </w:r>
      <w:r w:rsidR="00E35480" w:rsidRPr="008F62C9">
        <w:rPr>
          <w:rStyle w:val="Strong"/>
          <w:rFonts w:eastAsiaTheme="majorEastAsia"/>
          <w:b w:val="0"/>
          <w:bCs w:val="0"/>
          <w:color w:val="000000" w:themeColor="text1"/>
          <w:sz w:val="22"/>
          <w:szCs w:val="22"/>
        </w:rPr>
        <w:t>systematic approach for defining the initial observation phase</w:t>
      </w:r>
      <w:r w:rsidR="00E35480" w:rsidRPr="008F62C9">
        <w:rPr>
          <w:b/>
          <w:bCs/>
          <w:color w:val="000000" w:themeColor="text1"/>
          <w:sz w:val="22"/>
          <w:szCs w:val="22"/>
        </w:rPr>
        <w:t>,</w:t>
      </w:r>
      <w:r w:rsidR="00E35480" w:rsidRPr="008F62C9">
        <w:rPr>
          <w:color w:val="000000" w:themeColor="text1"/>
          <w:sz w:val="22"/>
          <w:szCs w:val="22"/>
        </w:rPr>
        <w:t xml:space="preserve"> which minimizes early-stage noise, enhances detection of early growth signals, and ensures </w:t>
      </w:r>
      <w:r w:rsidR="00E35480" w:rsidRPr="008F62C9">
        <w:rPr>
          <w:rStyle w:val="Strong"/>
          <w:rFonts w:eastAsiaTheme="majorEastAsia"/>
          <w:b w:val="0"/>
          <w:bCs w:val="0"/>
          <w:color w:val="000000" w:themeColor="text1"/>
          <w:sz w:val="22"/>
          <w:szCs w:val="22"/>
        </w:rPr>
        <w:t>comparability of forecasting results across diverse surveillance settings</w:t>
      </w:r>
      <w:r w:rsidR="00E35480" w:rsidRPr="008F62C9">
        <w:rPr>
          <w:b/>
          <w:bCs/>
          <w:color w:val="000000" w:themeColor="text1"/>
          <w:sz w:val="22"/>
          <w:szCs w:val="22"/>
        </w:rPr>
        <w:t>.</w:t>
      </w:r>
    </w:p>
    <w:p w14:paraId="4D88722C" w14:textId="77777777" w:rsidR="006D097B" w:rsidRPr="008F62C9" w:rsidRDefault="006D097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p>
    <w:p w14:paraId="2F119E66" w14:textId="2B7A82D5" w:rsidR="006D097B" w:rsidRPr="008F62C9" w:rsidRDefault="00382C8B" w:rsidP="00C731A3">
      <w:pPr>
        <w:pStyle w:val="NormalWeb"/>
        <w:spacing w:before="0" w:beforeAutospacing="0" w:after="0" w:afterAutospacing="0" w:line="276" w:lineRule="auto"/>
        <w:contextualSpacing/>
        <w:jc w:val="both"/>
        <w:rPr>
          <w:rFonts w:eastAsiaTheme="minorEastAsia"/>
          <w:color w:val="000000" w:themeColor="text1"/>
          <w:sz w:val="22"/>
          <w:szCs w:val="22"/>
          <w:lang w:eastAsia="ko-KR"/>
        </w:rPr>
      </w:pPr>
      <w:r w:rsidRPr="008F62C9">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00753BE6" w:rsidRPr="008F62C9">
        <w:rPr>
          <w:rFonts w:eastAsiaTheme="minorEastAsia" w:hint="eastAsia"/>
          <w:color w:val="000000" w:themeColor="text1"/>
          <w:sz w:val="22"/>
          <w:szCs w:val="22"/>
          <w:lang w:eastAsia="ko-KR"/>
        </w:rPr>
        <w:t>Third, like many other ML model</w:t>
      </w:r>
      <w:r w:rsidR="006F02EA" w:rsidRPr="008F62C9">
        <w:rPr>
          <w:rFonts w:eastAsiaTheme="minorEastAsia" w:hint="eastAsia"/>
          <w:color w:val="000000" w:themeColor="text1"/>
          <w:sz w:val="22"/>
          <w:szCs w:val="22"/>
          <w:lang w:eastAsia="ko-KR"/>
        </w:rPr>
        <w:t xml:space="preserve">s, our model </w:t>
      </w:r>
      <w:r w:rsidR="00832122" w:rsidRPr="008F62C9">
        <w:rPr>
          <w:rFonts w:eastAsiaTheme="minorEastAsia"/>
          <w:color w:val="000000" w:themeColor="text1"/>
          <w:sz w:val="22"/>
          <w:szCs w:val="22"/>
          <w:lang w:eastAsia="ko-KR"/>
        </w:rPr>
        <w:t>shows</w:t>
      </w:r>
      <w:r w:rsidR="006F02EA" w:rsidRPr="008F62C9">
        <w:rPr>
          <w:rFonts w:eastAsiaTheme="minorEastAsia" w:hint="eastAsia"/>
          <w:color w:val="000000" w:themeColor="text1"/>
          <w:sz w:val="22"/>
          <w:szCs w:val="22"/>
          <w:lang w:eastAsia="ko-KR"/>
        </w:rPr>
        <w:t xml:space="preserve"> high </w:t>
      </w:r>
      <w:proofErr w:type="spellStart"/>
      <w:r w:rsidR="006F02EA" w:rsidRPr="008F62C9">
        <w:rPr>
          <w:rFonts w:eastAsiaTheme="minorEastAsia" w:hint="eastAsia"/>
          <w:color w:val="000000" w:themeColor="text1"/>
          <w:sz w:val="22"/>
          <w:szCs w:val="22"/>
          <w:lang w:eastAsia="ko-KR"/>
        </w:rPr>
        <w:t>predicton</w:t>
      </w:r>
      <w:proofErr w:type="spellEnd"/>
      <w:r w:rsidR="006F02EA" w:rsidRPr="008F62C9">
        <w:rPr>
          <w:rFonts w:eastAsiaTheme="minorEastAsia" w:hint="eastAsia"/>
          <w:color w:val="000000" w:themeColor="text1"/>
          <w:sz w:val="22"/>
          <w:szCs w:val="22"/>
          <w:lang w:eastAsia="ko-KR"/>
        </w:rPr>
        <w:t xml:space="preserve">, but not mechanistic insights. </w:t>
      </w:r>
      <w:proofErr w:type="spellStart"/>
      <w:r w:rsidR="00753BE6" w:rsidRPr="008F62C9">
        <w:rPr>
          <w:rStyle w:val="Strong"/>
          <w:rFonts w:eastAsiaTheme="majorEastAsia"/>
          <w:b w:val="0"/>
          <w:bCs w:val="0"/>
          <w:color w:val="000000" w:themeColor="text1"/>
          <w:sz w:val="22"/>
          <w:szCs w:val="22"/>
        </w:rPr>
        <w:t>PyR</w:t>
      </w:r>
      <w:proofErr w:type="spellEnd"/>
      <w:r w:rsidR="00753BE6" w:rsidRPr="008F62C9">
        <w:rPr>
          <w:rStyle w:val="Strong"/>
          <w:rFonts w:eastAsiaTheme="majorEastAsia"/>
          <w:b w:val="0"/>
          <w:bCs w:val="0"/>
          <w:color w:val="000000" w:themeColor="text1"/>
          <w:sz w:val="22"/>
          <w:szCs w:val="22"/>
        </w:rPr>
        <w:t>₀ model</w:t>
      </w:r>
      <w:r w:rsidR="00593820" w:rsidRPr="008F62C9">
        <w:rPr>
          <w:rStyle w:val="Strong"/>
          <w:rFonts w:eastAsiaTheme="majorEastAsia"/>
          <w:b w:val="0"/>
          <w:bCs w:val="0"/>
          <w:color w:val="000000" w:themeColor="text1"/>
          <w:sz w:val="22"/>
          <w:szCs w:val="22"/>
        </w:rPr>
        <w:t xml:space="preserve"> </w:t>
      </w:r>
      <w:r w:rsidR="00D72E79">
        <w:rPr>
          <w:rStyle w:val="Strong"/>
          <w:rFonts w:eastAsiaTheme="majorEastAsia"/>
          <w:b w:val="0"/>
          <w:bCs w:val="0"/>
          <w:color w:val="000000" w:themeColor="text1"/>
          <w:sz w:val="22"/>
          <w:szCs w:val="22"/>
        </w:rPr>
        <w:fldChar w:fldCharType="begin"/>
      </w:r>
      <w:r w:rsidR="00D72E79">
        <w:rPr>
          <w:rStyle w:val="Strong"/>
          <w:rFonts w:eastAsiaTheme="majorEastAsia"/>
          <w:b w:val="0"/>
          <w:bCs w:val="0"/>
          <w:color w:val="000000" w:themeColor="text1"/>
          <w:sz w:val="22"/>
          <w:szCs w:val="22"/>
        </w:rPr>
        <w:instrText xml:space="preserve"> ADDIN ZOTERO_ITEM CSL_CITATION {"citationID":"VRaYPnOR","properties":{"formattedCitation":"\\super 31\\nosupersub{}","plainCitation":"31","noteIndex":0},"citationItems":[{"id":715,"uris":["http://zotero.org/users/14790911/items/UUNK7U6Y"],"itemData":{"id":715,"type":"article-journal","abstract":"Repeated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N.Y.)","DOI":"10.1126/science.abm1208","ISSN":"1095-9203","issue":"6599","journalAbbreviation":"Science","language":"eng","note":"PMID: 35608456\nPMCID: PMC9161372","page":"1327-1332","source":"PubMed","title":"Analysis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00D72E79">
        <w:rPr>
          <w:rStyle w:val="Strong"/>
          <w:rFonts w:eastAsiaTheme="majorEastAsia"/>
          <w:b w:val="0"/>
          <w:bCs w:val="0"/>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31</w:t>
      </w:r>
      <w:r w:rsidR="00D72E79">
        <w:rPr>
          <w:rStyle w:val="Strong"/>
          <w:rFonts w:eastAsiaTheme="majorEastAsia"/>
          <w:b w:val="0"/>
          <w:bCs w:val="0"/>
          <w:color w:val="000000" w:themeColor="text1"/>
          <w:sz w:val="22"/>
          <w:szCs w:val="22"/>
        </w:rPr>
        <w:fldChar w:fldCharType="end"/>
      </w:r>
      <w:r w:rsidR="00753BE6" w:rsidRPr="008F62C9">
        <w:rPr>
          <w:color w:val="000000" w:themeColor="text1"/>
          <w:sz w:val="22"/>
          <w:szCs w:val="22"/>
        </w:rPr>
        <w:t xml:space="preserve"> is one of the most influential frameworks for connecting </w:t>
      </w:r>
      <w:r w:rsidR="00753BE6" w:rsidRPr="008F62C9">
        <w:rPr>
          <w:rStyle w:val="Strong"/>
          <w:rFonts w:eastAsiaTheme="majorEastAsia"/>
          <w:b w:val="0"/>
          <w:bCs w:val="0"/>
          <w:color w:val="000000" w:themeColor="text1"/>
          <w:sz w:val="22"/>
          <w:szCs w:val="22"/>
        </w:rPr>
        <w:t>molecular evolution to population-level variant dynamics</w:t>
      </w:r>
      <w:r w:rsidR="00753BE6" w:rsidRPr="008F62C9">
        <w:rPr>
          <w:rStyle w:val="Strong"/>
          <w:rFonts w:eastAsiaTheme="majorEastAsia" w:hint="eastAsia"/>
          <w:b w:val="0"/>
          <w:bCs w:val="0"/>
          <w:color w:val="000000" w:themeColor="text1"/>
          <w:sz w:val="22"/>
          <w:szCs w:val="22"/>
          <w:lang w:eastAsia="ko-KR"/>
        </w:rPr>
        <w:t xml:space="preserve">, using </w:t>
      </w:r>
      <w:r w:rsidR="00753BE6" w:rsidRPr="008F62C9">
        <w:rPr>
          <w:color w:val="000000" w:themeColor="text1"/>
          <w:sz w:val="22"/>
          <w:szCs w:val="22"/>
        </w:rPr>
        <w:t>a</w:t>
      </w:r>
      <w:r w:rsidR="00753BE6" w:rsidRPr="008F62C9">
        <w:rPr>
          <w:b/>
          <w:bCs/>
          <w:color w:val="000000" w:themeColor="text1"/>
          <w:sz w:val="22"/>
          <w:szCs w:val="22"/>
        </w:rPr>
        <w:t xml:space="preserve"> </w:t>
      </w:r>
      <w:r w:rsidR="00753BE6" w:rsidRPr="008F62C9">
        <w:rPr>
          <w:rStyle w:val="Strong"/>
          <w:rFonts w:eastAsiaTheme="majorEastAsia"/>
          <w:b w:val="0"/>
          <w:bCs w:val="0"/>
          <w:color w:val="000000" w:themeColor="text1"/>
          <w:sz w:val="22"/>
          <w:szCs w:val="22"/>
        </w:rPr>
        <w:t>hierarchical Bayesian multinomial logistic regression model</w:t>
      </w:r>
      <w:r w:rsidR="006F02EA" w:rsidRPr="008F62C9">
        <w:rPr>
          <w:rStyle w:val="Strong"/>
          <w:rFonts w:eastAsiaTheme="majorEastAsia" w:hint="eastAsia"/>
          <w:b w:val="0"/>
          <w:bCs w:val="0"/>
          <w:color w:val="000000" w:themeColor="text1"/>
          <w:sz w:val="22"/>
          <w:szCs w:val="22"/>
          <w:lang w:eastAsia="ko-KR"/>
        </w:rPr>
        <w:t>.</w:t>
      </w:r>
      <w:r w:rsidR="006F02EA" w:rsidRPr="008F62C9">
        <w:rPr>
          <w:rStyle w:val="Strong"/>
          <w:rFonts w:eastAsiaTheme="majorEastAsia" w:hint="eastAsia"/>
          <w:color w:val="000000" w:themeColor="text1"/>
          <w:sz w:val="22"/>
          <w:szCs w:val="22"/>
          <w:lang w:eastAsia="ko-KR"/>
        </w:rPr>
        <w:t xml:space="preserve"> </w:t>
      </w:r>
      <w:r w:rsidR="006F02EA" w:rsidRPr="008F62C9">
        <w:rPr>
          <w:color w:val="000000" w:themeColor="text1"/>
          <w:sz w:val="22"/>
          <w:szCs w:val="22"/>
        </w:rPr>
        <w:t xml:space="preserve">It essentially decomposes lineage growth into </w:t>
      </w:r>
      <w:r w:rsidR="006F02EA" w:rsidRPr="008F62C9">
        <w:rPr>
          <w:rStyle w:val="Strong"/>
          <w:rFonts w:eastAsiaTheme="majorEastAsia"/>
          <w:b w:val="0"/>
          <w:bCs w:val="0"/>
          <w:color w:val="000000" w:themeColor="text1"/>
          <w:sz w:val="22"/>
          <w:szCs w:val="22"/>
        </w:rPr>
        <w:t>mutation-level contributions</w:t>
      </w:r>
      <w:r w:rsidR="006F02EA" w:rsidRPr="008F62C9">
        <w:rPr>
          <w:color w:val="000000" w:themeColor="text1"/>
          <w:sz w:val="22"/>
          <w:szCs w:val="22"/>
        </w:rPr>
        <w:t xml:space="preserve"> to viral fitness. This means it can infer which individual amino acid changes are associated with faster spread, independent of geography or time.</w:t>
      </w:r>
      <w:r w:rsidR="006F02EA" w:rsidRPr="008F62C9">
        <w:rPr>
          <w:rFonts w:eastAsiaTheme="minorEastAsia" w:hint="eastAsia"/>
          <w:color w:val="000000" w:themeColor="text1"/>
          <w:sz w:val="22"/>
          <w:szCs w:val="22"/>
          <w:lang w:eastAsia="ko-KR"/>
        </w:rPr>
        <w:t xml:space="preserve"> </w:t>
      </w:r>
      <w:proofErr w:type="spellStart"/>
      <w:r w:rsidR="00753BE6" w:rsidRPr="008F62C9">
        <w:rPr>
          <w:color w:val="000000" w:themeColor="text1"/>
          <w:sz w:val="22"/>
          <w:szCs w:val="22"/>
        </w:rPr>
        <w:t>PyR</w:t>
      </w:r>
      <w:proofErr w:type="spellEnd"/>
      <w:r w:rsidR="00753BE6" w:rsidRPr="008F62C9">
        <w:rPr>
          <w:color w:val="000000" w:themeColor="text1"/>
          <w:sz w:val="22"/>
          <w:szCs w:val="22"/>
        </w:rPr>
        <w:t xml:space="preserve">₀ performs best once a </w:t>
      </w:r>
      <w:r w:rsidR="00832122" w:rsidRPr="008F62C9">
        <w:rPr>
          <w:color w:val="000000" w:themeColor="text1"/>
          <w:sz w:val="22"/>
          <w:szCs w:val="22"/>
        </w:rPr>
        <w:t>variant reach</w:t>
      </w:r>
      <w:r w:rsidR="00753BE6" w:rsidRPr="008F62C9">
        <w:rPr>
          <w:color w:val="000000" w:themeColor="text1"/>
          <w:sz w:val="22"/>
          <w:szCs w:val="22"/>
        </w:rPr>
        <w:t xml:space="preserve"> </w:t>
      </w:r>
      <w:r w:rsidR="00753BE6" w:rsidRPr="008F62C9">
        <w:rPr>
          <w:rStyle w:val="Strong"/>
          <w:rFonts w:eastAsiaTheme="majorEastAsia"/>
          <w:color w:val="000000" w:themeColor="text1"/>
          <w:sz w:val="22"/>
          <w:szCs w:val="22"/>
        </w:rPr>
        <w:t xml:space="preserve">≥ </w:t>
      </w:r>
      <w:r w:rsidR="00753BE6" w:rsidRPr="008F62C9">
        <w:rPr>
          <w:rStyle w:val="Strong"/>
          <w:rFonts w:eastAsiaTheme="majorEastAsia"/>
          <w:b w:val="0"/>
          <w:bCs w:val="0"/>
          <w:color w:val="000000" w:themeColor="text1"/>
          <w:sz w:val="22"/>
          <w:szCs w:val="22"/>
        </w:rPr>
        <w:t>1% global frequency</w:t>
      </w:r>
      <w:r w:rsidR="00753BE6" w:rsidRPr="008F62C9">
        <w:rPr>
          <w:color w:val="000000" w:themeColor="text1"/>
          <w:sz w:val="22"/>
          <w:szCs w:val="22"/>
        </w:rPr>
        <w:t xml:space="preserve"> (roughly corresponding to 100–500 sequences in multiple countries</w:t>
      </w:r>
      <w:r w:rsidR="00753BE6" w:rsidRPr="008F62C9">
        <w:rPr>
          <w:rFonts w:eastAsiaTheme="minorEastAsia" w:hint="eastAsia"/>
          <w:color w:val="000000" w:themeColor="text1"/>
          <w:sz w:val="22"/>
          <w:szCs w:val="22"/>
          <w:lang w:eastAsia="ko-KR"/>
        </w:rPr>
        <w:t xml:space="preserve"> </w:t>
      </w:r>
      <w:r w:rsidR="00753BE6" w:rsidRPr="008F62C9">
        <w:rPr>
          <w:color w:val="000000" w:themeColor="text1"/>
          <w:sz w:val="22"/>
          <w:szCs w:val="22"/>
        </w:rPr>
        <w:t>≥3 consecutive weeks)</w:t>
      </w:r>
      <w:r w:rsidR="006F02EA" w:rsidRPr="008F62C9">
        <w:rPr>
          <w:rFonts w:eastAsiaTheme="minorEastAsia" w:hint="eastAsia"/>
          <w:color w:val="000000" w:themeColor="text1"/>
          <w:sz w:val="22"/>
          <w:szCs w:val="22"/>
          <w:lang w:eastAsia="ko-KR"/>
        </w:rPr>
        <w:t xml:space="preserve">. It also requires </w:t>
      </w:r>
      <w:r w:rsidR="006F02EA" w:rsidRPr="008F62C9">
        <w:rPr>
          <w:color w:val="000000" w:themeColor="text1"/>
          <w:sz w:val="22"/>
          <w:szCs w:val="22"/>
        </w:rPr>
        <w:t xml:space="preserve">substantial </w:t>
      </w:r>
      <w:r w:rsidR="00CA0121" w:rsidRPr="008F62C9">
        <w:rPr>
          <w:color w:val="000000" w:themeColor="text1"/>
          <w:sz w:val="22"/>
          <w:szCs w:val="22"/>
        </w:rPr>
        <w:t>computing</w:t>
      </w:r>
      <w:r w:rsidR="006F02EA" w:rsidRPr="008F62C9">
        <w:rPr>
          <w:color w:val="000000" w:themeColor="text1"/>
          <w:sz w:val="22"/>
          <w:szCs w:val="22"/>
        </w:rPr>
        <w:t xml:space="preserve"> </w:t>
      </w:r>
      <w:r w:rsidR="006F02EA" w:rsidRPr="008F62C9">
        <w:rPr>
          <w:rFonts w:eastAsiaTheme="minorEastAsia" w:hint="eastAsia"/>
          <w:color w:val="000000" w:themeColor="text1"/>
          <w:sz w:val="22"/>
          <w:szCs w:val="22"/>
          <w:lang w:eastAsia="ko-KR"/>
        </w:rPr>
        <w:t xml:space="preserve">power </w:t>
      </w:r>
      <w:r w:rsidR="006F02EA" w:rsidRPr="008F62C9">
        <w:rPr>
          <w:color w:val="000000" w:themeColor="text1"/>
          <w:sz w:val="22"/>
          <w:szCs w:val="22"/>
        </w:rPr>
        <w:t>and data pre-processing pipelines</w:t>
      </w:r>
      <w:r w:rsidR="00CA0121" w:rsidRPr="008F62C9">
        <w:rPr>
          <w:rFonts w:eastAsiaTheme="minorEastAsia" w:hint="eastAsia"/>
          <w:color w:val="000000" w:themeColor="text1"/>
          <w:sz w:val="22"/>
          <w:szCs w:val="22"/>
          <w:lang w:eastAsia="ko-KR"/>
        </w:rPr>
        <w:t xml:space="preserve">, which limit its rapid application to </w:t>
      </w:r>
      <w:r w:rsidR="00CA0121" w:rsidRPr="008F62C9">
        <w:rPr>
          <w:color w:val="000000" w:themeColor="text1"/>
          <w:sz w:val="22"/>
          <w:szCs w:val="22"/>
        </w:rPr>
        <w:t>low-sequencing countries</w:t>
      </w:r>
      <w:r w:rsidR="00753BE6" w:rsidRPr="008F62C9">
        <w:rPr>
          <w:color w:val="000000" w:themeColor="text1"/>
          <w:sz w:val="22"/>
          <w:szCs w:val="22"/>
        </w:rPr>
        <w:t>.</w:t>
      </w:r>
      <w:r w:rsidR="00753BE6" w:rsidRPr="008F62C9">
        <w:rPr>
          <w:rFonts w:eastAsiaTheme="minorEastAsia" w:hint="eastAsia"/>
          <w:color w:val="000000" w:themeColor="text1"/>
          <w:sz w:val="22"/>
          <w:szCs w:val="22"/>
          <w:lang w:eastAsia="ko-KR"/>
        </w:rPr>
        <w:t xml:space="preserve"> </w:t>
      </w:r>
      <w:r w:rsidR="00D50B39" w:rsidRPr="008F62C9">
        <w:rPr>
          <w:rFonts w:eastAsiaTheme="minorEastAsia" w:hint="eastAsia"/>
          <w:color w:val="000000" w:themeColor="text1"/>
          <w:sz w:val="22"/>
          <w:szCs w:val="22"/>
          <w:lang w:eastAsia="ko-KR"/>
        </w:rPr>
        <w:t xml:space="preserve">It also assumes </w:t>
      </w:r>
      <w:r w:rsidR="00D50B39" w:rsidRPr="008F62C9">
        <w:rPr>
          <w:color w:val="000000" w:themeColor="text1"/>
          <w:sz w:val="22"/>
          <w:szCs w:val="22"/>
        </w:rPr>
        <w:t>each mutation’s effect is static across space and time, which may not hold under changing immunity landscapes or intervention policies.</w:t>
      </w:r>
      <w:r w:rsidR="00D50B39" w:rsidRPr="008F62C9">
        <w:rPr>
          <w:rFonts w:eastAsiaTheme="minorEastAsia" w:hint="eastAsia"/>
          <w:color w:val="000000" w:themeColor="text1"/>
          <w:sz w:val="22"/>
          <w:szCs w:val="22"/>
          <w:lang w:eastAsia="ko-KR"/>
        </w:rPr>
        <w:t xml:space="preserve"> </w:t>
      </w:r>
      <w:r w:rsidR="006F02EA" w:rsidRPr="008F62C9">
        <w:rPr>
          <w:rFonts w:eastAsiaTheme="minorEastAsia" w:hint="eastAsia"/>
          <w:color w:val="000000" w:themeColor="text1"/>
          <w:sz w:val="22"/>
          <w:szCs w:val="22"/>
          <w:lang w:eastAsia="ko-KR"/>
        </w:rPr>
        <w:t xml:space="preserve">Finally, </w:t>
      </w:r>
      <w:r w:rsidRPr="008F62C9">
        <w:rPr>
          <w:color w:val="000000" w:themeColor="text1"/>
          <w:sz w:val="22"/>
          <w:szCs w:val="22"/>
        </w:rPr>
        <w:t xml:space="preserve">cross-country heterogeneity in model performance likely reflects structural differences in </w:t>
      </w:r>
      <w:r w:rsidR="0084182F" w:rsidRPr="008F62C9">
        <w:rPr>
          <w:rFonts w:eastAsiaTheme="minorEastAsia"/>
          <w:color w:val="000000" w:themeColor="text1"/>
          <w:sz w:val="22"/>
          <w:szCs w:val="22"/>
          <w:lang w:eastAsia="ko-KR"/>
        </w:rPr>
        <w:t>sequencing intensity, coverage, data continuity, reporting lags</w:t>
      </w:r>
      <w:r w:rsidRPr="008F62C9">
        <w:rPr>
          <w:color w:val="000000" w:themeColor="text1"/>
          <w:sz w:val="22"/>
          <w:szCs w:val="22"/>
        </w:rPr>
        <w:t>, as well as variation in public health interventions and epidemic baselines—factors that mediate how early growth signals translate into eventual dominance.</w:t>
      </w:r>
      <w:r w:rsidR="006465AE" w:rsidRPr="008F62C9">
        <w:rPr>
          <w:rFonts w:eastAsiaTheme="minorEastAsia" w:hint="eastAsia"/>
          <w:color w:val="000000" w:themeColor="text1"/>
          <w:sz w:val="22"/>
          <w:szCs w:val="22"/>
          <w:lang w:eastAsia="ko-KR"/>
        </w:rPr>
        <w:t xml:space="preserve"> </w:t>
      </w:r>
      <w:r w:rsidR="00A23627" w:rsidRPr="008F62C9">
        <w:rPr>
          <w:rFonts w:eastAsiaTheme="minorEastAsia"/>
          <w:color w:val="000000" w:themeColor="text1"/>
          <w:sz w:val="22"/>
          <w:szCs w:val="22"/>
          <w:lang w:eastAsia="ko-KR"/>
        </w:rPr>
        <w:t>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00A23627" w:rsidRPr="008F62C9">
        <w:rPr>
          <w:rFonts w:eastAsiaTheme="minorEastAsia" w:hint="eastAsia"/>
          <w:color w:val="000000" w:themeColor="text1"/>
          <w:sz w:val="22"/>
          <w:szCs w:val="22"/>
        </w:rPr>
        <w:t xml:space="preserve"> </w:t>
      </w:r>
      <w:r w:rsidR="006D097B" w:rsidRPr="008F62C9">
        <w:rPr>
          <w:color w:val="000000" w:themeColor="text1"/>
          <w:sz w:val="22"/>
          <w:szCs w:val="22"/>
        </w:rPr>
        <w:t xml:space="preserve">Future studies could incorporate </w:t>
      </w:r>
      <w:r w:rsidR="006D097B" w:rsidRPr="008F62C9">
        <w:rPr>
          <w:rStyle w:val="Strong"/>
          <w:rFonts w:eastAsiaTheme="majorEastAsia"/>
          <w:b w:val="0"/>
          <w:bCs w:val="0"/>
          <w:color w:val="000000" w:themeColor="text1"/>
          <w:sz w:val="22"/>
          <w:szCs w:val="22"/>
        </w:rPr>
        <w:t>hierarchical or region-weighted model extensions</w:t>
      </w:r>
      <w:r w:rsidR="006D097B" w:rsidRPr="008F62C9">
        <w:rPr>
          <w:b/>
          <w:bCs/>
          <w:color w:val="000000" w:themeColor="text1"/>
          <w:sz w:val="22"/>
          <w:szCs w:val="22"/>
        </w:rPr>
        <w:t xml:space="preserve"> </w:t>
      </w:r>
      <w:r w:rsidR="006D097B" w:rsidRPr="008F62C9">
        <w:rPr>
          <w:color w:val="000000" w:themeColor="text1"/>
          <w:sz w:val="22"/>
          <w:szCs w:val="22"/>
        </w:rPr>
        <w:t xml:space="preserve">that account for </w:t>
      </w:r>
      <w:r w:rsidR="00D50B39" w:rsidRPr="008F62C9">
        <w:rPr>
          <w:rFonts w:eastAsiaTheme="minorEastAsia" w:hint="eastAsia"/>
          <w:color w:val="000000" w:themeColor="text1"/>
          <w:sz w:val="22"/>
          <w:szCs w:val="22"/>
          <w:lang w:eastAsia="ko-KR"/>
        </w:rPr>
        <w:t>sampling bias (</w:t>
      </w:r>
      <w:r w:rsidR="006D097B" w:rsidRPr="008F62C9">
        <w:rPr>
          <w:rStyle w:val="Strong"/>
          <w:rFonts w:eastAsiaTheme="majorEastAsia"/>
          <w:b w:val="0"/>
          <w:bCs w:val="0"/>
          <w:color w:val="000000" w:themeColor="text1"/>
          <w:sz w:val="22"/>
          <w:szCs w:val="22"/>
        </w:rPr>
        <w:t>country-specific detection delays</w:t>
      </w:r>
      <w:r w:rsidR="00FD758F" w:rsidRPr="008F62C9">
        <w:rPr>
          <w:rStyle w:val="Strong"/>
          <w:rFonts w:eastAsiaTheme="majorEastAsia" w:hint="eastAsia"/>
          <w:b w:val="0"/>
          <w:bCs w:val="0"/>
          <w:color w:val="000000" w:themeColor="text1"/>
          <w:sz w:val="22"/>
          <w:szCs w:val="22"/>
          <w:lang w:eastAsia="ko-KR"/>
        </w:rPr>
        <w:t xml:space="preserve">, </w:t>
      </w:r>
      <w:r w:rsidR="006D097B" w:rsidRPr="008F62C9">
        <w:rPr>
          <w:rStyle w:val="Strong"/>
          <w:rFonts w:eastAsiaTheme="majorEastAsia"/>
          <w:b w:val="0"/>
          <w:bCs w:val="0"/>
          <w:color w:val="000000" w:themeColor="text1"/>
          <w:sz w:val="22"/>
          <w:szCs w:val="22"/>
        </w:rPr>
        <w:t>surveillance cadence</w:t>
      </w:r>
      <w:r w:rsidR="00D50B39" w:rsidRPr="008F62C9">
        <w:rPr>
          <w:rStyle w:val="Strong"/>
          <w:rFonts w:eastAsiaTheme="majorEastAsia" w:hint="eastAsia"/>
          <w:b w:val="0"/>
          <w:bCs w:val="0"/>
          <w:color w:val="000000" w:themeColor="text1"/>
          <w:sz w:val="22"/>
          <w:szCs w:val="22"/>
          <w:lang w:eastAsia="ko-KR"/>
        </w:rPr>
        <w:t>)</w:t>
      </w:r>
      <w:r w:rsidR="006D097B" w:rsidRPr="008F62C9">
        <w:rPr>
          <w:b/>
          <w:bCs/>
          <w:color w:val="000000" w:themeColor="text1"/>
          <w:sz w:val="22"/>
          <w:szCs w:val="22"/>
        </w:rPr>
        <w:t xml:space="preserve"> </w:t>
      </w:r>
      <w:r w:rsidR="00FD758F" w:rsidRPr="008F62C9">
        <w:rPr>
          <w:rFonts w:eastAsiaTheme="minorEastAsia" w:hint="eastAsia"/>
          <w:color w:val="000000" w:themeColor="text1"/>
          <w:sz w:val="22"/>
          <w:szCs w:val="22"/>
          <w:lang w:eastAsia="ko-KR"/>
        </w:rPr>
        <w:t>and</w:t>
      </w:r>
      <w:r w:rsidR="00FD758F" w:rsidRPr="008F62C9">
        <w:rPr>
          <w:rFonts w:eastAsiaTheme="minorEastAsia" w:hint="eastAsia"/>
          <w:b/>
          <w:bCs/>
          <w:color w:val="000000" w:themeColor="text1"/>
          <w:sz w:val="22"/>
          <w:szCs w:val="22"/>
          <w:lang w:eastAsia="ko-KR"/>
        </w:rPr>
        <w:t xml:space="preserve"> </w:t>
      </w:r>
      <w:r w:rsidR="0084182F" w:rsidRPr="008F62C9">
        <w:rPr>
          <w:rStyle w:val="Strong"/>
          <w:rFonts w:eastAsiaTheme="majorEastAsia"/>
          <w:b w:val="0"/>
          <w:bCs w:val="0"/>
          <w:color w:val="000000" w:themeColor="text1"/>
          <w:sz w:val="22"/>
          <w:szCs w:val="22"/>
        </w:rPr>
        <w:t>evolving immunity landscapes</w:t>
      </w:r>
      <w:r w:rsidR="00EA3D56" w:rsidRPr="008F62C9">
        <w:rPr>
          <w:rStyle w:val="Strong"/>
          <w:rFonts w:eastAsiaTheme="majorEastAsia"/>
          <w:b w:val="0"/>
          <w:bCs w:val="0"/>
          <w:color w:val="000000" w:themeColor="text1"/>
          <w:sz w:val="22"/>
          <w:szCs w:val="22"/>
        </w:rPr>
        <w:t xml:space="preserve"> </w:t>
      </w:r>
      <w:r w:rsidR="00D72E79">
        <w:rPr>
          <w:rStyle w:val="Strong"/>
          <w:rFonts w:eastAsiaTheme="majorEastAsia"/>
          <w:b w:val="0"/>
          <w:bCs w:val="0"/>
          <w:color w:val="000000" w:themeColor="text1"/>
          <w:sz w:val="22"/>
          <w:szCs w:val="22"/>
        </w:rPr>
        <w:fldChar w:fldCharType="begin"/>
      </w:r>
      <w:r w:rsidR="00D72E79">
        <w:rPr>
          <w:rStyle w:val="Strong"/>
          <w:rFonts w:eastAsiaTheme="majorEastAsia"/>
          <w:b w:val="0"/>
          <w:bCs w:val="0"/>
          <w:color w:val="000000" w:themeColor="text1"/>
          <w:sz w:val="22"/>
          <w:szCs w:val="22"/>
        </w:rPr>
        <w:instrText xml:space="preserve"> ADDIN ZOTERO_ITEM CSL_CITATION {"citationID":"4zLRv2f4","properties":{"formattedCitation":"\\super 32\\nosupersub{}","plainCitation":"32","noteIndex":0},"citationItems":[{"id":717,"uris":["http://zotero.org/users/14790911/items/ZZAARTDF"],"itemData":{"id":717,"type":"article","abstract":"Accurate,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00D72E79">
        <w:rPr>
          <w:rStyle w:val="Strong"/>
          <w:rFonts w:eastAsiaTheme="majorEastAsia"/>
          <w:b w:val="0"/>
          <w:bCs w:val="0"/>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32</w:t>
      </w:r>
      <w:r w:rsidR="00D72E79">
        <w:rPr>
          <w:rStyle w:val="Strong"/>
          <w:rFonts w:eastAsiaTheme="majorEastAsia"/>
          <w:b w:val="0"/>
          <w:bCs w:val="0"/>
          <w:color w:val="000000" w:themeColor="text1"/>
          <w:sz w:val="22"/>
          <w:szCs w:val="22"/>
        </w:rPr>
        <w:fldChar w:fldCharType="end"/>
      </w:r>
      <w:r w:rsidR="00FD758F" w:rsidRPr="008F62C9">
        <w:rPr>
          <w:rFonts w:eastAsiaTheme="minorEastAsia" w:hint="eastAsia"/>
          <w:b/>
          <w:bCs/>
          <w:color w:val="000000" w:themeColor="text1"/>
          <w:sz w:val="22"/>
          <w:szCs w:val="22"/>
          <w:lang w:eastAsia="ko-KR"/>
        </w:rPr>
        <w:t>,</w:t>
      </w:r>
      <w:r w:rsidR="00FD758F"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rPr>
        <w:t xml:space="preserve">which drive much of the cross-country heterogeneity in forecasting performance. Such enhancements would further improve </w:t>
      </w:r>
      <w:r w:rsidR="006D097B" w:rsidRPr="008F62C9">
        <w:rPr>
          <w:rStyle w:val="Strong"/>
          <w:rFonts w:eastAsiaTheme="majorEastAsia"/>
          <w:b w:val="0"/>
          <w:bCs w:val="0"/>
          <w:color w:val="000000" w:themeColor="text1"/>
          <w:sz w:val="22"/>
          <w:szCs w:val="22"/>
        </w:rPr>
        <w:t>model generalizability and robustness to uneven data quality</w:t>
      </w:r>
      <w:r w:rsidR="006D097B" w:rsidRPr="008F62C9">
        <w:rPr>
          <w:b/>
          <w:bCs/>
          <w:color w:val="000000" w:themeColor="text1"/>
          <w:sz w:val="22"/>
          <w:szCs w:val="22"/>
        </w:rPr>
        <w:t>,</w:t>
      </w:r>
      <w:r w:rsidR="006D097B" w:rsidRPr="008F62C9">
        <w:rPr>
          <w:color w:val="000000" w:themeColor="text1"/>
          <w:sz w:val="22"/>
          <w:szCs w:val="22"/>
        </w:rPr>
        <w:t xml:space="preserve"> supporting the development of </w:t>
      </w:r>
      <w:r w:rsidR="006D097B" w:rsidRPr="008F62C9">
        <w:rPr>
          <w:rStyle w:val="Strong"/>
          <w:rFonts w:eastAsiaTheme="majorEastAsia"/>
          <w:b w:val="0"/>
          <w:bCs w:val="0"/>
          <w:color w:val="000000" w:themeColor="text1"/>
          <w:sz w:val="22"/>
          <w:szCs w:val="22"/>
        </w:rPr>
        <w:t>lightweight, scalable early-warning</w:t>
      </w:r>
      <w:r w:rsidR="006D097B" w:rsidRPr="008F62C9">
        <w:rPr>
          <w:rStyle w:val="Strong"/>
          <w:rFonts w:eastAsiaTheme="majorEastAsia"/>
          <w:color w:val="000000" w:themeColor="text1"/>
          <w:sz w:val="22"/>
          <w:szCs w:val="22"/>
        </w:rPr>
        <w:t xml:space="preserve"> </w:t>
      </w:r>
      <w:r w:rsidR="006D097B" w:rsidRPr="008F62C9">
        <w:rPr>
          <w:rStyle w:val="Strong"/>
          <w:rFonts w:eastAsiaTheme="majorEastAsia"/>
          <w:b w:val="0"/>
          <w:bCs w:val="0"/>
          <w:color w:val="000000" w:themeColor="text1"/>
          <w:sz w:val="22"/>
          <w:szCs w:val="22"/>
        </w:rPr>
        <w:t>systems</w:t>
      </w:r>
      <w:r w:rsidR="006D097B" w:rsidRPr="008F62C9">
        <w:rPr>
          <w:color w:val="000000" w:themeColor="text1"/>
          <w:sz w:val="22"/>
          <w:szCs w:val="22"/>
        </w:rPr>
        <w:t xml:space="preserve"> for global genomic surveillance.</w:t>
      </w:r>
      <w:r w:rsidR="0084182F" w:rsidRPr="008F62C9">
        <w:rPr>
          <w:rFonts w:eastAsiaTheme="minorEastAsia" w:hint="eastAsia"/>
          <w:color w:val="000000" w:themeColor="text1"/>
          <w:sz w:val="22"/>
          <w:szCs w:val="22"/>
          <w:lang w:eastAsia="ko-KR"/>
        </w:rPr>
        <w:t xml:space="preserve"> P</w:t>
      </w:r>
      <w:r w:rsidR="0084182F" w:rsidRPr="008F62C9">
        <w:rPr>
          <w:color w:val="000000" w:themeColor="text1"/>
          <w:sz w:val="22"/>
          <w:szCs w:val="22"/>
        </w:rPr>
        <w:t xml:space="preserve">andemic preparedness will require </w:t>
      </w:r>
      <w:r w:rsidR="0084182F" w:rsidRPr="008F62C9">
        <w:rPr>
          <w:rStyle w:val="Strong"/>
          <w:rFonts w:eastAsiaTheme="majorEastAsia"/>
          <w:b w:val="0"/>
          <w:bCs w:val="0"/>
          <w:color w:val="000000" w:themeColor="text1"/>
          <w:sz w:val="22"/>
          <w:szCs w:val="22"/>
        </w:rPr>
        <w:t>multi-strategic AI frameworks</w:t>
      </w:r>
      <w:r w:rsidR="0084182F" w:rsidRPr="008F62C9">
        <w:rPr>
          <w:color w:val="000000" w:themeColor="text1"/>
          <w:sz w:val="22"/>
          <w:szCs w:val="22"/>
        </w:rPr>
        <w:t xml:space="preserve"> combining genomic, immunological, and host data to anticipate immune escape, guide vaccine updates, and strengthen early-warning systems—while ensuring ethical governance to mitigate dual-use biosecurity risks</w:t>
      </w:r>
      <w:r w:rsidR="00926B78" w:rsidRPr="008F62C9">
        <w:rPr>
          <w:color w:val="000000" w:themeColor="text1"/>
          <w:sz w:val="22"/>
          <w:szCs w:val="22"/>
        </w:rPr>
        <w:t xml:space="preserve"> </w:t>
      </w:r>
      <w:r w:rsidR="00D72E79">
        <w:rPr>
          <w:color w:val="000000" w:themeColor="text1"/>
          <w:sz w:val="22"/>
          <w:szCs w:val="22"/>
        </w:rPr>
        <w:fldChar w:fldCharType="begin"/>
      </w:r>
      <w:r w:rsidR="00D72E79">
        <w:rPr>
          <w:color w:val="000000" w:themeColor="text1"/>
          <w:sz w:val="22"/>
          <w:szCs w:val="22"/>
        </w:rPr>
        <w:instrText xml:space="preserve"> ADDIN ZOTERO_ITEM CSL_CITATION {"citationID":"IjoqC0uK","properties":{"formattedCitation":"\\super 33\\nosupersub{}","plainCitation":"33","noteIndex":0},"citationItems":[{"id":719,"uris":["http://zotero.org/users/14790911/items/CJD23JL9"],"itemData":{"id":719,"type":"article-journal","container-title":"Computational and Structural Biotechnology Journal","DOI":"10.1016/j.csbj.2025.03.044","ISSN":"2001-0370","journalAbbreviation":"Computational and Structural Biotechnology Journal","language":"English","note":"publisher: Elsevier\nPMID: 40235636","page":"1370-1382","source":"www.csbj.org","title":"Predicting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D72E79">
        <w:rPr>
          <w:color w:val="000000" w:themeColor="text1"/>
          <w:sz w:val="22"/>
          <w:szCs w:val="22"/>
        </w:rPr>
        <w:fldChar w:fldCharType="separate"/>
      </w:r>
      <w:r w:rsidR="00D72E79" w:rsidRPr="00D72E79">
        <w:rPr>
          <w:rFonts w:eastAsiaTheme="minorEastAsia"/>
          <w:color w:val="000000"/>
          <w:sz w:val="22"/>
          <w:vertAlign w:val="superscript"/>
          <w:lang w:eastAsia="ko-KR"/>
          <w14:ligatures w14:val="standardContextual"/>
        </w:rPr>
        <w:t>33</w:t>
      </w:r>
      <w:r w:rsidR="00D72E79">
        <w:rPr>
          <w:color w:val="000000" w:themeColor="text1"/>
          <w:sz w:val="22"/>
          <w:szCs w:val="22"/>
        </w:rPr>
        <w:fldChar w:fldCharType="end"/>
      </w:r>
      <w:r w:rsidR="0084182F" w:rsidRPr="008F62C9">
        <w:rPr>
          <w:color w:val="000000" w:themeColor="text1"/>
          <w:sz w:val="22"/>
          <w:szCs w:val="22"/>
        </w:rPr>
        <w:t>.</w:t>
      </w:r>
    </w:p>
    <w:p w14:paraId="1F496EDA" w14:textId="77777777" w:rsidR="006D097B" w:rsidRPr="008F62C9" w:rsidRDefault="006D097B" w:rsidP="008F62C9">
      <w:pPr>
        <w:pStyle w:val="BodyText"/>
        <w:spacing w:line="276" w:lineRule="auto"/>
        <w:ind w:left="0"/>
        <w:jc w:val="both"/>
        <w:rPr>
          <w:rFonts w:eastAsiaTheme="minorEastAsia"/>
          <w:b/>
          <w:bCs/>
          <w:color w:val="000000" w:themeColor="text1"/>
          <w:sz w:val="22"/>
          <w:szCs w:val="22"/>
          <w:lang w:eastAsia="zh-CN"/>
        </w:rPr>
      </w:pPr>
    </w:p>
    <w:p w14:paraId="1F8D7D6B" w14:textId="3774EAA0" w:rsidR="005A0381" w:rsidRPr="005D6C71" w:rsidRDefault="00FE3BEF" w:rsidP="00FE3BEF">
      <w:pPr>
        <w:pStyle w:val="BodyText"/>
        <w:spacing w:line="276" w:lineRule="auto"/>
        <w:ind w:left="0"/>
        <w:jc w:val="both"/>
        <w:rPr>
          <w:rFonts w:eastAsiaTheme="minorEastAsia"/>
          <w:color w:val="C00000"/>
          <w:sz w:val="22"/>
          <w:szCs w:val="22"/>
          <w:lang w:eastAsia="zh-CN"/>
        </w:rPr>
      </w:pPr>
      <w:r w:rsidRPr="005D6C71">
        <w:rPr>
          <w:rFonts w:eastAsiaTheme="minorEastAsia"/>
          <w:color w:val="C00000"/>
          <w:sz w:val="22"/>
          <w:szCs w:val="22"/>
          <w:lang w:eastAsia="ko-KR"/>
        </w:rPr>
        <w:t>This study introduces a scalable, sequence-only forecasting framework that predicts SARS-CoV-2 variant dominance using just 2–4 weeks of early genomic growth data after a lineage first exceeds 1% prevalence. By integrating handcrafted growth indicators with a standardized set of Rcatch22 time-series descriptors, the approach captures both the magnitude and structural coherence of early expansion. Across 15 countries, the Super Learner ensemble—combining GLM, Elastic Net, and CART—consistently outperformed individual models, achieving up to 0.85 accuracy for peak-share classification and 0.77 accuracy for dominance-duration prediction. These results demonstrate that reliable forecasts of both peak intensity and persistence can be obtained months before variants reach their national peak, highlighting the utility of early genomic trajectories for real-time epidemic intelligence.</w:t>
      </w:r>
      <w:r w:rsidR="00DE74FE">
        <w:rPr>
          <w:rFonts w:eastAsiaTheme="minorEastAsia" w:hint="eastAsia"/>
          <w:color w:val="C00000"/>
          <w:sz w:val="22"/>
          <w:szCs w:val="22"/>
          <w:lang w:eastAsia="ko-KR"/>
        </w:rPr>
        <w:t xml:space="preserve"> </w:t>
      </w:r>
      <w:r w:rsidRPr="005D6C71">
        <w:rPr>
          <w:rFonts w:eastAsiaTheme="minorEastAsia"/>
          <w:color w:val="C00000"/>
          <w:sz w:val="22"/>
          <w:szCs w:val="22"/>
          <w:lang w:eastAsia="ko-KR"/>
        </w:rPr>
        <w:t>Beyond predictive performance, this work establishes a unified framework for genomic surveillance, including minimum sampling thresholds (≥100 sequences within 30 days), a 1% detection benchmark for defining emergence, standardized variant-grouping procedures, and noise-filtering rules that ensure comparability across heterogeneous sequencing environments. SHAP analyses further reveal that variants achieving high peaks are characterized by strong but structurally coherent early growth, whereas longer dominance durations are associated with sustained moderate fluctuations rather than sharp early surges. Together, these methodological and interpretive advances provide a lightweight, reproducible, and globally scalable foundation for early-warning systems capable of anticipating emerging variant trajectories and supporting proactive public health decision-making across diverse resource settings.</w:t>
      </w:r>
    </w:p>
    <w:p w14:paraId="02DE9D22" w14:textId="77777777" w:rsidR="00FE3BEF" w:rsidRDefault="00FE3BEF" w:rsidP="00FE3BEF">
      <w:pPr>
        <w:pStyle w:val="BodyText"/>
        <w:spacing w:line="276" w:lineRule="auto"/>
        <w:ind w:left="0"/>
        <w:jc w:val="both"/>
        <w:rPr>
          <w:rFonts w:eastAsiaTheme="minorEastAsia"/>
          <w:color w:val="000000" w:themeColor="text1"/>
          <w:sz w:val="22"/>
          <w:szCs w:val="22"/>
          <w:lang w:eastAsia="zh-CN"/>
        </w:rPr>
      </w:pPr>
    </w:p>
    <w:p w14:paraId="4B8AF4B8" w14:textId="0D6BE17D" w:rsidR="0010608C" w:rsidRDefault="0010608C" w:rsidP="0010608C">
      <w:pPr>
        <w:pStyle w:val="BodyText"/>
        <w:kinsoku w:val="0"/>
        <w:overflowPunct w:val="0"/>
        <w:ind w:left="0"/>
        <w:contextualSpacing/>
        <w:jc w:val="both"/>
        <w:rPr>
          <w:rFonts w:eastAsiaTheme="minorEastAsia"/>
          <w:b/>
          <w:bCs/>
          <w:color w:val="000000" w:themeColor="text1"/>
          <w:lang w:eastAsia="zh-CN"/>
        </w:rPr>
      </w:pPr>
      <w:r>
        <w:rPr>
          <w:rFonts w:eastAsiaTheme="minorEastAsia" w:hint="eastAsia"/>
          <w:b/>
          <w:bCs/>
          <w:color w:val="000000" w:themeColor="text1"/>
          <w:lang w:eastAsia="zh-CN"/>
        </w:rPr>
        <w:t>Acknowledg</w:t>
      </w:r>
      <w:r w:rsidR="000914A6">
        <w:rPr>
          <w:rFonts w:eastAsiaTheme="minorEastAsia" w:hint="eastAsia"/>
          <w:b/>
          <w:bCs/>
          <w:color w:val="000000" w:themeColor="text1"/>
          <w:lang w:eastAsia="zh-CN"/>
        </w:rPr>
        <w:t>me</w:t>
      </w:r>
      <w:r w:rsidR="000914A6">
        <w:rPr>
          <w:rFonts w:eastAsiaTheme="minorEastAsia"/>
          <w:b/>
          <w:bCs/>
          <w:color w:val="000000" w:themeColor="text1"/>
          <w:lang w:eastAsia="zh-CN"/>
        </w:rPr>
        <w:t>nt</w:t>
      </w:r>
    </w:p>
    <w:p w14:paraId="0CC73379" w14:textId="77777777" w:rsidR="000914A6" w:rsidRDefault="000914A6" w:rsidP="0010608C">
      <w:pPr>
        <w:pStyle w:val="BodyText"/>
        <w:kinsoku w:val="0"/>
        <w:overflowPunct w:val="0"/>
        <w:ind w:left="0"/>
        <w:contextualSpacing/>
        <w:jc w:val="both"/>
        <w:rPr>
          <w:rFonts w:eastAsiaTheme="minorEastAsia"/>
          <w:b/>
          <w:bCs/>
          <w:color w:val="000000" w:themeColor="text1"/>
          <w:lang w:eastAsia="zh-CN"/>
        </w:rPr>
      </w:pPr>
    </w:p>
    <w:p w14:paraId="36A679AA" w14:textId="77777777" w:rsidR="0010608C" w:rsidRDefault="0010608C" w:rsidP="00FE3BEF">
      <w:pPr>
        <w:pStyle w:val="BodyText"/>
        <w:spacing w:line="276" w:lineRule="auto"/>
        <w:ind w:left="0"/>
        <w:jc w:val="both"/>
        <w:rPr>
          <w:rFonts w:eastAsiaTheme="minorEastAsia"/>
          <w:color w:val="000000" w:themeColor="text1"/>
          <w:sz w:val="22"/>
          <w:szCs w:val="22"/>
          <w:lang w:eastAsia="zh-CN"/>
        </w:rPr>
      </w:pPr>
    </w:p>
    <w:p w14:paraId="448F7454" w14:textId="3F212518" w:rsidR="00E539C1" w:rsidRPr="00A3551D" w:rsidRDefault="002B7830" w:rsidP="00E539C1">
      <w:pPr>
        <w:pStyle w:val="BodyText"/>
        <w:spacing w:line="276" w:lineRule="auto"/>
        <w:ind w:left="0"/>
        <w:jc w:val="both"/>
        <w:rPr>
          <w:rFonts w:eastAsiaTheme="minorEastAsia"/>
          <w:b/>
          <w:bCs/>
          <w:color w:val="000000" w:themeColor="text1"/>
          <w:lang w:eastAsia="zh-CN"/>
        </w:rPr>
      </w:pPr>
      <w:commentRangeStart w:id="44"/>
      <w:r>
        <w:rPr>
          <w:rFonts w:eastAsiaTheme="minorEastAsia" w:hint="eastAsia"/>
          <w:b/>
          <w:bCs/>
          <w:color w:val="000000" w:themeColor="text1"/>
          <w:lang w:eastAsia="zh-CN"/>
        </w:rPr>
        <w:t>Data</w:t>
      </w:r>
      <w:r>
        <w:rPr>
          <w:rFonts w:eastAsiaTheme="minorEastAsia"/>
          <w:b/>
          <w:bCs/>
          <w:color w:val="000000" w:themeColor="text1"/>
          <w:lang w:eastAsia="zh-CN"/>
        </w:rPr>
        <w:t xml:space="preserve"> and Code </w:t>
      </w:r>
      <w:r>
        <w:rPr>
          <w:rFonts w:eastAsiaTheme="minorEastAsia" w:hint="eastAsia"/>
          <w:b/>
          <w:bCs/>
          <w:color w:val="000000" w:themeColor="text1"/>
          <w:lang w:eastAsia="zh-CN"/>
        </w:rPr>
        <w:t>Availability</w:t>
      </w:r>
      <w:commentRangeEnd w:id="44"/>
      <w:r w:rsidR="00BA5C54">
        <w:rPr>
          <w:rStyle w:val="CommentReference"/>
        </w:rPr>
        <w:commentReference w:id="44"/>
      </w:r>
    </w:p>
    <w:p w14:paraId="6511916E" w14:textId="1E2E446C" w:rsidR="00E539C1" w:rsidRDefault="001273F6" w:rsidP="00FE3BEF">
      <w:pPr>
        <w:pStyle w:val="BodyText"/>
        <w:spacing w:line="276" w:lineRule="auto"/>
        <w:ind w:left="0"/>
        <w:jc w:val="both"/>
        <w:rPr>
          <w:rFonts w:eastAsiaTheme="minorEastAsia"/>
          <w:color w:val="000000" w:themeColor="text1"/>
          <w:sz w:val="22"/>
          <w:szCs w:val="22"/>
          <w:lang w:eastAsia="zh-CN"/>
        </w:rPr>
      </w:pPr>
      <w:r w:rsidRPr="00EE1857">
        <w:rPr>
          <w:rFonts w:eastAsiaTheme="minorEastAsia"/>
          <w:color w:val="000000" w:themeColor="text1"/>
          <w:sz w:val="22"/>
          <w:szCs w:val="22"/>
          <w:highlight w:val="yellow"/>
          <w:lang w:eastAsia="zh-CN"/>
        </w:rPr>
        <w:t>All analysis code and processed data used in this study are publicly available at:</w:t>
      </w:r>
    </w:p>
    <w:p w14:paraId="54CDA1E9" w14:textId="77777777" w:rsidR="001273F6" w:rsidRDefault="001273F6" w:rsidP="00FE3BEF">
      <w:pPr>
        <w:pStyle w:val="BodyText"/>
        <w:spacing w:line="276" w:lineRule="auto"/>
        <w:ind w:left="0"/>
        <w:jc w:val="both"/>
        <w:rPr>
          <w:rFonts w:eastAsiaTheme="minorEastAsia"/>
          <w:color w:val="000000" w:themeColor="text1"/>
          <w:sz w:val="22"/>
          <w:szCs w:val="22"/>
          <w:lang w:eastAsia="zh-CN"/>
        </w:rPr>
      </w:pPr>
    </w:p>
    <w:p w14:paraId="1CFFC527" w14:textId="77777777" w:rsidR="00E539C1" w:rsidRDefault="00E539C1" w:rsidP="00FE3BEF">
      <w:pPr>
        <w:pStyle w:val="BodyText"/>
        <w:spacing w:line="276" w:lineRule="auto"/>
        <w:ind w:left="0"/>
        <w:jc w:val="both"/>
        <w:rPr>
          <w:rFonts w:eastAsiaTheme="minorEastAsia"/>
          <w:color w:val="000000" w:themeColor="text1"/>
          <w:sz w:val="22"/>
          <w:szCs w:val="22"/>
          <w:lang w:eastAsia="zh-CN"/>
        </w:rPr>
      </w:pPr>
    </w:p>
    <w:p w14:paraId="11B317F5" w14:textId="54A02460" w:rsidR="00905FB7" w:rsidRPr="00A3551D" w:rsidRDefault="0024146A" w:rsidP="0024146A">
      <w:pPr>
        <w:pStyle w:val="BodyText"/>
        <w:spacing w:line="276" w:lineRule="auto"/>
        <w:ind w:left="0"/>
        <w:jc w:val="both"/>
        <w:rPr>
          <w:rFonts w:eastAsiaTheme="minorEastAsia"/>
          <w:b/>
          <w:bCs/>
          <w:color w:val="000000" w:themeColor="text1"/>
          <w:lang w:eastAsia="zh-CN"/>
        </w:rPr>
      </w:pPr>
      <w:r w:rsidRPr="00A3551D">
        <w:rPr>
          <w:rFonts w:eastAsiaTheme="minorEastAsia"/>
          <w:b/>
          <w:bCs/>
          <w:color w:val="000000" w:themeColor="text1"/>
          <w:lang w:eastAsia="zh-CN"/>
        </w:rPr>
        <w:t>Funding</w:t>
      </w:r>
      <w:r w:rsidR="00905FB7">
        <w:rPr>
          <w:rFonts w:eastAsiaTheme="minorEastAsia" w:hint="eastAsia"/>
          <w:b/>
          <w:bCs/>
          <w:color w:val="000000" w:themeColor="text1"/>
          <w:lang w:eastAsia="zh-CN"/>
        </w:rPr>
        <w:t xml:space="preserve"> </w:t>
      </w:r>
    </w:p>
    <w:p w14:paraId="5ADFC385" w14:textId="77777777" w:rsidR="0024146A" w:rsidRPr="0024146A" w:rsidRDefault="0024146A" w:rsidP="0024146A">
      <w:pPr>
        <w:pStyle w:val="BodyText"/>
        <w:spacing w:line="276" w:lineRule="auto"/>
        <w:jc w:val="both"/>
        <w:rPr>
          <w:rFonts w:eastAsiaTheme="minorEastAsia"/>
          <w:color w:val="000000" w:themeColor="text1"/>
          <w:sz w:val="22"/>
          <w:szCs w:val="22"/>
          <w:lang w:eastAsia="zh-CN"/>
        </w:rPr>
      </w:pPr>
    </w:p>
    <w:p w14:paraId="3B135428" w14:textId="31B3E1F0" w:rsidR="0024146A" w:rsidRPr="00CF785B" w:rsidRDefault="0024146A" w:rsidP="0024146A">
      <w:pPr>
        <w:pStyle w:val="BodyText"/>
        <w:spacing w:line="276" w:lineRule="auto"/>
        <w:ind w:left="0"/>
        <w:jc w:val="both"/>
        <w:rPr>
          <w:rFonts w:eastAsiaTheme="minorEastAsia"/>
          <w:color w:val="000000" w:themeColor="text1"/>
          <w:sz w:val="22"/>
          <w:szCs w:val="22"/>
          <w:highlight w:val="yellow"/>
          <w:lang w:eastAsia="zh-CN"/>
        </w:rPr>
      </w:pPr>
      <w:r w:rsidRPr="00CF785B">
        <w:rPr>
          <w:rFonts w:eastAsiaTheme="minorEastAsia"/>
          <w:color w:val="000000" w:themeColor="text1"/>
          <w:sz w:val="22"/>
          <w:szCs w:val="22"/>
          <w:highlight w:val="yellow"/>
          <w:lang w:eastAsia="zh-CN"/>
        </w:rPr>
        <w:t>This work was supported by [FUNDING AGENCY 1] under Grant No. [XXXX],</w:t>
      </w:r>
      <w:r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([Grant title, if applicable]).</w:t>
      </w:r>
      <w:r w:rsidR="00A3551D"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Additional support was provided by [FUNDING AGENCY 2] under Grant No. [YYYY].</w:t>
      </w:r>
    </w:p>
    <w:p w14:paraId="3B99BDEE" w14:textId="024EED70" w:rsidR="0024146A" w:rsidRDefault="0024146A" w:rsidP="0024146A">
      <w:pPr>
        <w:pStyle w:val="BodyText"/>
        <w:spacing w:line="276" w:lineRule="auto"/>
        <w:ind w:left="0"/>
        <w:jc w:val="both"/>
        <w:rPr>
          <w:rFonts w:eastAsiaTheme="minorEastAsia"/>
          <w:color w:val="000000" w:themeColor="text1"/>
          <w:sz w:val="22"/>
          <w:szCs w:val="22"/>
          <w:lang w:eastAsia="zh-CN"/>
        </w:rPr>
      </w:pPr>
      <w:r w:rsidRPr="00CF785B">
        <w:rPr>
          <w:rFonts w:eastAsiaTheme="minorEastAsia"/>
          <w:color w:val="000000" w:themeColor="text1"/>
          <w:sz w:val="22"/>
          <w:szCs w:val="22"/>
          <w:highlight w:val="yellow"/>
          <w:lang w:eastAsia="zh-CN"/>
        </w:rPr>
        <w:t>The funders had no role in study design, data collection and analysis,</w:t>
      </w:r>
      <w:r w:rsidR="00A3551D" w:rsidRPr="00CF785B">
        <w:rPr>
          <w:rFonts w:eastAsiaTheme="minorEastAsia" w:hint="eastAsia"/>
          <w:color w:val="000000" w:themeColor="text1"/>
          <w:sz w:val="22"/>
          <w:szCs w:val="22"/>
          <w:highlight w:val="yellow"/>
          <w:lang w:eastAsia="zh-CN"/>
        </w:rPr>
        <w:t xml:space="preserve"> </w:t>
      </w:r>
      <w:r w:rsidRPr="00CF785B">
        <w:rPr>
          <w:rFonts w:eastAsiaTheme="minorEastAsia"/>
          <w:color w:val="000000" w:themeColor="text1"/>
          <w:sz w:val="22"/>
          <w:szCs w:val="22"/>
          <w:highlight w:val="yellow"/>
          <w:lang w:eastAsia="zh-CN"/>
        </w:rPr>
        <w:t>decision to publish, or preparation of the manuscript.</w:t>
      </w:r>
    </w:p>
    <w:p w14:paraId="07722AEA" w14:textId="77777777" w:rsidR="0024146A" w:rsidRDefault="0024146A" w:rsidP="00FE3BEF">
      <w:pPr>
        <w:pStyle w:val="BodyText"/>
        <w:spacing w:line="276" w:lineRule="auto"/>
        <w:ind w:left="0"/>
        <w:jc w:val="both"/>
        <w:rPr>
          <w:rFonts w:eastAsiaTheme="minorEastAsia"/>
          <w:color w:val="000000" w:themeColor="text1"/>
          <w:sz w:val="22"/>
          <w:szCs w:val="22"/>
          <w:lang w:eastAsia="zh-CN"/>
        </w:rPr>
      </w:pPr>
    </w:p>
    <w:p w14:paraId="65BB0358" w14:textId="77777777" w:rsidR="00B077A3" w:rsidRPr="00B077A3" w:rsidRDefault="00B077A3" w:rsidP="00B077A3">
      <w:pPr>
        <w:pStyle w:val="BodyText"/>
        <w:spacing w:line="276" w:lineRule="auto"/>
        <w:ind w:left="0"/>
        <w:jc w:val="both"/>
        <w:rPr>
          <w:rFonts w:eastAsiaTheme="minorEastAsia"/>
          <w:b/>
          <w:bCs/>
          <w:color w:val="000000" w:themeColor="text1"/>
          <w:lang w:eastAsia="zh-CN"/>
        </w:rPr>
      </w:pPr>
      <w:r w:rsidRPr="00B077A3">
        <w:rPr>
          <w:rFonts w:eastAsiaTheme="minorEastAsia"/>
          <w:b/>
          <w:bCs/>
          <w:color w:val="000000" w:themeColor="text1"/>
          <w:lang w:eastAsia="zh-CN"/>
        </w:rPr>
        <w:t>Figure Legends</w:t>
      </w:r>
    </w:p>
    <w:p w14:paraId="527C2168"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7F1A75D5"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1. Overview of the data-processing workflow. This schematic summarizes the sequential steps used to clean, filter, and prepare SARS-CoV-2 genomic data from GISAID, including analytical-period selection, variant grouping, and inclusion/exclusion criteria prior to modeling.</w:t>
      </w:r>
    </w:p>
    <w:p w14:paraId="35277187"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453B1957"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2. Time-series distributions of SARS-CoV-2 Pango lineages across the analytical period in the United Kingdom, the United States, and South Korea. Each panel displays the evolving monthly proportional share of major lineages, highlighting the heterogeneous temporal patterns and differing variant replacement dynamics across countries.</w:t>
      </w:r>
    </w:p>
    <w:p w14:paraId="0747FB85"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6F88D9C8"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Figure 3. Country-specific model accuracy for predicting variant peak share using 21-day and 28-day early-input windows. Heatmaps illustrate comparative performance across machine-learning models and countries, with darker shading indicating higher accuracy.</w:t>
      </w:r>
    </w:p>
    <w:p w14:paraId="7017BDE5" w14:textId="77777777" w:rsidR="00B077A3" w:rsidRPr="00B077A3" w:rsidRDefault="00B077A3" w:rsidP="00B077A3">
      <w:pPr>
        <w:pStyle w:val="BodyText"/>
        <w:spacing w:line="276" w:lineRule="auto"/>
        <w:jc w:val="both"/>
        <w:rPr>
          <w:rFonts w:eastAsiaTheme="minorEastAsia"/>
          <w:color w:val="000000" w:themeColor="text1"/>
          <w:sz w:val="22"/>
          <w:szCs w:val="22"/>
          <w:lang w:eastAsia="zh-CN"/>
        </w:rPr>
      </w:pPr>
    </w:p>
    <w:p w14:paraId="59DCFE24"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 xml:space="preserve">Figure 4. SHAP value decomposition for </w:t>
      </w:r>
      <w:proofErr w:type="spellStart"/>
      <w:r w:rsidRPr="00B077A3">
        <w:rPr>
          <w:rFonts w:eastAsiaTheme="minorEastAsia"/>
          <w:color w:val="000000" w:themeColor="text1"/>
          <w:sz w:val="22"/>
          <w:szCs w:val="22"/>
          <w:lang w:eastAsia="zh-CN"/>
        </w:rPr>
        <w:t>SuperLearner</w:t>
      </w:r>
      <w:proofErr w:type="spellEnd"/>
      <w:r w:rsidRPr="00B077A3">
        <w:rPr>
          <w:rFonts w:eastAsiaTheme="minorEastAsia"/>
          <w:color w:val="000000" w:themeColor="text1"/>
          <w:sz w:val="22"/>
          <w:szCs w:val="22"/>
          <w:lang w:eastAsia="zh-CN"/>
        </w:rPr>
        <w:t xml:space="preserve"> predictions.</w:t>
      </w:r>
    </w:p>
    <w:p w14:paraId="0E0E7FFA"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(a) SHAP contributions for predicting monthly peak share using a 21-day early-growth window, summarizing the relative impact of handcrafted and Rcatch22 features.</w:t>
      </w:r>
    </w:p>
    <w:p w14:paraId="5D504594" w14:textId="77777777" w:rsidR="00B077A3" w:rsidRP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(b) SHAP contributions for predicting dominance duration (&gt;10% share), highlighting structural and dynamical early-growth descriptors associated with long-term variant persistence.</w:t>
      </w:r>
    </w:p>
    <w:p w14:paraId="6E674D4D" w14:textId="77777777" w:rsidR="00B077A3" w:rsidRDefault="00B077A3" w:rsidP="00B077A3">
      <w:pPr>
        <w:pStyle w:val="BodyText"/>
        <w:spacing w:line="276" w:lineRule="auto"/>
        <w:ind w:left="0"/>
        <w:jc w:val="both"/>
        <w:rPr>
          <w:rFonts w:eastAsiaTheme="minorEastAsia"/>
          <w:color w:val="000000" w:themeColor="text1"/>
          <w:sz w:val="22"/>
          <w:szCs w:val="22"/>
          <w:lang w:eastAsia="zh-CN"/>
        </w:rPr>
      </w:pPr>
    </w:p>
    <w:p w14:paraId="55061883" w14:textId="660BD13F" w:rsidR="00B077A3" w:rsidRDefault="00B077A3" w:rsidP="00B077A3">
      <w:pPr>
        <w:pStyle w:val="BodyText"/>
        <w:spacing w:line="276" w:lineRule="auto"/>
        <w:ind w:left="0"/>
        <w:jc w:val="both"/>
        <w:rPr>
          <w:rFonts w:eastAsiaTheme="minorEastAsia"/>
          <w:color w:val="000000" w:themeColor="text1"/>
          <w:sz w:val="22"/>
          <w:szCs w:val="22"/>
          <w:lang w:eastAsia="zh-CN"/>
        </w:rPr>
      </w:pPr>
      <w:r w:rsidRPr="00B077A3">
        <w:rPr>
          <w:rFonts w:eastAsiaTheme="minorEastAsia"/>
          <w:color w:val="000000" w:themeColor="text1"/>
          <w:sz w:val="22"/>
          <w:szCs w:val="22"/>
          <w:lang w:eastAsia="zh-CN"/>
        </w:rPr>
        <w:t xml:space="preserve">Figure 5. Comparison of predicted and observed dominance for major SARS-CoV-2 variants in the United States, the United Kingdom, and South Korea. Dominance is defined jointly by peak share (&gt;20%) and duration above 10% share (≥100 days). The table summarizes onset and </w:t>
      </w:r>
      <w:proofErr w:type="gramStart"/>
      <w:r w:rsidRPr="00B077A3">
        <w:rPr>
          <w:rFonts w:eastAsiaTheme="minorEastAsia"/>
          <w:color w:val="000000" w:themeColor="text1"/>
          <w:sz w:val="22"/>
          <w:szCs w:val="22"/>
          <w:lang w:eastAsia="zh-CN"/>
        </w:rPr>
        <w:t>offset</w:t>
      </w:r>
      <w:proofErr w:type="gramEnd"/>
      <w:r w:rsidRPr="00B077A3">
        <w:rPr>
          <w:rFonts w:eastAsiaTheme="minorEastAsia"/>
          <w:color w:val="000000" w:themeColor="text1"/>
          <w:sz w:val="22"/>
          <w:szCs w:val="22"/>
          <w:lang w:eastAsia="zh-CN"/>
        </w:rPr>
        <w:t xml:space="preserve"> dates, predicted categories, observed outcomes, and classification accuracy.</w:t>
      </w:r>
    </w:p>
    <w:p w14:paraId="01AAE3AF" w14:textId="77777777" w:rsidR="00B077A3" w:rsidRDefault="00B077A3" w:rsidP="00FE3BEF">
      <w:pPr>
        <w:pStyle w:val="BodyText"/>
        <w:spacing w:line="276" w:lineRule="auto"/>
        <w:ind w:left="0"/>
        <w:jc w:val="both"/>
        <w:rPr>
          <w:rFonts w:eastAsiaTheme="minorEastAsia"/>
          <w:color w:val="000000" w:themeColor="text1"/>
          <w:sz w:val="22"/>
          <w:szCs w:val="22"/>
          <w:lang w:eastAsia="zh-CN"/>
        </w:rPr>
      </w:pPr>
    </w:p>
    <w:p w14:paraId="0EA27C98" w14:textId="77777777" w:rsidR="0024146A" w:rsidRPr="008F62C9" w:rsidRDefault="0024146A" w:rsidP="00FE3BEF">
      <w:pPr>
        <w:pStyle w:val="BodyText"/>
        <w:spacing w:line="276" w:lineRule="auto"/>
        <w:ind w:left="0"/>
        <w:jc w:val="both"/>
        <w:rPr>
          <w:rFonts w:eastAsiaTheme="minorEastAsia"/>
          <w:color w:val="000000" w:themeColor="text1"/>
          <w:sz w:val="22"/>
          <w:szCs w:val="22"/>
          <w:lang w:eastAsia="zh-CN"/>
        </w:rPr>
      </w:pPr>
    </w:p>
    <w:p w14:paraId="6E4669D6" w14:textId="556E5673" w:rsidR="00640949" w:rsidRPr="00322A2C" w:rsidRDefault="008F62C9" w:rsidP="00372EFC">
      <w:pPr>
        <w:pStyle w:val="BodyText"/>
        <w:spacing w:line="276" w:lineRule="auto"/>
        <w:ind w:left="0"/>
        <w:jc w:val="both"/>
        <w:rPr>
          <w:rFonts w:eastAsiaTheme="minorEastAsia"/>
          <w:b/>
          <w:bCs/>
          <w:color w:val="000000" w:themeColor="text1"/>
          <w:lang w:eastAsia="ko-KR"/>
        </w:rPr>
      </w:pPr>
      <w:r w:rsidRPr="00322A2C">
        <w:rPr>
          <w:rFonts w:eastAsiaTheme="minorEastAsia" w:hint="eastAsia"/>
          <w:b/>
          <w:bCs/>
          <w:color w:val="000000" w:themeColor="text1"/>
          <w:lang w:eastAsia="ko-KR"/>
        </w:rPr>
        <w:t>References</w:t>
      </w:r>
    </w:p>
    <w:p w14:paraId="13901BBB" w14:textId="77777777" w:rsidR="00B374F0" w:rsidRPr="008F62C9" w:rsidRDefault="00B374F0" w:rsidP="00372EFC">
      <w:pPr>
        <w:pStyle w:val="BodyText"/>
        <w:spacing w:line="276" w:lineRule="auto"/>
        <w:ind w:left="0"/>
        <w:jc w:val="both"/>
        <w:rPr>
          <w:color w:val="000000" w:themeColor="text1"/>
          <w:sz w:val="20"/>
          <w:szCs w:val="20"/>
          <w:lang w:eastAsia="zh-CN"/>
        </w:rPr>
      </w:pPr>
    </w:p>
    <w:p w14:paraId="685E27BB" w14:textId="77777777" w:rsidR="00D72E79" w:rsidRPr="00D72E79" w:rsidRDefault="00B374F0" w:rsidP="00D72E79">
      <w:pPr>
        <w:pStyle w:val="Bibliography"/>
        <w:rPr>
          <w:rFonts w:eastAsiaTheme="minorEastAsia"/>
          <w:color w:val="000000"/>
          <w:sz w:val="20"/>
          <w:lang w:eastAsia="ko-KR"/>
        </w:rPr>
      </w:pPr>
      <w:r w:rsidRPr="008F62C9">
        <w:rPr>
          <w:color w:val="000000" w:themeColor="text1"/>
          <w:sz w:val="20"/>
          <w:szCs w:val="20"/>
          <w:lang w:eastAsia="zh-CN"/>
        </w:rPr>
        <w:fldChar w:fldCharType="begin"/>
      </w:r>
      <w:r w:rsidR="00D72E79">
        <w:rPr>
          <w:color w:val="000000" w:themeColor="text1"/>
          <w:sz w:val="20"/>
          <w:szCs w:val="20"/>
          <w:lang w:eastAsia="zh-CN"/>
        </w:rPr>
        <w:instrText xml:space="preserve"> ADDIN ZOTERO_BIBL {"uncited":[],"omitted":[],"custom":[]} CSL_BIBLIOGRAPHY </w:instrText>
      </w:r>
      <w:r w:rsidRPr="008F62C9">
        <w:rPr>
          <w:color w:val="000000" w:themeColor="text1"/>
          <w:sz w:val="20"/>
          <w:szCs w:val="20"/>
          <w:lang w:eastAsia="zh-CN"/>
        </w:rPr>
        <w:fldChar w:fldCharType="separate"/>
      </w:r>
      <w:r w:rsidR="00D72E79" w:rsidRPr="00D72E79">
        <w:rPr>
          <w:rFonts w:eastAsiaTheme="minorEastAsia"/>
          <w:color w:val="000000"/>
          <w:sz w:val="20"/>
          <w:lang w:eastAsia="ko-KR"/>
        </w:rPr>
        <w:t>1.</w:t>
      </w:r>
      <w:r w:rsidR="00D72E79" w:rsidRPr="00D72E79">
        <w:rPr>
          <w:rFonts w:eastAsiaTheme="minorEastAsia"/>
          <w:color w:val="000000"/>
          <w:sz w:val="20"/>
          <w:lang w:eastAsia="ko-KR"/>
        </w:rPr>
        <w:tab/>
        <w:t>Tracking SARS-CoV-2 variants. https://www.who.int/activities/tracking-SARS-CoV-2-variants.</w:t>
      </w:r>
    </w:p>
    <w:p w14:paraId="7F272FEF"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w:t>
      </w:r>
      <w:r w:rsidRPr="00D72E79">
        <w:rPr>
          <w:rFonts w:eastAsiaTheme="minorEastAsia"/>
          <w:color w:val="000000"/>
          <w:sz w:val="20"/>
          <w:lang w:eastAsia="ko-KR"/>
        </w:rPr>
        <w:tab/>
        <w:t xml:space="preserve">CDC. CDC’s Role in Tracking Variants. </w:t>
      </w:r>
      <w:r w:rsidRPr="00D72E79">
        <w:rPr>
          <w:rFonts w:eastAsiaTheme="minorEastAsia"/>
          <w:i/>
          <w:iCs/>
          <w:color w:val="000000"/>
          <w:sz w:val="20"/>
          <w:lang w:eastAsia="ko-KR"/>
        </w:rPr>
        <w:t>COVID-19</w:t>
      </w:r>
      <w:r w:rsidRPr="00D72E79">
        <w:rPr>
          <w:rFonts w:eastAsiaTheme="minorEastAsia"/>
          <w:color w:val="000000"/>
          <w:sz w:val="20"/>
          <w:lang w:eastAsia="ko-KR"/>
        </w:rPr>
        <w:t xml:space="preserve"> https://www.cdc.gov/covid/php/variants/index.html (2025).</w:t>
      </w:r>
    </w:p>
    <w:p w14:paraId="1D66DF75"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w:t>
      </w:r>
      <w:r w:rsidRPr="00D72E79">
        <w:rPr>
          <w:rFonts w:eastAsiaTheme="minorEastAsia"/>
          <w:color w:val="000000"/>
          <w:sz w:val="20"/>
          <w:lang w:eastAsia="ko-KR"/>
        </w:rPr>
        <w:tab/>
        <w:t xml:space="preserve">Brito, A. F. </w:t>
      </w:r>
      <w:r w:rsidRPr="00D72E79">
        <w:rPr>
          <w:rFonts w:eastAsiaTheme="minorEastAsia"/>
          <w:i/>
          <w:iCs/>
          <w:color w:val="000000"/>
          <w:sz w:val="20"/>
          <w:lang w:eastAsia="ko-KR"/>
        </w:rPr>
        <w:t>et al.</w:t>
      </w:r>
      <w:r w:rsidRPr="00D72E79">
        <w:rPr>
          <w:rFonts w:eastAsiaTheme="minorEastAsia"/>
          <w:color w:val="000000"/>
          <w:sz w:val="20"/>
          <w:lang w:eastAsia="ko-KR"/>
        </w:rPr>
        <w:t xml:space="preserve"> Global disparities in SARS-CoV-2 genomic surveillance. </w:t>
      </w:r>
      <w:r w:rsidRPr="00D72E79">
        <w:rPr>
          <w:rFonts w:eastAsiaTheme="minorEastAsia"/>
          <w:i/>
          <w:iCs/>
          <w:color w:val="000000"/>
          <w:sz w:val="20"/>
          <w:lang w:eastAsia="ko-KR"/>
        </w:rPr>
        <w:t>Nat. Commun.</w:t>
      </w:r>
      <w:r w:rsidRPr="00D72E79">
        <w:rPr>
          <w:rFonts w:eastAsiaTheme="minorEastAsia"/>
          <w:color w:val="000000"/>
          <w:sz w:val="20"/>
          <w:lang w:eastAsia="ko-KR"/>
        </w:rPr>
        <w:t xml:space="preserve"> </w:t>
      </w:r>
      <w:r w:rsidRPr="00D72E79">
        <w:rPr>
          <w:rFonts w:eastAsiaTheme="minorEastAsia"/>
          <w:b/>
          <w:bCs/>
          <w:color w:val="000000"/>
          <w:sz w:val="20"/>
          <w:lang w:eastAsia="ko-KR"/>
        </w:rPr>
        <w:t>13</w:t>
      </w:r>
      <w:r w:rsidRPr="00D72E79">
        <w:rPr>
          <w:rFonts w:eastAsiaTheme="minorEastAsia"/>
          <w:color w:val="000000"/>
          <w:sz w:val="20"/>
          <w:lang w:eastAsia="ko-KR"/>
        </w:rPr>
        <w:t>, 7003 (2022).</w:t>
      </w:r>
    </w:p>
    <w:p w14:paraId="0E975A1B"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4.</w:t>
      </w:r>
      <w:r w:rsidRPr="00D72E79">
        <w:rPr>
          <w:rFonts w:eastAsiaTheme="minorEastAsia"/>
          <w:color w:val="000000"/>
          <w:sz w:val="20"/>
          <w:lang w:eastAsia="ko-KR"/>
        </w:rPr>
        <w:tab/>
        <w:t xml:space="preserve">Hamelin, D. J. </w:t>
      </w:r>
      <w:r w:rsidRPr="00D72E79">
        <w:rPr>
          <w:rFonts w:eastAsiaTheme="minorEastAsia"/>
          <w:i/>
          <w:iCs/>
          <w:color w:val="000000"/>
          <w:sz w:val="20"/>
          <w:lang w:eastAsia="ko-KR"/>
        </w:rPr>
        <w:t>et al.</w:t>
      </w:r>
      <w:r w:rsidRPr="00D72E79">
        <w:rPr>
          <w:rFonts w:eastAsiaTheme="minorEastAsia"/>
          <w:color w:val="000000"/>
          <w:sz w:val="20"/>
          <w:lang w:eastAsia="ko-KR"/>
        </w:rPr>
        <w:t xml:space="preserve"> Predicting pathogen evolution and immune evasion in the age of artificial intelligence. </w:t>
      </w:r>
      <w:r w:rsidRPr="00D72E79">
        <w:rPr>
          <w:rFonts w:eastAsiaTheme="minorEastAsia"/>
          <w:i/>
          <w:iCs/>
          <w:color w:val="000000"/>
          <w:sz w:val="20"/>
          <w:lang w:eastAsia="ko-KR"/>
        </w:rPr>
        <w:t>Comput. Struct. Biotechnol. J.</w:t>
      </w:r>
      <w:r w:rsidRPr="00D72E79">
        <w:rPr>
          <w:rFonts w:eastAsiaTheme="minorEastAsia"/>
          <w:color w:val="000000"/>
          <w:sz w:val="20"/>
          <w:lang w:eastAsia="ko-KR"/>
        </w:rPr>
        <w:t xml:space="preserve"> </w:t>
      </w:r>
      <w:r w:rsidRPr="00D72E79">
        <w:rPr>
          <w:rFonts w:eastAsiaTheme="minorEastAsia"/>
          <w:b/>
          <w:bCs/>
          <w:color w:val="000000"/>
          <w:sz w:val="20"/>
          <w:lang w:eastAsia="ko-KR"/>
        </w:rPr>
        <w:t>27</w:t>
      </w:r>
      <w:r w:rsidRPr="00D72E79">
        <w:rPr>
          <w:rFonts w:eastAsiaTheme="minorEastAsia"/>
          <w:color w:val="000000"/>
          <w:sz w:val="20"/>
          <w:lang w:eastAsia="ko-KR"/>
        </w:rPr>
        <w:t>, 1370–1382 (2025).</w:t>
      </w:r>
    </w:p>
    <w:p w14:paraId="5F68860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5.</w:t>
      </w:r>
      <w:r w:rsidRPr="00D72E79">
        <w:rPr>
          <w:rFonts w:eastAsiaTheme="minorEastAsia"/>
          <w:color w:val="000000"/>
          <w:sz w:val="20"/>
          <w:lang w:eastAsia="ko-KR"/>
        </w:rPr>
        <w:tab/>
        <w:t xml:space="preserve">Chowell, G. &amp; Skums, P. Investigating and forecasting infectious disease dynamics using epidemiological and molecular </w:t>
      </w:r>
      <w:r w:rsidRPr="00D72E79">
        <w:rPr>
          <w:rFonts w:eastAsiaTheme="minorEastAsia"/>
          <w:color w:val="000000"/>
          <w:sz w:val="20"/>
          <w:lang w:eastAsia="ko-KR"/>
        </w:rPr>
        <w:lastRenderedPageBreak/>
        <w:t xml:space="preserve">surveillance data. </w:t>
      </w:r>
      <w:r w:rsidRPr="00D72E79">
        <w:rPr>
          <w:rFonts w:eastAsiaTheme="minorEastAsia"/>
          <w:i/>
          <w:iCs/>
          <w:color w:val="000000"/>
          <w:sz w:val="20"/>
          <w:lang w:eastAsia="ko-KR"/>
        </w:rPr>
        <w:t>Phys. Life Rev.</w:t>
      </w:r>
      <w:r w:rsidRPr="00D72E79">
        <w:rPr>
          <w:rFonts w:eastAsiaTheme="minorEastAsia"/>
          <w:color w:val="000000"/>
          <w:sz w:val="20"/>
          <w:lang w:eastAsia="ko-KR"/>
        </w:rPr>
        <w:t xml:space="preserve"> </w:t>
      </w:r>
      <w:r w:rsidRPr="00D72E79">
        <w:rPr>
          <w:rFonts w:eastAsiaTheme="minorEastAsia"/>
          <w:b/>
          <w:bCs/>
          <w:color w:val="000000"/>
          <w:sz w:val="20"/>
          <w:lang w:eastAsia="ko-KR"/>
        </w:rPr>
        <w:t>51</w:t>
      </w:r>
      <w:r w:rsidRPr="00D72E79">
        <w:rPr>
          <w:rFonts w:eastAsiaTheme="minorEastAsia"/>
          <w:color w:val="000000"/>
          <w:sz w:val="20"/>
          <w:lang w:eastAsia="ko-KR"/>
        </w:rPr>
        <w:t>, 294–327 (2024).</w:t>
      </w:r>
    </w:p>
    <w:p w14:paraId="47EB0B5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6.</w:t>
      </w:r>
      <w:r w:rsidRPr="00D72E79">
        <w:rPr>
          <w:rFonts w:eastAsiaTheme="minorEastAsia"/>
          <w:color w:val="000000"/>
          <w:sz w:val="20"/>
          <w:lang w:eastAsia="ko-KR"/>
        </w:rPr>
        <w:tab/>
        <w:t>GISAID. GISAID. https://doi.org/10.55876/gis8.220330me.</w:t>
      </w:r>
    </w:p>
    <w:p w14:paraId="1F1FF7E8"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7.</w:t>
      </w:r>
      <w:r w:rsidRPr="00D72E79">
        <w:rPr>
          <w:rFonts w:eastAsiaTheme="minorEastAsia"/>
          <w:color w:val="000000"/>
          <w:sz w:val="20"/>
          <w:lang w:eastAsia="ko-KR"/>
        </w:rPr>
        <w:tab/>
        <w:t>Organization, W. H. SARS-CoV-2 genomic sequencing for public health goals: interim guidance, 8 January 2021. https://iris.who.int/handle/10665/338483 (2021).</w:t>
      </w:r>
    </w:p>
    <w:p w14:paraId="2876423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8.</w:t>
      </w:r>
      <w:r w:rsidRPr="00D72E79">
        <w:rPr>
          <w:rFonts w:eastAsiaTheme="minorEastAsia"/>
          <w:color w:val="000000"/>
          <w:sz w:val="20"/>
          <w:lang w:eastAsia="ko-KR"/>
        </w:rPr>
        <w:tab/>
        <w:t xml:space="preserve">Chen, C. </w:t>
      </w:r>
      <w:r w:rsidRPr="00D72E79">
        <w:rPr>
          <w:rFonts w:eastAsiaTheme="minorEastAsia"/>
          <w:i/>
          <w:iCs/>
          <w:color w:val="000000"/>
          <w:sz w:val="20"/>
          <w:lang w:eastAsia="ko-KR"/>
        </w:rPr>
        <w:t>et al.</w:t>
      </w:r>
      <w:r w:rsidRPr="00D72E79">
        <w:rPr>
          <w:rFonts w:eastAsiaTheme="minorEastAsia"/>
          <w:color w:val="000000"/>
          <w:sz w:val="20"/>
          <w:lang w:eastAsia="ko-KR"/>
        </w:rPr>
        <w:t xml:space="preserve"> CoV-Spectrum: analysis of globally shared SARS-CoV-2 data to identify and characterize new variants. </w:t>
      </w:r>
      <w:r w:rsidRPr="00D72E79">
        <w:rPr>
          <w:rFonts w:eastAsiaTheme="minorEastAsia"/>
          <w:i/>
          <w:iCs/>
          <w:color w:val="000000"/>
          <w:sz w:val="20"/>
          <w:lang w:eastAsia="ko-KR"/>
        </w:rPr>
        <w:t>Bioinforma. Oxf. Engl.</w:t>
      </w:r>
      <w:r w:rsidRPr="00D72E79">
        <w:rPr>
          <w:rFonts w:eastAsiaTheme="minorEastAsia"/>
          <w:color w:val="000000"/>
          <w:sz w:val="20"/>
          <w:lang w:eastAsia="ko-KR"/>
        </w:rPr>
        <w:t xml:space="preserve"> </w:t>
      </w:r>
      <w:r w:rsidRPr="00D72E79">
        <w:rPr>
          <w:rFonts w:eastAsiaTheme="minorEastAsia"/>
          <w:b/>
          <w:bCs/>
          <w:color w:val="000000"/>
          <w:sz w:val="20"/>
          <w:lang w:eastAsia="ko-KR"/>
        </w:rPr>
        <w:t>38</w:t>
      </w:r>
      <w:r w:rsidRPr="00D72E79">
        <w:rPr>
          <w:rFonts w:eastAsiaTheme="minorEastAsia"/>
          <w:color w:val="000000"/>
          <w:sz w:val="20"/>
          <w:lang w:eastAsia="ko-KR"/>
        </w:rPr>
        <w:t>, 1735–1737 (2022).</w:t>
      </w:r>
    </w:p>
    <w:p w14:paraId="5BD6338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9.</w:t>
      </w:r>
      <w:r w:rsidRPr="00D72E79">
        <w:rPr>
          <w:rFonts w:eastAsiaTheme="minorEastAsia"/>
          <w:color w:val="000000"/>
          <w:sz w:val="20"/>
          <w:lang w:eastAsia="ko-KR"/>
        </w:rPr>
        <w:tab/>
        <w:t>Tracking SARS-CoV-2 variants. https://www.who.int/activities/tracking-SARS-CoV-2-variants.</w:t>
      </w:r>
    </w:p>
    <w:p w14:paraId="4382D6AC"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10.</w:t>
      </w:r>
      <w:r w:rsidRPr="00D72E79">
        <w:rPr>
          <w:rFonts w:eastAsiaTheme="minorEastAsia"/>
          <w:color w:val="000000"/>
          <w:sz w:val="20"/>
          <w:lang w:eastAsia="ko-KR"/>
        </w:rPr>
        <w:tab/>
        <w:t xml:space="preserve">Hodcroft, E. B. </w:t>
      </w:r>
      <w:r w:rsidRPr="00D72E79">
        <w:rPr>
          <w:rFonts w:eastAsiaTheme="minorEastAsia"/>
          <w:i/>
          <w:iCs/>
          <w:color w:val="000000"/>
          <w:sz w:val="20"/>
          <w:lang w:eastAsia="ko-KR"/>
        </w:rPr>
        <w:t>et al.</w:t>
      </w:r>
      <w:r w:rsidRPr="00D72E79">
        <w:rPr>
          <w:rFonts w:eastAsiaTheme="minorEastAsia"/>
          <w:color w:val="000000"/>
          <w:sz w:val="20"/>
          <w:lang w:eastAsia="ko-KR"/>
        </w:rPr>
        <w:t xml:space="preserve"> Spread of a SARS-CoV-2 variant through Europe in the summer of 2020. </w:t>
      </w:r>
      <w:r w:rsidRPr="00D72E79">
        <w:rPr>
          <w:rFonts w:eastAsiaTheme="minorEastAsia"/>
          <w:i/>
          <w:iCs/>
          <w:color w:val="000000"/>
          <w:sz w:val="20"/>
          <w:lang w:eastAsia="ko-KR"/>
        </w:rPr>
        <w:t>Nature</w:t>
      </w:r>
      <w:r w:rsidRPr="00D72E79">
        <w:rPr>
          <w:rFonts w:eastAsiaTheme="minorEastAsia"/>
          <w:color w:val="000000"/>
          <w:sz w:val="20"/>
          <w:lang w:eastAsia="ko-KR"/>
        </w:rPr>
        <w:t xml:space="preserve"> </w:t>
      </w:r>
      <w:r w:rsidRPr="00D72E79">
        <w:rPr>
          <w:rFonts w:eastAsiaTheme="minorEastAsia"/>
          <w:b/>
          <w:bCs/>
          <w:color w:val="000000"/>
          <w:sz w:val="20"/>
          <w:lang w:eastAsia="ko-KR"/>
        </w:rPr>
        <w:t>595</w:t>
      </w:r>
      <w:r w:rsidRPr="00D72E79">
        <w:rPr>
          <w:rFonts w:eastAsiaTheme="minorEastAsia"/>
          <w:color w:val="000000"/>
          <w:sz w:val="20"/>
          <w:lang w:eastAsia="ko-KR"/>
        </w:rPr>
        <w:t>, 707–712 (2021).</w:t>
      </w:r>
    </w:p>
    <w:p w14:paraId="0D72532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11.</w:t>
      </w:r>
      <w:r w:rsidRPr="00D72E79">
        <w:rPr>
          <w:rFonts w:eastAsiaTheme="minorEastAsia"/>
          <w:color w:val="000000"/>
          <w:sz w:val="20"/>
          <w:lang w:eastAsia="ko-KR"/>
        </w:rPr>
        <w:tab/>
        <w:t xml:space="preserve">Volz, E. </w:t>
      </w:r>
      <w:r w:rsidRPr="00D72E79">
        <w:rPr>
          <w:rFonts w:eastAsiaTheme="minorEastAsia"/>
          <w:i/>
          <w:iCs/>
          <w:color w:val="000000"/>
          <w:sz w:val="20"/>
          <w:lang w:eastAsia="ko-KR"/>
        </w:rPr>
        <w:t>et al.</w:t>
      </w:r>
      <w:r w:rsidRPr="00D72E79">
        <w:rPr>
          <w:rFonts w:eastAsiaTheme="minorEastAsia"/>
          <w:color w:val="000000"/>
          <w:sz w:val="20"/>
          <w:lang w:eastAsia="ko-KR"/>
        </w:rPr>
        <w:t xml:space="preserve"> Assessing transmissibility of SARS-CoV-2 lineage B.1.1.7 in England. </w:t>
      </w:r>
      <w:r w:rsidRPr="00D72E79">
        <w:rPr>
          <w:rFonts w:eastAsiaTheme="minorEastAsia"/>
          <w:i/>
          <w:iCs/>
          <w:color w:val="000000"/>
          <w:sz w:val="20"/>
          <w:lang w:eastAsia="ko-KR"/>
        </w:rPr>
        <w:t>Nature</w:t>
      </w:r>
      <w:r w:rsidRPr="00D72E79">
        <w:rPr>
          <w:rFonts w:eastAsiaTheme="minorEastAsia"/>
          <w:color w:val="000000"/>
          <w:sz w:val="20"/>
          <w:lang w:eastAsia="ko-KR"/>
        </w:rPr>
        <w:t xml:space="preserve"> </w:t>
      </w:r>
      <w:r w:rsidRPr="00D72E79">
        <w:rPr>
          <w:rFonts w:eastAsiaTheme="minorEastAsia"/>
          <w:b/>
          <w:bCs/>
          <w:color w:val="000000"/>
          <w:sz w:val="20"/>
          <w:lang w:eastAsia="ko-KR"/>
        </w:rPr>
        <w:t>593</w:t>
      </w:r>
      <w:r w:rsidRPr="00D72E79">
        <w:rPr>
          <w:rFonts w:eastAsiaTheme="minorEastAsia"/>
          <w:color w:val="000000"/>
          <w:sz w:val="20"/>
          <w:lang w:eastAsia="ko-KR"/>
        </w:rPr>
        <w:t>, 266–269 (2021).</w:t>
      </w:r>
    </w:p>
    <w:p w14:paraId="75ED1B17"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12.</w:t>
      </w:r>
      <w:r w:rsidRPr="00D72E79">
        <w:rPr>
          <w:rFonts w:eastAsiaTheme="minorEastAsia"/>
          <w:color w:val="000000"/>
          <w:sz w:val="20"/>
          <w:lang w:eastAsia="ko-KR"/>
        </w:rPr>
        <w:tab/>
        <w:t xml:space="preserve">Kraemer, M. U. G. </w:t>
      </w:r>
      <w:r w:rsidRPr="00D72E79">
        <w:rPr>
          <w:rFonts w:eastAsiaTheme="minorEastAsia"/>
          <w:i/>
          <w:iCs/>
          <w:color w:val="000000"/>
          <w:sz w:val="20"/>
          <w:lang w:eastAsia="ko-KR"/>
        </w:rPr>
        <w:t>et al.</w:t>
      </w:r>
      <w:r w:rsidRPr="00D72E79">
        <w:rPr>
          <w:rFonts w:eastAsiaTheme="minorEastAsia"/>
          <w:color w:val="000000"/>
          <w:sz w:val="20"/>
          <w:lang w:eastAsia="ko-KR"/>
        </w:rPr>
        <w:t xml:space="preserve"> Spatiotemporal invasion dynamics of SARS-CoV-2 lineage B.1.1.7 emergence. </w:t>
      </w:r>
      <w:r w:rsidRPr="00D72E79">
        <w:rPr>
          <w:rFonts w:eastAsiaTheme="minorEastAsia"/>
          <w:i/>
          <w:iCs/>
          <w:color w:val="000000"/>
          <w:sz w:val="20"/>
          <w:lang w:eastAsia="ko-KR"/>
        </w:rPr>
        <w:t>Science</w:t>
      </w:r>
      <w:r w:rsidRPr="00D72E79">
        <w:rPr>
          <w:rFonts w:eastAsiaTheme="minorEastAsia"/>
          <w:color w:val="000000"/>
          <w:sz w:val="20"/>
          <w:lang w:eastAsia="ko-KR"/>
        </w:rPr>
        <w:t xml:space="preserve"> </w:t>
      </w:r>
      <w:r w:rsidRPr="00D72E79">
        <w:rPr>
          <w:rFonts w:eastAsiaTheme="minorEastAsia"/>
          <w:b/>
          <w:bCs/>
          <w:color w:val="000000"/>
          <w:sz w:val="20"/>
          <w:lang w:eastAsia="ko-KR"/>
        </w:rPr>
        <w:t>373</w:t>
      </w:r>
      <w:r w:rsidRPr="00D72E79">
        <w:rPr>
          <w:rFonts w:eastAsiaTheme="minorEastAsia"/>
          <w:color w:val="000000"/>
          <w:sz w:val="20"/>
          <w:lang w:eastAsia="ko-KR"/>
        </w:rPr>
        <w:t>, 889–895 (2021).</w:t>
      </w:r>
    </w:p>
    <w:p w14:paraId="24354156"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13.</w:t>
      </w:r>
      <w:r w:rsidRPr="00D72E79">
        <w:rPr>
          <w:rFonts w:eastAsiaTheme="minorEastAsia"/>
          <w:color w:val="000000"/>
          <w:sz w:val="20"/>
          <w:lang w:eastAsia="ko-KR"/>
        </w:rPr>
        <w:tab/>
        <w:t xml:space="preserve">Warton, D. I. &amp; Hui, F. K. C. The arcsine is asinine: the analysis of proportions in ecology. </w:t>
      </w:r>
      <w:r w:rsidRPr="00D72E79">
        <w:rPr>
          <w:rFonts w:eastAsiaTheme="minorEastAsia"/>
          <w:i/>
          <w:iCs/>
          <w:color w:val="000000"/>
          <w:sz w:val="20"/>
          <w:lang w:eastAsia="ko-KR"/>
        </w:rPr>
        <w:t>Ecology</w:t>
      </w:r>
      <w:r w:rsidRPr="00D72E79">
        <w:rPr>
          <w:rFonts w:eastAsiaTheme="minorEastAsia"/>
          <w:color w:val="000000"/>
          <w:sz w:val="20"/>
          <w:lang w:eastAsia="ko-KR"/>
        </w:rPr>
        <w:t xml:space="preserve"> </w:t>
      </w:r>
      <w:r w:rsidRPr="00D72E79">
        <w:rPr>
          <w:rFonts w:eastAsiaTheme="minorEastAsia"/>
          <w:b/>
          <w:bCs/>
          <w:color w:val="000000"/>
          <w:sz w:val="20"/>
          <w:lang w:eastAsia="ko-KR"/>
        </w:rPr>
        <w:t>92</w:t>
      </w:r>
      <w:r w:rsidRPr="00D72E79">
        <w:rPr>
          <w:rFonts w:eastAsiaTheme="minorEastAsia"/>
          <w:color w:val="000000"/>
          <w:sz w:val="20"/>
          <w:lang w:eastAsia="ko-KR"/>
        </w:rPr>
        <w:t>, 3–10 (2011).</w:t>
      </w:r>
    </w:p>
    <w:p w14:paraId="2A183D0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14.</w:t>
      </w:r>
      <w:r w:rsidRPr="00D72E79">
        <w:rPr>
          <w:rFonts w:eastAsiaTheme="minorEastAsia"/>
          <w:color w:val="000000"/>
          <w:sz w:val="20"/>
          <w:lang w:eastAsia="ko-KR"/>
        </w:rPr>
        <w:tab/>
        <w:t xml:space="preserve">CDC. Variants and Genomic Surveillance. </w:t>
      </w:r>
      <w:r w:rsidRPr="00D72E79">
        <w:rPr>
          <w:rFonts w:eastAsiaTheme="minorEastAsia"/>
          <w:i/>
          <w:iCs/>
          <w:color w:val="000000"/>
          <w:sz w:val="20"/>
          <w:lang w:eastAsia="ko-KR"/>
        </w:rPr>
        <w:t>COVID-19</w:t>
      </w:r>
      <w:r w:rsidRPr="00D72E79">
        <w:rPr>
          <w:rFonts w:eastAsiaTheme="minorEastAsia"/>
          <w:color w:val="000000"/>
          <w:sz w:val="20"/>
          <w:lang w:eastAsia="ko-KR"/>
        </w:rPr>
        <w:t xml:space="preserve"> https://www.cdc.gov/covid/php/variants/variants-and-genomic-surveillance.html (2025).</w:t>
      </w:r>
    </w:p>
    <w:p w14:paraId="7EE95B7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15.</w:t>
      </w:r>
      <w:r w:rsidRPr="00D72E79">
        <w:rPr>
          <w:rFonts w:eastAsiaTheme="minorEastAsia"/>
          <w:color w:val="000000"/>
          <w:sz w:val="20"/>
          <w:lang w:eastAsia="ko-KR"/>
        </w:rPr>
        <w:tab/>
        <w:t xml:space="preserve">Lubba, C. H. </w:t>
      </w:r>
      <w:r w:rsidRPr="00D72E79">
        <w:rPr>
          <w:rFonts w:eastAsiaTheme="minorEastAsia"/>
          <w:i/>
          <w:iCs/>
          <w:color w:val="000000"/>
          <w:sz w:val="20"/>
          <w:lang w:eastAsia="ko-KR"/>
        </w:rPr>
        <w:t>et al.</w:t>
      </w:r>
      <w:r w:rsidRPr="00D72E79">
        <w:rPr>
          <w:rFonts w:eastAsiaTheme="minorEastAsia"/>
          <w:color w:val="000000"/>
          <w:sz w:val="20"/>
          <w:lang w:eastAsia="ko-KR"/>
        </w:rPr>
        <w:t xml:space="preserve"> catch22: CAnonical Time-series CHaracteristics. Preprint at https://doi.org/10.48550/arXiv.1901.10200 (2019).</w:t>
      </w:r>
    </w:p>
    <w:p w14:paraId="59674AC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16.</w:t>
      </w:r>
      <w:r w:rsidRPr="00D72E79">
        <w:rPr>
          <w:rFonts w:eastAsiaTheme="minorEastAsia"/>
          <w:color w:val="000000"/>
          <w:sz w:val="20"/>
          <w:lang w:eastAsia="ko-KR"/>
        </w:rPr>
        <w:tab/>
        <w:t xml:space="preserve">Fulcher, B. D., Little, M. A. &amp; Jones, N. S. Highly comparative time-series analysis: The empirical structure of time series and their methods. </w:t>
      </w:r>
      <w:r w:rsidRPr="00D72E79">
        <w:rPr>
          <w:rFonts w:eastAsiaTheme="minorEastAsia"/>
          <w:i/>
          <w:iCs/>
          <w:color w:val="000000"/>
          <w:sz w:val="20"/>
          <w:lang w:eastAsia="ko-KR"/>
        </w:rPr>
        <w:t>J. R. Soc. Interface</w:t>
      </w:r>
      <w:r w:rsidRPr="00D72E79">
        <w:rPr>
          <w:rFonts w:eastAsiaTheme="minorEastAsia"/>
          <w:color w:val="000000"/>
          <w:sz w:val="20"/>
          <w:lang w:eastAsia="ko-KR"/>
        </w:rPr>
        <w:t xml:space="preserve"> </w:t>
      </w:r>
      <w:r w:rsidRPr="00D72E79">
        <w:rPr>
          <w:rFonts w:eastAsiaTheme="minorEastAsia"/>
          <w:b/>
          <w:bCs/>
          <w:color w:val="000000"/>
          <w:sz w:val="20"/>
          <w:lang w:eastAsia="ko-KR"/>
        </w:rPr>
        <w:t>10</w:t>
      </w:r>
      <w:r w:rsidRPr="00D72E79">
        <w:rPr>
          <w:rFonts w:eastAsiaTheme="minorEastAsia"/>
          <w:color w:val="000000"/>
          <w:sz w:val="20"/>
          <w:lang w:eastAsia="ko-KR"/>
        </w:rPr>
        <w:t>, 20130048 (2013).</w:t>
      </w:r>
    </w:p>
    <w:p w14:paraId="6AACD76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17.</w:t>
      </w:r>
      <w:r w:rsidRPr="00D72E79">
        <w:rPr>
          <w:rFonts w:eastAsiaTheme="minorEastAsia"/>
          <w:color w:val="000000"/>
          <w:sz w:val="20"/>
          <w:lang w:eastAsia="ko-KR"/>
        </w:rPr>
        <w:tab/>
        <w:t>Generalized Linear Models on JSTOR. https://www.jstor.org/stable/2344614?seq=1.</w:t>
      </w:r>
    </w:p>
    <w:p w14:paraId="03D0C18C"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18.</w:t>
      </w:r>
      <w:r w:rsidRPr="00D72E79">
        <w:rPr>
          <w:rFonts w:eastAsiaTheme="minorEastAsia"/>
          <w:color w:val="000000"/>
          <w:sz w:val="20"/>
          <w:lang w:eastAsia="ko-KR"/>
        </w:rPr>
        <w:tab/>
        <w:t xml:space="preserve">Wood, S. N. </w:t>
      </w:r>
      <w:r w:rsidRPr="00D72E79">
        <w:rPr>
          <w:rFonts w:eastAsiaTheme="minorEastAsia"/>
          <w:i/>
          <w:iCs/>
          <w:color w:val="000000"/>
          <w:sz w:val="20"/>
          <w:lang w:eastAsia="ko-KR"/>
        </w:rPr>
        <w:t>Generalized Additive Models: An Introduction with R, Second Edition</w:t>
      </w:r>
      <w:r w:rsidRPr="00D72E79">
        <w:rPr>
          <w:rFonts w:eastAsiaTheme="minorEastAsia"/>
          <w:color w:val="000000"/>
          <w:sz w:val="20"/>
          <w:lang w:eastAsia="ko-KR"/>
        </w:rPr>
        <w:t>. (Chapman and Hall/CRC, New York, 2017). doi:10.1201/9781315370279.</w:t>
      </w:r>
    </w:p>
    <w:p w14:paraId="7A9DC8A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19.</w:t>
      </w:r>
      <w:r w:rsidRPr="00D72E79">
        <w:rPr>
          <w:rFonts w:eastAsiaTheme="minorEastAsia"/>
          <w:color w:val="000000"/>
          <w:sz w:val="20"/>
          <w:lang w:eastAsia="ko-KR"/>
        </w:rPr>
        <w:tab/>
        <w:t xml:space="preserve">Zou, H. &amp; Hastie, T. Addendum: Regularization and Variable Selection Via the Elastic Net. </w:t>
      </w:r>
      <w:r w:rsidRPr="00D72E79">
        <w:rPr>
          <w:rFonts w:eastAsiaTheme="minorEastAsia"/>
          <w:i/>
          <w:iCs/>
          <w:color w:val="000000"/>
          <w:sz w:val="20"/>
          <w:lang w:eastAsia="ko-KR"/>
        </w:rPr>
        <w:t>J. R. Stat. Soc. Ser. B Stat. Methodol.</w:t>
      </w:r>
      <w:r w:rsidRPr="00D72E79">
        <w:rPr>
          <w:rFonts w:eastAsiaTheme="minorEastAsia"/>
          <w:color w:val="000000"/>
          <w:sz w:val="20"/>
          <w:lang w:eastAsia="ko-KR"/>
        </w:rPr>
        <w:t xml:space="preserve"> </w:t>
      </w:r>
      <w:r w:rsidRPr="00D72E79">
        <w:rPr>
          <w:rFonts w:eastAsiaTheme="minorEastAsia"/>
          <w:b/>
          <w:bCs/>
          <w:color w:val="000000"/>
          <w:sz w:val="20"/>
          <w:lang w:eastAsia="ko-KR"/>
        </w:rPr>
        <w:t>67</w:t>
      </w:r>
      <w:r w:rsidRPr="00D72E79">
        <w:rPr>
          <w:rFonts w:eastAsiaTheme="minorEastAsia"/>
          <w:color w:val="000000"/>
          <w:sz w:val="20"/>
          <w:lang w:eastAsia="ko-KR"/>
        </w:rPr>
        <w:t>, 768 (2005).</w:t>
      </w:r>
    </w:p>
    <w:p w14:paraId="1226F89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20.</w:t>
      </w:r>
      <w:r w:rsidRPr="00D72E79">
        <w:rPr>
          <w:rFonts w:eastAsiaTheme="minorEastAsia"/>
          <w:color w:val="000000"/>
          <w:sz w:val="20"/>
          <w:lang w:eastAsia="ko-KR"/>
        </w:rPr>
        <w:tab/>
        <w:t xml:space="preserve">Cortes, C. &amp; Vapnik, V. Support-vector networks. </w:t>
      </w:r>
      <w:r w:rsidRPr="00D72E79">
        <w:rPr>
          <w:rFonts w:eastAsiaTheme="minorEastAsia"/>
          <w:i/>
          <w:iCs/>
          <w:color w:val="000000"/>
          <w:sz w:val="20"/>
          <w:lang w:eastAsia="ko-KR"/>
        </w:rPr>
        <w:t>Mach. Learn.</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273–297 (1995).</w:t>
      </w:r>
    </w:p>
    <w:p w14:paraId="7C1ACD54"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21.</w:t>
      </w:r>
      <w:r w:rsidRPr="00D72E79">
        <w:rPr>
          <w:rFonts w:eastAsiaTheme="minorEastAsia"/>
          <w:color w:val="000000"/>
          <w:sz w:val="20"/>
          <w:lang w:eastAsia="ko-KR"/>
        </w:rPr>
        <w:tab/>
        <w:t xml:space="preserve">Ripley, B. D. </w:t>
      </w:r>
      <w:r w:rsidRPr="00D72E79">
        <w:rPr>
          <w:rFonts w:eastAsiaTheme="minorEastAsia"/>
          <w:i/>
          <w:iCs/>
          <w:color w:val="000000"/>
          <w:sz w:val="20"/>
          <w:lang w:eastAsia="ko-KR"/>
        </w:rPr>
        <w:t>Pattern Recognition and Neural Networks</w:t>
      </w:r>
      <w:r w:rsidRPr="00D72E79">
        <w:rPr>
          <w:rFonts w:eastAsiaTheme="minorEastAsia"/>
          <w:color w:val="000000"/>
          <w:sz w:val="20"/>
          <w:lang w:eastAsia="ko-KR"/>
        </w:rPr>
        <w:t>. (Cambridge University Press, Cambridge, 1996). doi:10.1017/CBO9780511812651.</w:t>
      </w:r>
    </w:p>
    <w:p w14:paraId="2B441CFB"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22.</w:t>
      </w:r>
      <w:r w:rsidRPr="00D72E79">
        <w:rPr>
          <w:rFonts w:eastAsiaTheme="minorEastAsia"/>
          <w:color w:val="000000"/>
          <w:sz w:val="20"/>
          <w:lang w:eastAsia="ko-KR"/>
        </w:rPr>
        <w:tab/>
        <w:t xml:space="preserve">Breiman, L., Friedman, J., Olshen, R. A. &amp; Stone, C. J. </w:t>
      </w:r>
      <w:r w:rsidRPr="00D72E79">
        <w:rPr>
          <w:rFonts w:eastAsiaTheme="minorEastAsia"/>
          <w:i/>
          <w:iCs/>
          <w:color w:val="000000"/>
          <w:sz w:val="20"/>
          <w:lang w:eastAsia="ko-KR"/>
        </w:rPr>
        <w:t>Classification and Regression Trees</w:t>
      </w:r>
      <w:r w:rsidRPr="00D72E79">
        <w:rPr>
          <w:rFonts w:eastAsiaTheme="minorEastAsia"/>
          <w:color w:val="000000"/>
          <w:sz w:val="20"/>
          <w:lang w:eastAsia="ko-KR"/>
        </w:rPr>
        <w:t>. (Chapman and Hall/CRC, New York, 2017). doi:10.1201/9781315139470.</w:t>
      </w:r>
    </w:p>
    <w:p w14:paraId="6F18A09F"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23.</w:t>
      </w:r>
      <w:r w:rsidRPr="00D72E79">
        <w:rPr>
          <w:rFonts w:eastAsiaTheme="minorEastAsia"/>
          <w:color w:val="000000"/>
          <w:sz w:val="20"/>
          <w:lang w:eastAsia="ko-KR"/>
        </w:rPr>
        <w:tab/>
        <w:t xml:space="preserve">Polley, E. &amp; Laan, M. van der. Super Learner In Prediction. </w:t>
      </w:r>
      <w:r w:rsidRPr="00D72E79">
        <w:rPr>
          <w:rFonts w:eastAsiaTheme="minorEastAsia"/>
          <w:i/>
          <w:iCs/>
          <w:color w:val="000000"/>
          <w:sz w:val="20"/>
          <w:lang w:eastAsia="ko-KR"/>
        </w:rPr>
        <w:t>UC Berkeley Div. Biostat. Work. Pap. Ser.</w:t>
      </w:r>
      <w:r w:rsidRPr="00D72E79">
        <w:rPr>
          <w:rFonts w:eastAsiaTheme="minorEastAsia"/>
          <w:color w:val="000000"/>
          <w:sz w:val="20"/>
          <w:lang w:eastAsia="ko-KR"/>
        </w:rPr>
        <w:t xml:space="preserve"> https://biostats.bepress.com/ucbbiostat/paper266 (2010).</w:t>
      </w:r>
    </w:p>
    <w:p w14:paraId="1ED6F2F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24.</w:t>
      </w:r>
      <w:r w:rsidRPr="00D72E79">
        <w:rPr>
          <w:rFonts w:eastAsiaTheme="minorEastAsia"/>
          <w:color w:val="000000"/>
          <w:sz w:val="20"/>
          <w:lang w:eastAsia="ko-KR"/>
        </w:rPr>
        <w:tab/>
        <w:t xml:space="preserve">James, G., Witten, D., Hastie, T. &amp; Tibshirani, R. </w:t>
      </w:r>
      <w:r w:rsidRPr="00D72E79">
        <w:rPr>
          <w:rFonts w:eastAsiaTheme="minorEastAsia"/>
          <w:i/>
          <w:iCs/>
          <w:color w:val="000000"/>
          <w:sz w:val="20"/>
          <w:lang w:eastAsia="ko-KR"/>
        </w:rPr>
        <w:t>An Introduction to Statistical Learning: With Applications in R</w:t>
      </w:r>
      <w:r w:rsidRPr="00D72E79">
        <w:rPr>
          <w:rFonts w:eastAsiaTheme="minorEastAsia"/>
          <w:color w:val="000000"/>
          <w:sz w:val="20"/>
          <w:lang w:eastAsia="ko-KR"/>
        </w:rPr>
        <w:t>. (Springer US, New York, NY, 2021). doi:10.1007/978-1-0716-1418-1.</w:t>
      </w:r>
    </w:p>
    <w:p w14:paraId="3734BE16"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25.</w:t>
      </w:r>
      <w:r w:rsidRPr="00D72E79">
        <w:rPr>
          <w:rFonts w:eastAsiaTheme="minorEastAsia"/>
          <w:color w:val="000000"/>
          <w:sz w:val="20"/>
          <w:lang w:eastAsia="ko-KR"/>
        </w:rPr>
        <w:tab/>
        <w:t xml:space="preserve">Sokolova, M. &amp; Lapalme, G. A systematic analysis of performance measures for classification tasks. </w:t>
      </w:r>
      <w:r w:rsidRPr="00D72E79">
        <w:rPr>
          <w:rFonts w:eastAsiaTheme="minorEastAsia"/>
          <w:i/>
          <w:iCs/>
          <w:color w:val="000000"/>
          <w:sz w:val="20"/>
          <w:lang w:eastAsia="ko-KR"/>
        </w:rPr>
        <w:t>Inf. Process. Manag.</w:t>
      </w:r>
      <w:r w:rsidRPr="00D72E79">
        <w:rPr>
          <w:rFonts w:eastAsiaTheme="minorEastAsia"/>
          <w:color w:val="000000"/>
          <w:sz w:val="20"/>
          <w:lang w:eastAsia="ko-KR"/>
        </w:rPr>
        <w:t xml:space="preserve"> </w:t>
      </w:r>
      <w:r w:rsidRPr="00D72E79">
        <w:rPr>
          <w:rFonts w:eastAsiaTheme="minorEastAsia"/>
          <w:b/>
          <w:bCs/>
          <w:color w:val="000000"/>
          <w:sz w:val="20"/>
          <w:lang w:eastAsia="ko-KR"/>
        </w:rPr>
        <w:t>45</w:t>
      </w:r>
      <w:r w:rsidRPr="00D72E79">
        <w:rPr>
          <w:rFonts w:eastAsiaTheme="minorEastAsia"/>
          <w:color w:val="000000"/>
          <w:sz w:val="20"/>
          <w:lang w:eastAsia="ko-KR"/>
        </w:rPr>
        <w:t xml:space="preserve">, </w:t>
      </w:r>
      <w:r w:rsidRPr="00D72E79">
        <w:rPr>
          <w:rFonts w:eastAsiaTheme="minorEastAsia"/>
          <w:color w:val="000000"/>
          <w:sz w:val="20"/>
          <w:lang w:eastAsia="ko-KR"/>
        </w:rPr>
        <w:lastRenderedPageBreak/>
        <w:t>427–437 (2009).</w:t>
      </w:r>
    </w:p>
    <w:p w14:paraId="7D6D143A"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26.</w:t>
      </w:r>
      <w:r w:rsidRPr="00D72E79">
        <w:rPr>
          <w:rFonts w:eastAsiaTheme="minorEastAsia"/>
          <w:color w:val="000000"/>
          <w:sz w:val="20"/>
          <w:lang w:eastAsia="ko-KR"/>
        </w:rPr>
        <w:tab/>
        <w:t>Lundberg, S. &amp; Lee, S.-I. A Unified Approach to Interpreting Model Predictions. Preprint at https://doi.org/10.48550/arXiv.1705.07874 (2017).</w:t>
      </w:r>
    </w:p>
    <w:p w14:paraId="5CADE4C9"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27.</w:t>
      </w:r>
      <w:r w:rsidRPr="00D72E79">
        <w:rPr>
          <w:rFonts w:eastAsiaTheme="minorEastAsia"/>
          <w:color w:val="000000"/>
          <w:sz w:val="20"/>
          <w:lang w:eastAsia="ko-KR"/>
        </w:rPr>
        <w:tab/>
        <w:t xml:space="preserve">Charniga, K. </w:t>
      </w:r>
      <w:r w:rsidRPr="00D72E79">
        <w:rPr>
          <w:rFonts w:eastAsiaTheme="minorEastAsia"/>
          <w:i/>
          <w:iCs/>
          <w:color w:val="000000"/>
          <w:sz w:val="20"/>
          <w:lang w:eastAsia="ko-KR"/>
        </w:rPr>
        <w:t>et al.</w:t>
      </w:r>
      <w:r w:rsidRPr="00D72E79">
        <w:rPr>
          <w:rFonts w:eastAsiaTheme="minorEastAsia"/>
          <w:color w:val="000000"/>
          <w:sz w:val="20"/>
          <w:lang w:eastAsia="ko-KR"/>
        </w:rPr>
        <w:t xml:space="preserve"> Best practices for estimating and reporting epidemiological delay distributions of infectious diseases. </w:t>
      </w:r>
      <w:r w:rsidRPr="00D72E79">
        <w:rPr>
          <w:rFonts w:eastAsiaTheme="minorEastAsia"/>
          <w:i/>
          <w:iCs/>
          <w:color w:val="000000"/>
          <w:sz w:val="20"/>
          <w:lang w:eastAsia="ko-KR"/>
        </w:rPr>
        <w:t>PLOS Comput. Biol.</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e1012520 (2024).</w:t>
      </w:r>
    </w:p>
    <w:p w14:paraId="162EECA2"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28.</w:t>
      </w:r>
      <w:r w:rsidRPr="00D72E79">
        <w:rPr>
          <w:rFonts w:eastAsiaTheme="minorEastAsia"/>
          <w:color w:val="000000"/>
          <w:sz w:val="20"/>
          <w:lang w:eastAsia="ko-KR"/>
        </w:rPr>
        <w:tab/>
        <w:t xml:space="preserve">Alberti, T. &amp; Faranda, D. On the uncertainty of real-time predictions of epidemic growths: A COVID-19 case study for China and Italy. </w:t>
      </w:r>
      <w:r w:rsidRPr="00D72E79">
        <w:rPr>
          <w:rFonts w:eastAsiaTheme="minorEastAsia"/>
          <w:i/>
          <w:iCs/>
          <w:color w:val="000000"/>
          <w:sz w:val="20"/>
          <w:lang w:eastAsia="ko-KR"/>
        </w:rPr>
        <w:t>Commun. Nonlinear Sci. Numer. Simul.</w:t>
      </w:r>
      <w:r w:rsidRPr="00D72E79">
        <w:rPr>
          <w:rFonts w:eastAsiaTheme="minorEastAsia"/>
          <w:color w:val="000000"/>
          <w:sz w:val="20"/>
          <w:lang w:eastAsia="ko-KR"/>
        </w:rPr>
        <w:t xml:space="preserve"> </w:t>
      </w:r>
      <w:r w:rsidRPr="00D72E79">
        <w:rPr>
          <w:rFonts w:eastAsiaTheme="minorEastAsia"/>
          <w:b/>
          <w:bCs/>
          <w:color w:val="000000"/>
          <w:sz w:val="20"/>
          <w:lang w:eastAsia="ko-KR"/>
        </w:rPr>
        <w:t>90</w:t>
      </w:r>
      <w:r w:rsidRPr="00D72E79">
        <w:rPr>
          <w:rFonts w:eastAsiaTheme="minorEastAsia"/>
          <w:color w:val="000000"/>
          <w:sz w:val="20"/>
          <w:lang w:eastAsia="ko-KR"/>
        </w:rPr>
        <w:t>, 105372 (2020).</w:t>
      </w:r>
    </w:p>
    <w:p w14:paraId="2138AEC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29.</w:t>
      </w:r>
      <w:r w:rsidRPr="00D72E79">
        <w:rPr>
          <w:rFonts w:eastAsiaTheme="minorEastAsia"/>
          <w:color w:val="000000"/>
          <w:sz w:val="20"/>
          <w:lang w:eastAsia="ko-KR"/>
        </w:rPr>
        <w:tab/>
        <w:t>Figgins, M. D. &amp; Bedford, T. Frequency dynamics predict viral fitness, antigenic relationships and epidemic growth. 2024.12.02.24318334 Preprint at https://doi.org/10.1101/2024.12.02.24318334 (2025).</w:t>
      </w:r>
    </w:p>
    <w:p w14:paraId="16953341"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30.</w:t>
      </w:r>
      <w:r w:rsidRPr="00D72E79">
        <w:rPr>
          <w:rFonts w:eastAsiaTheme="minorEastAsia"/>
          <w:color w:val="000000"/>
          <w:sz w:val="20"/>
          <w:lang w:eastAsia="ko-KR"/>
        </w:rPr>
        <w:tab/>
        <w:t xml:space="preserve">Abousamra, E., Figgins, M. &amp; Bedford, T. Fitness models provide accurate short-term forecasts of SARS-CoV-2 variant frequency. </w:t>
      </w:r>
      <w:r w:rsidRPr="00D72E79">
        <w:rPr>
          <w:rFonts w:eastAsiaTheme="minorEastAsia"/>
          <w:i/>
          <w:iCs/>
          <w:color w:val="000000"/>
          <w:sz w:val="20"/>
          <w:lang w:eastAsia="ko-KR"/>
        </w:rPr>
        <w:t>PLOS Comput. Biol.</w:t>
      </w:r>
      <w:r w:rsidRPr="00D72E79">
        <w:rPr>
          <w:rFonts w:eastAsiaTheme="minorEastAsia"/>
          <w:color w:val="000000"/>
          <w:sz w:val="20"/>
          <w:lang w:eastAsia="ko-KR"/>
        </w:rPr>
        <w:t xml:space="preserve"> </w:t>
      </w:r>
      <w:r w:rsidRPr="00D72E79">
        <w:rPr>
          <w:rFonts w:eastAsiaTheme="minorEastAsia"/>
          <w:b/>
          <w:bCs/>
          <w:color w:val="000000"/>
          <w:sz w:val="20"/>
          <w:lang w:eastAsia="ko-KR"/>
        </w:rPr>
        <w:t>20</w:t>
      </w:r>
      <w:r w:rsidRPr="00D72E79">
        <w:rPr>
          <w:rFonts w:eastAsiaTheme="minorEastAsia"/>
          <w:color w:val="000000"/>
          <w:sz w:val="20"/>
          <w:lang w:eastAsia="ko-KR"/>
        </w:rPr>
        <w:t>, e1012443 (2024).</w:t>
      </w:r>
    </w:p>
    <w:p w14:paraId="74DBF1DE"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31.</w:t>
      </w:r>
      <w:r w:rsidRPr="00D72E79">
        <w:rPr>
          <w:rFonts w:eastAsiaTheme="minorEastAsia"/>
          <w:color w:val="000000"/>
          <w:sz w:val="20"/>
          <w:lang w:eastAsia="ko-KR"/>
        </w:rPr>
        <w:tab/>
        <w:t xml:space="preserve">Obermeyer, F. </w:t>
      </w:r>
      <w:r w:rsidRPr="00D72E79">
        <w:rPr>
          <w:rFonts w:eastAsiaTheme="minorEastAsia"/>
          <w:i/>
          <w:iCs/>
          <w:color w:val="000000"/>
          <w:sz w:val="20"/>
          <w:lang w:eastAsia="ko-KR"/>
        </w:rPr>
        <w:t>et al.</w:t>
      </w:r>
      <w:r w:rsidRPr="00D72E79">
        <w:rPr>
          <w:rFonts w:eastAsiaTheme="minorEastAsia"/>
          <w:color w:val="000000"/>
          <w:sz w:val="20"/>
          <w:lang w:eastAsia="ko-KR"/>
        </w:rPr>
        <w:t xml:space="preserve"> Analysis of 6.4 million SARS-CoV-2 genomes identifies mutations associated with fitness. </w:t>
      </w:r>
      <w:r w:rsidRPr="00D72E79">
        <w:rPr>
          <w:rFonts w:eastAsiaTheme="minorEastAsia"/>
          <w:i/>
          <w:iCs/>
          <w:color w:val="000000"/>
          <w:sz w:val="20"/>
          <w:lang w:eastAsia="ko-KR"/>
        </w:rPr>
        <w:t>Science</w:t>
      </w:r>
      <w:r w:rsidRPr="00D72E79">
        <w:rPr>
          <w:rFonts w:eastAsiaTheme="minorEastAsia"/>
          <w:color w:val="000000"/>
          <w:sz w:val="20"/>
          <w:lang w:eastAsia="ko-KR"/>
        </w:rPr>
        <w:t xml:space="preserve"> </w:t>
      </w:r>
      <w:r w:rsidRPr="00D72E79">
        <w:rPr>
          <w:rFonts w:eastAsiaTheme="minorEastAsia"/>
          <w:b/>
          <w:bCs/>
          <w:color w:val="000000"/>
          <w:sz w:val="20"/>
          <w:lang w:eastAsia="ko-KR"/>
        </w:rPr>
        <w:t>376</w:t>
      </w:r>
      <w:r w:rsidRPr="00D72E79">
        <w:rPr>
          <w:rFonts w:eastAsiaTheme="minorEastAsia"/>
          <w:color w:val="000000"/>
          <w:sz w:val="20"/>
          <w:lang w:eastAsia="ko-KR"/>
        </w:rPr>
        <w:t>, 1327–1332 (2022).</w:t>
      </w:r>
    </w:p>
    <w:p w14:paraId="34DAC6C3"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32.</w:t>
      </w:r>
      <w:r w:rsidRPr="00D72E79">
        <w:rPr>
          <w:rFonts w:eastAsiaTheme="minorEastAsia"/>
          <w:color w:val="000000"/>
          <w:sz w:val="20"/>
          <w:lang w:eastAsia="ko-KR"/>
        </w:rPr>
        <w:tab/>
        <w:t xml:space="preserve">Susswein, Z. </w:t>
      </w:r>
      <w:r w:rsidRPr="00D72E79">
        <w:rPr>
          <w:rFonts w:eastAsiaTheme="minorEastAsia"/>
          <w:i/>
          <w:iCs/>
          <w:color w:val="000000"/>
          <w:sz w:val="20"/>
          <w:lang w:eastAsia="ko-KR"/>
        </w:rPr>
        <w:t>et al.</w:t>
      </w:r>
      <w:r w:rsidRPr="00D72E79">
        <w:rPr>
          <w:rFonts w:eastAsiaTheme="minorEastAsia"/>
          <w:color w:val="000000"/>
          <w:sz w:val="20"/>
          <w:lang w:eastAsia="ko-KR"/>
        </w:rPr>
        <w:t xml:space="preserve"> Leveraging global genomic sequencing data to estimate local variant dynamics. 2023.01.02.23284123 Preprint at https://doi.org/10.1101/2023.01.02.23284123 (2023).</w:t>
      </w:r>
    </w:p>
    <w:p w14:paraId="4807FD15" w14:textId="77777777" w:rsidR="00D72E79" w:rsidRPr="00D72E79" w:rsidRDefault="00D72E79" w:rsidP="00D72E79">
      <w:pPr>
        <w:pStyle w:val="Bibliography"/>
        <w:rPr>
          <w:rFonts w:eastAsiaTheme="minorEastAsia"/>
          <w:color w:val="000000"/>
          <w:sz w:val="20"/>
          <w:lang w:eastAsia="ko-KR"/>
        </w:rPr>
      </w:pPr>
      <w:r w:rsidRPr="00D72E79">
        <w:rPr>
          <w:rFonts w:eastAsiaTheme="minorEastAsia"/>
          <w:color w:val="000000"/>
          <w:sz w:val="20"/>
          <w:lang w:eastAsia="ko-KR"/>
        </w:rPr>
        <w:t>33.</w:t>
      </w:r>
      <w:r w:rsidRPr="00D72E79">
        <w:rPr>
          <w:rFonts w:eastAsiaTheme="minorEastAsia"/>
          <w:color w:val="000000"/>
          <w:sz w:val="20"/>
          <w:lang w:eastAsia="ko-KR"/>
        </w:rPr>
        <w:tab/>
        <w:t xml:space="preserve">Hamelin, D. J. </w:t>
      </w:r>
      <w:r w:rsidRPr="00D72E79">
        <w:rPr>
          <w:rFonts w:eastAsiaTheme="minorEastAsia"/>
          <w:i/>
          <w:iCs/>
          <w:color w:val="000000"/>
          <w:sz w:val="20"/>
          <w:lang w:eastAsia="ko-KR"/>
        </w:rPr>
        <w:t>et al.</w:t>
      </w:r>
      <w:r w:rsidRPr="00D72E79">
        <w:rPr>
          <w:rFonts w:eastAsiaTheme="minorEastAsia"/>
          <w:color w:val="000000"/>
          <w:sz w:val="20"/>
          <w:lang w:eastAsia="ko-KR"/>
        </w:rPr>
        <w:t xml:space="preserve"> Predicting pathogen evolution and immune evasion in the age of artificial intelligence. </w:t>
      </w:r>
      <w:r w:rsidRPr="00D72E79">
        <w:rPr>
          <w:rFonts w:eastAsiaTheme="minorEastAsia"/>
          <w:i/>
          <w:iCs/>
          <w:color w:val="000000"/>
          <w:sz w:val="20"/>
          <w:lang w:eastAsia="ko-KR"/>
        </w:rPr>
        <w:t>Comput. Struct. Biotechnol. J.</w:t>
      </w:r>
      <w:r w:rsidRPr="00D72E79">
        <w:rPr>
          <w:rFonts w:eastAsiaTheme="minorEastAsia"/>
          <w:color w:val="000000"/>
          <w:sz w:val="20"/>
          <w:lang w:eastAsia="ko-KR"/>
        </w:rPr>
        <w:t xml:space="preserve"> </w:t>
      </w:r>
      <w:r w:rsidRPr="00D72E79">
        <w:rPr>
          <w:rFonts w:eastAsiaTheme="minorEastAsia"/>
          <w:b/>
          <w:bCs/>
          <w:color w:val="000000"/>
          <w:sz w:val="20"/>
          <w:lang w:eastAsia="ko-KR"/>
        </w:rPr>
        <w:t>27</w:t>
      </w:r>
      <w:r w:rsidRPr="00D72E79">
        <w:rPr>
          <w:rFonts w:eastAsiaTheme="minorEastAsia"/>
          <w:color w:val="000000"/>
          <w:sz w:val="20"/>
          <w:lang w:eastAsia="ko-KR"/>
        </w:rPr>
        <w:t>, 1370–1382 (2025).</w:t>
      </w:r>
    </w:p>
    <w:p w14:paraId="0CEA5F2F" w14:textId="7584EB16" w:rsidR="00F148B4" w:rsidRPr="002452BC" w:rsidRDefault="00B374F0" w:rsidP="00D72E79">
      <w:pPr>
        <w:pStyle w:val="Bibliography"/>
        <w:rPr>
          <w:rFonts w:eastAsiaTheme="minorEastAsia"/>
          <w:lang w:eastAsia="zh-CN"/>
        </w:rPr>
      </w:pPr>
      <w:r w:rsidRPr="008F62C9">
        <w:rPr>
          <w:color w:val="000000" w:themeColor="text1"/>
          <w:sz w:val="20"/>
          <w:szCs w:val="20"/>
          <w:lang w:eastAsia="zh-CN"/>
        </w:rPr>
        <w:fldChar w:fldCharType="end"/>
      </w:r>
    </w:p>
    <w:sectPr w:rsidR="00F148B4" w:rsidRPr="002452BC"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Youngji" w:date="2025-12-07T09:43:00Z" w:initials="YJ">
    <w:p w14:paraId="0E090149" w14:textId="77777777" w:rsidR="006B225D" w:rsidRDefault="006B225D" w:rsidP="006B225D">
      <w:pPr>
        <w:pStyle w:val="CommentText"/>
      </w:pPr>
      <w:r>
        <w:rPr>
          <w:rStyle w:val="CommentReference"/>
        </w:rPr>
        <w:annotationRef/>
      </w:r>
      <w:r>
        <w:t>Make consistent reference format</w:t>
      </w:r>
    </w:p>
  </w:comment>
  <w:comment w:id="3" w:author="Jo,Youngji" w:date="2025-12-08T11:06:00Z" w:initials="YJ">
    <w:p w14:paraId="22C83D41" w14:textId="77777777" w:rsidR="00BE786A" w:rsidRDefault="00BE786A" w:rsidP="00BE786A">
      <w:pPr>
        <w:pStyle w:val="CommentText"/>
      </w:pPr>
      <w:r>
        <w:rPr>
          <w:rStyle w:val="CommentReference"/>
        </w:rPr>
        <w:annotationRef/>
      </w:r>
      <w:r>
        <w:t>Check if this is total sample size from all countries</w:t>
      </w:r>
    </w:p>
  </w:comment>
  <w:comment w:id="4" w:author="Jo,Youngji" w:date="2025-12-08T11:05:00Z" w:initials="YJ">
    <w:p w14:paraId="649126D9" w14:textId="38C185F0" w:rsidR="00476926" w:rsidRDefault="00476926" w:rsidP="00476926">
      <w:pPr>
        <w:pStyle w:val="CommentText"/>
      </w:pPr>
      <w:r>
        <w:rPr>
          <w:rStyle w:val="CommentReference"/>
        </w:rPr>
        <w:annotationRef/>
      </w:r>
      <w:r>
        <w:t>Add the latest date.</w:t>
      </w:r>
    </w:p>
  </w:comment>
  <w:comment w:id="5" w:author="Jo,Youngji" w:date="2025-12-08T11:00:00Z" w:initials="YJ">
    <w:p w14:paraId="1911AA37" w14:textId="77777777" w:rsidR="00632BA7" w:rsidRDefault="00632BA7" w:rsidP="00632BA7">
      <w:pPr>
        <w:pStyle w:val="CommentText"/>
      </w:pPr>
      <w:r>
        <w:rPr>
          <w:rStyle w:val="CommentReference"/>
        </w:rPr>
        <w:annotationRef/>
      </w:r>
      <w:r>
        <w:t>??</w:t>
      </w:r>
    </w:p>
  </w:comment>
  <w:comment w:id="6" w:author="Jo,Youngji" w:date="2025-12-08T11:08:00Z" w:initials="YJ">
    <w:p w14:paraId="6411EC00" w14:textId="77777777" w:rsidR="00632BA7" w:rsidRDefault="00632BA7" w:rsidP="00632BA7">
      <w:pPr>
        <w:pStyle w:val="CommentText"/>
      </w:pPr>
      <w:r>
        <w:rPr>
          <w:rStyle w:val="CommentReference"/>
        </w:rPr>
        <w:annotationRef/>
      </w:r>
      <w:r>
        <w:t>Check this number—discrepency to 3000 above</w:t>
      </w:r>
    </w:p>
  </w:comment>
  <w:comment w:id="7" w:author="Jo,Youngji" w:date="2025-12-07T10:58:00Z" w:initials="YJ">
    <w:p w14:paraId="0E9143A3" w14:textId="77777777" w:rsidR="004224D7" w:rsidRDefault="004224D7" w:rsidP="004224D7">
      <w:pPr>
        <w:pStyle w:val="CommentText"/>
      </w:pPr>
      <w:r>
        <w:rPr>
          <w:rStyle w:val="CommentReference"/>
        </w:rPr>
        <w:annotationRef/>
      </w:r>
      <w:r>
        <w:t>Need better explanation for the justification—”to maintain epidemiological relevance” is vague and not clear</w:t>
      </w:r>
    </w:p>
  </w:comment>
  <w:comment w:id="8" w:author="Jo,Youngji" w:date="2025-12-07T11:09:00Z" w:initials="YJ">
    <w:p w14:paraId="75DC89F8" w14:textId="77777777" w:rsidR="004224D7" w:rsidRDefault="004224D7" w:rsidP="004224D7">
      <w:pPr>
        <w:pStyle w:val="CommentText"/>
      </w:pPr>
      <w:r>
        <w:rPr>
          <w:rStyle w:val="CommentReference"/>
        </w:rPr>
        <w:annotationRef/>
      </w:r>
      <w:r>
        <w:t>It is bit hard for me to recall our previous discussion but you want to address why this approach is better more in detail---how this lineage based period change the grouping number?? Why this is better?</w:t>
      </w:r>
    </w:p>
  </w:comment>
  <w:comment w:id="9" w:author="Jo,Youngji" w:date="2025-12-07T11:32:00Z" w:initials="YJ">
    <w:p w14:paraId="28A5F36B" w14:textId="77777777" w:rsidR="004224D7" w:rsidRDefault="004224D7" w:rsidP="004224D7">
      <w:pPr>
        <w:pStyle w:val="CommentText"/>
      </w:pPr>
      <w:r>
        <w:rPr>
          <w:rStyle w:val="CommentReference"/>
        </w:rPr>
        <w:annotationRef/>
      </w:r>
      <w:r>
        <w:t xml:space="preserve">Without grouping, there are only many tiny variable and most variants merely reach &gt;10%. To identify epidemiologically meaningful signals from clustered variants group efficiently and to address differnet country surveillance capacity, we used percent based criteria (rather than a fixed minimum number of sample across countries). This percent estimation is based on backward / retrospective calucation from any observation time point; thus depending on the observation time point (like 1 or 2 years later from the first case versus 1 or 2 months later), differnet number of variants will satisfy the thresholds. In early stage, small number of sample can meet the threshold to have their independent name but in later stage, much larger number of sample would require to meet the thresholds to have their independent name—consequently, number of grouped variants will be likely less? And biased If we estimate 1% over whole period. Thus, we took the phase based gropuing. </w:t>
      </w:r>
    </w:p>
    <w:p w14:paraId="01782153" w14:textId="77777777" w:rsidR="004224D7" w:rsidRDefault="004224D7" w:rsidP="004224D7">
      <w:pPr>
        <w:pStyle w:val="CommentText"/>
      </w:pPr>
    </w:p>
    <w:p w14:paraId="78A30B45" w14:textId="77777777" w:rsidR="004224D7" w:rsidRDefault="004224D7" w:rsidP="004224D7">
      <w:pPr>
        <w:pStyle w:val="CommentText"/>
      </w:pPr>
      <w:r>
        <w:t xml:space="preserve">Add more detail, how differnet numbers of groped variants from each phase are aggregated? </w:t>
      </w:r>
    </w:p>
    <w:p w14:paraId="21F45705" w14:textId="77777777" w:rsidR="004224D7" w:rsidRDefault="004224D7" w:rsidP="004224D7">
      <w:pPr>
        <w:pStyle w:val="CommentText"/>
      </w:pPr>
    </w:p>
    <w:p w14:paraId="35BB310F" w14:textId="77777777" w:rsidR="004224D7" w:rsidRDefault="004224D7" w:rsidP="004224D7">
      <w:pPr>
        <w:pStyle w:val="CommentText"/>
      </w:pPr>
      <w:r>
        <w:t>UKHSA used two criteria: 500 minimum samples and 1% percent to group the variants-- to capture miningful signal for dominance. We applied phase based percent based only criteria to address differnet county surveillance capacity and poteitnal bias with differnet obaservation time point over time</w:t>
      </w:r>
    </w:p>
  </w:comment>
  <w:comment w:id="10" w:author="Zhang, Franky" w:date="2025-09-21T22:15:00Z" w:initials="MOU">
    <w:p w14:paraId="6955E8E9" w14:textId="77777777" w:rsidR="004224D7" w:rsidRDefault="004224D7" w:rsidP="004224D7">
      <w:r>
        <w:rPr>
          <w:rStyle w:val="CommentReference"/>
        </w:rPr>
        <w:annotationRef/>
      </w:r>
      <w:r>
        <w:rPr>
          <w:color w:val="000000"/>
          <w:sz w:val="20"/>
          <w:szCs w:val="20"/>
        </w:rPr>
        <w:t>Need additional information from Chris later</w:t>
      </w:r>
    </w:p>
  </w:comment>
  <w:comment w:id="11" w:author="Jo,Youngji" w:date="2025-12-07T14:48:00Z" w:initials="YJ">
    <w:p w14:paraId="153245CA" w14:textId="77777777" w:rsidR="00DE5B35" w:rsidRDefault="00DE5B35" w:rsidP="00DE5B35">
      <w:pPr>
        <w:pStyle w:val="CommentText"/>
      </w:pPr>
      <w:r>
        <w:rPr>
          <w:rStyle w:val="CommentReference"/>
        </w:rPr>
        <w:annotationRef/>
      </w:r>
      <w:r>
        <w:t>Add exclusion box</w:t>
      </w:r>
    </w:p>
  </w:comment>
  <w:comment w:id="12" w:author="Jo,Youngji" w:date="2025-12-07T16:39:00Z" w:initials="YJ">
    <w:p w14:paraId="44AC1074" w14:textId="77777777" w:rsidR="00DE5B35" w:rsidRDefault="00DE5B35" w:rsidP="00DE5B35">
      <w:pPr>
        <w:pStyle w:val="CommentText"/>
      </w:pPr>
      <w:r>
        <w:rPr>
          <w:rStyle w:val="CommentReference"/>
        </w:rPr>
        <w:annotationRef/>
      </w:r>
      <w:r>
        <w:t>Revise the input in model data generation to be consistant as 14-28 days</w:t>
      </w:r>
    </w:p>
  </w:comment>
  <w:comment w:id="13" w:author="Jo,Youngji" w:date="2025-12-07T16:44:00Z" w:initials="YJ">
    <w:p w14:paraId="18000337" w14:textId="77777777" w:rsidR="00DE5B35" w:rsidRDefault="00DE5B35" w:rsidP="00DE5B35">
      <w:pPr>
        <w:pStyle w:val="CommentText"/>
      </w:pPr>
      <w:r>
        <w:rPr>
          <w:rStyle w:val="CommentReference"/>
        </w:rPr>
        <w:annotationRef/>
      </w:r>
      <w:r>
        <w:t>For input you want to mention the features , not just length of observation</w:t>
      </w:r>
    </w:p>
  </w:comment>
  <w:comment w:id="14" w:author="Jo,Youngji" w:date="2025-12-07T16:40:00Z" w:initials="YJ">
    <w:p w14:paraId="0C522FB4" w14:textId="77777777" w:rsidR="00D1084E" w:rsidRDefault="00D1084E" w:rsidP="00D1084E">
      <w:pPr>
        <w:pStyle w:val="CommentText"/>
      </w:pPr>
      <w:r>
        <w:rPr>
          <w:rStyle w:val="CommentReference"/>
        </w:rPr>
        <w:annotationRef/>
      </w:r>
      <w:r>
        <w:t>Is this grouped variants?</w:t>
      </w:r>
    </w:p>
  </w:comment>
  <w:comment w:id="15" w:author="Jo,Youngji" w:date="2025-12-08T16:38:00Z" w:initials="YJ">
    <w:p w14:paraId="75CD208E" w14:textId="77777777" w:rsidR="000E5781" w:rsidRDefault="000E5781" w:rsidP="000E5781">
      <w:pPr>
        <w:pStyle w:val="CommentText"/>
      </w:pPr>
      <w:r>
        <w:rPr>
          <w:rStyle w:val="CommentReference"/>
        </w:rPr>
        <w:annotationRef/>
      </w:r>
      <w:r>
        <w:t>Be consistent with the updated criteria</w:t>
      </w:r>
    </w:p>
  </w:comment>
  <w:comment w:id="16" w:author="Chen, Kun" w:date="2025-12-15T16:40:00Z" w:initials="CK">
    <w:p w14:paraId="56F9C2BE" w14:textId="77777777" w:rsidR="001B41BE" w:rsidRDefault="001B41BE" w:rsidP="001B41BE">
      <w:r>
        <w:rPr>
          <w:rStyle w:val="CommentReference"/>
        </w:rPr>
        <w:annotationRef/>
      </w:r>
      <w:r>
        <w:rPr>
          <w:sz w:val="20"/>
          <w:szCs w:val="20"/>
        </w:rPr>
        <w:t xml:space="preserve">Here it is unclear whether these two numerical outcomes or their discretized versions described later are used in the analysis. </w:t>
      </w:r>
    </w:p>
  </w:comment>
  <w:comment w:id="17" w:author="Chen, Kun" w:date="2025-12-15T16:33:00Z" w:initials="CK">
    <w:p w14:paraId="75958978" w14:textId="5E9086F3" w:rsidR="001B41BE" w:rsidRDefault="001B41BE" w:rsidP="001B41BE">
      <w:r>
        <w:rPr>
          <w:rStyle w:val="CommentReference"/>
        </w:rPr>
        <w:annotationRef/>
      </w:r>
      <w:r>
        <w:rPr>
          <w:sz w:val="20"/>
          <w:szCs w:val="20"/>
        </w:rPr>
        <w:t xml:space="preserve">AUC of classifying??  </w:t>
      </w:r>
    </w:p>
  </w:comment>
  <w:comment w:id="18" w:author="Chen, Kun" w:date="2025-12-15T16:42:00Z" w:initials="CK">
    <w:p w14:paraId="52491EE2" w14:textId="77777777" w:rsidR="001B41BE" w:rsidRDefault="001B41BE" w:rsidP="001B41BE">
      <w:r>
        <w:rPr>
          <w:rStyle w:val="CommentReference"/>
        </w:rPr>
        <w:annotationRef/>
      </w:r>
      <w:r>
        <w:rPr>
          <w:sz w:val="20"/>
          <w:szCs w:val="20"/>
        </w:rPr>
        <w:t xml:space="preserve">Agree. It is better to provide some justifications on such choices. </w:t>
      </w:r>
    </w:p>
  </w:comment>
  <w:comment w:id="20" w:author="Jo,Youngji" w:date="2025-12-07T14:10:00Z" w:initials="YJ">
    <w:p w14:paraId="2323F1E4" w14:textId="0EFA8D0D" w:rsidR="00763911" w:rsidRDefault="00763911" w:rsidP="00763911">
      <w:pPr>
        <w:pStyle w:val="CommentText"/>
      </w:pPr>
      <w:r>
        <w:rPr>
          <w:rStyle w:val="CommentReference"/>
        </w:rPr>
        <w:annotationRef/>
      </w:r>
      <w:r>
        <w:t>Need better description</w:t>
      </w:r>
    </w:p>
  </w:comment>
  <w:comment w:id="21" w:author="Jo,Youngji" w:date="2025-12-07T14:46:00Z" w:initials="YJ">
    <w:p w14:paraId="25E7865E" w14:textId="77777777" w:rsidR="001910E2" w:rsidRDefault="001910E2" w:rsidP="001910E2">
      <w:pPr>
        <w:pStyle w:val="CommentText"/>
      </w:pPr>
      <w:r>
        <w:rPr>
          <w:rStyle w:val="CommentReference"/>
        </w:rPr>
        <w:annotationRef/>
      </w:r>
      <w:r>
        <w:t xml:space="preserve">Since this can overestimate model prediction performance for majority of the lower values… </w:t>
      </w:r>
    </w:p>
  </w:comment>
  <w:comment w:id="22" w:author="Chen, Kun" w:date="2025-12-15T16:47:00Z" w:initials="CK">
    <w:p w14:paraId="044662FD" w14:textId="77777777" w:rsidR="00EA2630" w:rsidRDefault="00EA2630" w:rsidP="00EA2630">
      <w:r>
        <w:rPr>
          <w:rStyle w:val="CommentReference"/>
        </w:rPr>
        <w:annotationRef/>
      </w:r>
      <w:r>
        <w:rPr>
          <w:sz w:val="20"/>
          <w:szCs w:val="20"/>
        </w:rPr>
        <w:t xml:space="preserve">With the preceding setence, this part reads bit redundant. </w:t>
      </w:r>
    </w:p>
  </w:comment>
  <w:comment w:id="31" w:author="Chen, Kun" w:date="2025-12-15T16:55:00Z" w:initials="CK">
    <w:p w14:paraId="279155FD" w14:textId="77777777" w:rsidR="00752982" w:rsidRDefault="00752982" w:rsidP="00752982">
      <w:r>
        <w:rPr>
          <w:rStyle w:val="CommentReference"/>
        </w:rPr>
        <w:annotationRef/>
      </w:r>
      <w:r>
        <w:rPr>
          <w:sz w:val="20"/>
          <w:szCs w:val="20"/>
        </w:rPr>
        <w:t xml:space="preserve">I suggest to add some discussion on the data dependance here. If I understand correctly, the samples are not "independent", as they are from relative proportions and observed over time. This may not be an issue since the main goal is prediction, but perhaps it is better to discuss . </w:t>
      </w:r>
    </w:p>
  </w:comment>
  <w:comment w:id="32" w:author="Chen, Kun" w:date="2025-12-15T17:29:00Z" w:initials="CK">
    <w:p w14:paraId="5B24767A" w14:textId="77777777" w:rsidR="00C11D52" w:rsidRDefault="00C11D52" w:rsidP="00C11D52">
      <w:r>
        <w:rPr>
          <w:rStyle w:val="CommentReference"/>
        </w:rPr>
        <w:annotationRef/>
      </w:r>
      <w:r>
        <w:rPr>
          <w:sz w:val="20"/>
          <w:szCs w:val="20"/>
        </w:rPr>
        <w:t xml:space="preserve">Agree. </w:t>
      </w:r>
    </w:p>
  </w:comment>
  <w:comment w:id="33" w:author="Chen, Kun" w:date="2025-12-15T16:58:00Z" w:initials="CK">
    <w:p w14:paraId="1D51F6C4" w14:textId="4C4B7E7D" w:rsidR="008F228D" w:rsidRDefault="00752982" w:rsidP="008F228D">
      <w:r>
        <w:rPr>
          <w:rStyle w:val="CommentReference"/>
        </w:rPr>
        <w:annotationRef/>
      </w:r>
      <w:r w:rsidR="008F228D">
        <w:rPr>
          <w:sz w:val="20"/>
          <w:szCs w:val="20"/>
        </w:rPr>
        <w:t xml:space="preserve">Are those consistent with "Outcome measures"? Weekly or monthly? Continuous outcomes or their discretizations? </w:t>
      </w:r>
    </w:p>
  </w:comment>
  <w:comment w:id="38" w:author="Chen, Kun" w:date="2025-12-15T17:00:00Z" w:initials="CK">
    <w:p w14:paraId="7C825F79" w14:textId="77777777" w:rsidR="005A241A" w:rsidRDefault="008F228D" w:rsidP="005A241A">
      <w:r>
        <w:rPr>
          <w:rStyle w:val="CommentReference"/>
        </w:rPr>
        <w:annotationRef/>
      </w:r>
      <w:r w:rsidR="005A241A">
        <w:rPr>
          <w:sz w:val="20"/>
          <w:szCs w:val="20"/>
        </w:rPr>
        <w:t xml:space="preserve">In sample or out-of-sample? </w:t>
      </w:r>
    </w:p>
    <w:p w14:paraId="30959FC4" w14:textId="77777777" w:rsidR="005A241A" w:rsidRDefault="005A241A" w:rsidP="005A241A"/>
    <w:p w14:paraId="39C5C51D" w14:textId="77777777" w:rsidR="005A241A" w:rsidRDefault="005A241A" w:rsidP="005A241A">
      <w:r>
        <w:rPr>
          <w:sz w:val="20"/>
          <w:szCs w:val="20"/>
        </w:rPr>
        <w:t xml:space="preserve">If data is unbalanced, you may also consider reporting out-of-sample sensitivity under certain specificity, based on multiple random splitting.  </w:t>
      </w:r>
    </w:p>
  </w:comment>
  <w:comment w:id="39" w:author="Chen, Kun" w:date="2025-12-15T17:26:00Z" w:initials="CK">
    <w:p w14:paraId="365A44AA" w14:textId="790E96CE" w:rsidR="001F2692" w:rsidRDefault="001F2692" w:rsidP="001F2692">
      <w:r>
        <w:rPr>
          <w:rStyle w:val="CommentReference"/>
        </w:rPr>
        <w:annotationRef/>
      </w:r>
      <w:r>
        <w:rPr>
          <w:sz w:val="20"/>
          <w:szCs w:val="20"/>
        </w:rPr>
        <w:t>Is the decision threshold chosen by cross validation?</w:t>
      </w:r>
    </w:p>
  </w:comment>
  <w:comment w:id="40" w:author="Chen, Kun" w:date="2025-12-15T17:09:00Z" w:initials="CK">
    <w:p w14:paraId="0690D86C" w14:textId="77777777" w:rsidR="005A241A" w:rsidRDefault="008069C9" w:rsidP="005A241A">
      <w:r>
        <w:rPr>
          <w:rStyle w:val="CommentReference"/>
        </w:rPr>
        <w:annotationRef/>
      </w:r>
      <w:r w:rsidR="005A241A">
        <w:rPr>
          <w:sz w:val="20"/>
          <w:szCs w:val="20"/>
        </w:rPr>
        <w:t xml:space="preserve">It seems SuperLearning is better than all other methods by a substantial margin, which is surprising. </w:t>
      </w:r>
    </w:p>
    <w:p w14:paraId="7DCB4DBE" w14:textId="77777777" w:rsidR="005A241A" w:rsidRDefault="005A241A" w:rsidP="005A241A"/>
    <w:p w14:paraId="143E7E0A" w14:textId="77777777" w:rsidR="005A241A" w:rsidRDefault="005A241A" w:rsidP="005A241A">
      <w:r>
        <w:rPr>
          <w:sz w:val="20"/>
          <w:szCs w:val="20"/>
        </w:rPr>
        <w:t xml:space="preserve">Please check; some more explanation can be helpful. </w:t>
      </w:r>
    </w:p>
  </w:comment>
  <w:comment w:id="42" w:author="Jo,Youngji" w:date="2025-12-08T10:37:00Z" w:initials="YJ">
    <w:p w14:paraId="63DA0507" w14:textId="72AB94C2" w:rsidR="00ED3C6F" w:rsidRDefault="00ED3C6F" w:rsidP="00ED3C6F">
      <w:pPr>
        <w:pStyle w:val="CommentText"/>
      </w:pPr>
      <w:r>
        <w:rPr>
          <w:rStyle w:val="CommentReference"/>
        </w:rPr>
        <w:annotationRef/>
      </w:r>
      <w:r>
        <w:t>There are two figures here. Can you add subtitle for each</w:t>
      </w:r>
    </w:p>
  </w:comment>
  <w:comment w:id="43" w:author="Jo,Youngji" w:date="2025-12-08T11:30:00Z" w:initials="YJ">
    <w:p w14:paraId="7EA9F4E0" w14:textId="77777777" w:rsidR="00A07146" w:rsidRDefault="00A07146" w:rsidP="00A07146">
      <w:pPr>
        <w:pStyle w:val="CommentText"/>
      </w:pPr>
      <w:r>
        <w:rPr>
          <w:rStyle w:val="CommentReference"/>
        </w:rPr>
        <w:annotationRef/>
      </w:r>
      <w:r>
        <w:t>Also increase the font size and make consistant</w:t>
      </w:r>
    </w:p>
  </w:comment>
  <w:comment w:id="44" w:author="Jo,Youngji" w:date="2025-12-08T16:20:00Z" w:initials="YJ">
    <w:p w14:paraId="039D42F5" w14:textId="091D3B51" w:rsidR="00BA5C54" w:rsidRDefault="00BA5C54" w:rsidP="00BA5C54">
      <w:pPr>
        <w:pStyle w:val="CommentText"/>
      </w:pPr>
      <w:r>
        <w:rPr>
          <w:rStyle w:val="CommentReference"/>
        </w:rPr>
        <w:annotationRef/>
      </w:r>
      <w:r>
        <w:t>Update the link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90149" w15:done="0"/>
  <w15:commentEx w15:paraId="22C83D41" w15:done="0"/>
  <w15:commentEx w15:paraId="649126D9" w15:done="0"/>
  <w15:commentEx w15:paraId="1911AA37" w15:done="0"/>
  <w15:commentEx w15:paraId="6411EC00" w15:done="0"/>
  <w15:commentEx w15:paraId="0E9143A3" w15:done="0"/>
  <w15:commentEx w15:paraId="75DC89F8" w15:paraIdParent="0E9143A3" w15:done="0"/>
  <w15:commentEx w15:paraId="35BB310F" w15:paraIdParent="0E9143A3" w15:done="0"/>
  <w15:commentEx w15:paraId="6955E8E9" w15:done="0"/>
  <w15:commentEx w15:paraId="153245CA" w15:done="0"/>
  <w15:commentEx w15:paraId="44AC1074" w15:paraIdParent="153245CA" w15:done="0"/>
  <w15:commentEx w15:paraId="18000337" w15:paraIdParent="153245CA" w15:done="0"/>
  <w15:commentEx w15:paraId="0C522FB4" w15:done="0"/>
  <w15:commentEx w15:paraId="75CD208E" w15:done="0"/>
  <w15:commentEx w15:paraId="56F9C2BE" w15:done="0"/>
  <w15:commentEx w15:paraId="75958978" w15:done="0"/>
  <w15:commentEx w15:paraId="52491EE2" w15:done="0"/>
  <w15:commentEx w15:paraId="2323F1E4" w15:done="0"/>
  <w15:commentEx w15:paraId="25E7865E" w15:paraIdParent="2323F1E4" w15:done="0"/>
  <w15:commentEx w15:paraId="044662FD" w15:done="0"/>
  <w15:commentEx w15:paraId="279155FD" w15:done="0"/>
  <w15:commentEx w15:paraId="5B24767A" w15:done="0"/>
  <w15:commentEx w15:paraId="1D51F6C4" w15:done="0"/>
  <w15:commentEx w15:paraId="39C5C51D" w15:done="0"/>
  <w15:commentEx w15:paraId="365A44AA" w15:done="0"/>
  <w15:commentEx w15:paraId="143E7E0A" w15:done="0"/>
  <w15:commentEx w15:paraId="63DA0507" w15:done="0"/>
  <w15:commentEx w15:paraId="7EA9F4E0" w15:paraIdParent="63DA0507" w15:done="0"/>
  <w15:commentEx w15:paraId="039D4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4AB72D" w16cex:dateUtc="2025-12-07T14:43:00Z"/>
  <w16cex:commentExtensible w16cex:durableId="24112105" w16cex:dateUtc="2025-12-08T16:06:00Z"/>
  <w16cex:commentExtensible w16cex:durableId="6AA9A97E" w16cex:dateUtc="2025-12-08T16:05:00Z"/>
  <w16cex:commentExtensible w16cex:durableId="0944FFA8" w16cex:dateUtc="2025-12-08T16:00:00Z"/>
  <w16cex:commentExtensible w16cex:durableId="7956A86D" w16cex:dateUtc="2025-12-08T16:08:00Z"/>
  <w16cex:commentExtensible w16cex:durableId="48AA9C63" w16cex:dateUtc="2025-12-07T15:58:00Z"/>
  <w16cex:commentExtensible w16cex:durableId="103B2B3B" w16cex:dateUtc="2025-12-07T16:09:00Z"/>
  <w16cex:commentExtensible w16cex:durableId="524A896E" w16cex:dateUtc="2025-12-07T16:32:00Z"/>
  <w16cex:commentExtensible w16cex:durableId="6ABEAC87" w16cex:dateUtc="2025-09-22T02:15:00Z"/>
  <w16cex:commentExtensible w16cex:durableId="7D011A02" w16cex:dateUtc="2025-12-07T19:48:00Z"/>
  <w16cex:commentExtensible w16cex:durableId="2A9022F5" w16cex:dateUtc="2025-12-07T21:39:00Z"/>
  <w16cex:commentExtensible w16cex:durableId="0164EC13" w16cex:dateUtc="2025-12-07T21:44:00Z"/>
  <w16cex:commentExtensible w16cex:durableId="18E03715" w16cex:dateUtc="2025-12-07T21:40:00Z"/>
  <w16cex:commentExtensible w16cex:durableId="605F34AF" w16cex:dateUtc="2025-12-08T21:38:00Z"/>
  <w16cex:commentExtensible w16cex:durableId="4ABF86BB" w16cex:dateUtc="2025-12-15T21:40:00Z"/>
  <w16cex:commentExtensible w16cex:durableId="3736CFB3" w16cex:dateUtc="2025-12-15T21:33:00Z"/>
  <w16cex:commentExtensible w16cex:durableId="6E757BBF" w16cex:dateUtc="2025-12-15T21:42:00Z"/>
  <w16cex:commentExtensible w16cex:durableId="59FF6FC3" w16cex:dateUtc="2025-12-07T19:10:00Z"/>
  <w16cex:commentExtensible w16cex:durableId="4A372172" w16cex:dateUtc="2025-12-07T19:46:00Z"/>
  <w16cex:commentExtensible w16cex:durableId="42DF215B" w16cex:dateUtc="2025-12-15T21:47:00Z"/>
  <w16cex:commentExtensible w16cex:durableId="6F93174E" w16cex:dateUtc="2025-12-15T21:55:00Z"/>
  <w16cex:commentExtensible w16cex:durableId="13A7D511" w16cex:dateUtc="2025-12-15T22:29:00Z"/>
  <w16cex:commentExtensible w16cex:durableId="4023B831" w16cex:dateUtc="2025-12-15T21:58:00Z"/>
  <w16cex:commentExtensible w16cex:durableId="5088C5A1" w16cex:dateUtc="2025-12-15T22:00:00Z"/>
  <w16cex:commentExtensible w16cex:durableId="6117B8B0" w16cex:dateUtc="2025-12-15T22:26:00Z"/>
  <w16cex:commentExtensible w16cex:durableId="4EBC213F" w16cex:dateUtc="2025-12-15T22:09:00Z"/>
  <w16cex:commentExtensible w16cex:durableId="72C3B4D9" w16cex:dateUtc="2025-12-08T15:37:00Z"/>
  <w16cex:commentExtensible w16cex:durableId="50750B9F" w16cex:dateUtc="2025-12-08T16:30:00Z"/>
  <w16cex:commentExtensible w16cex:durableId="44D2A0CE" w16cex:dateUtc="2025-12-08T2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90149" w16cid:durableId="124AB72D"/>
  <w16cid:commentId w16cid:paraId="22C83D41" w16cid:durableId="24112105"/>
  <w16cid:commentId w16cid:paraId="649126D9" w16cid:durableId="6AA9A97E"/>
  <w16cid:commentId w16cid:paraId="1911AA37" w16cid:durableId="0944FFA8"/>
  <w16cid:commentId w16cid:paraId="6411EC00" w16cid:durableId="7956A86D"/>
  <w16cid:commentId w16cid:paraId="0E9143A3" w16cid:durableId="48AA9C63"/>
  <w16cid:commentId w16cid:paraId="75DC89F8" w16cid:durableId="103B2B3B"/>
  <w16cid:commentId w16cid:paraId="35BB310F" w16cid:durableId="524A896E"/>
  <w16cid:commentId w16cid:paraId="6955E8E9" w16cid:durableId="6ABEAC87"/>
  <w16cid:commentId w16cid:paraId="153245CA" w16cid:durableId="7D011A02"/>
  <w16cid:commentId w16cid:paraId="44AC1074" w16cid:durableId="2A9022F5"/>
  <w16cid:commentId w16cid:paraId="18000337" w16cid:durableId="0164EC13"/>
  <w16cid:commentId w16cid:paraId="0C522FB4" w16cid:durableId="18E03715"/>
  <w16cid:commentId w16cid:paraId="75CD208E" w16cid:durableId="605F34AF"/>
  <w16cid:commentId w16cid:paraId="56F9C2BE" w16cid:durableId="4ABF86BB"/>
  <w16cid:commentId w16cid:paraId="75958978" w16cid:durableId="3736CFB3"/>
  <w16cid:commentId w16cid:paraId="52491EE2" w16cid:durableId="6E757BBF"/>
  <w16cid:commentId w16cid:paraId="2323F1E4" w16cid:durableId="59FF6FC3"/>
  <w16cid:commentId w16cid:paraId="25E7865E" w16cid:durableId="4A372172"/>
  <w16cid:commentId w16cid:paraId="044662FD" w16cid:durableId="42DF215B"/>
  <w16cid:commentId w16cid:paraId="279155FD" w16cid:durableId="6F93174E"/>
  <w16cid:commentId w16cid:paraId="5B24767A" w16cid:durableId="13A7D511"/>
  <w16cid:commentId w16cid:paraId="1D51F6C4" w16cid:durableId="4023B831"/>
  <w16cid:commentId w16cid:paraId="39C5C51D" w16cid:durableId="5088C5A1"/>
  <w16cid:commentId w16cid:paraId="365A44AA" w16cid:durableId="6117B8B0"/>
  <w16cid:commentId w16cid:paraId="143E7E0A" w16cid:durableId="4EBC213F"/>
  <w16cid:commentId w16cid:paraId="63DA0507" w16cid:durableId="72C3B4D9"/>
  <w16cid:commentId w16cid:paraId="7EA9F4E0" w16cid:durableId="50750B9F"/>
  <w16cid:commentId w16cid:paraId="039D42F5" w16cid:durableId="44D2A0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16A53" w14:textId="77777777" w:rsidR="00DB40C8" w:rsidRDefault="00DB40C8" w:rsidP="00D3651D">
      <w:r>
        <w:separator/>
      </w:r>
    </w:p>
  </w:endnote>
  <w:endnote w:type="continuationSeparator" w:id="0">
    <w:p w14:paraId="7EEE881C" w14:textId="77777777" w:rsidR="00DB40C8" w:rsidRDefault="00DB40C8" w:rsidP="00D3651D">
      <w:r>
        <w:continuationSeparator/>
      </w:r>
    </w:p>
  </w:endnote>
  <w:endnote w:type="continuationNotice" w:id="1">
    <w:p w14:paraId="3B8DCE91" w14:textId="77777777" w:rsidR="00DB40C8" w:rsidRDefault="00DB40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118EC" w14:textId="77777777" w:rsidR="00DB40C8" w:rsidRDefault="00DB40C8" w:rsidP="00D3651D">
      <w:r>
        <w:separator/>
      </w:r>
    </w:p>
  </w:footnote>
  <w:footnote w:type="continuationSeparator" w:id="0">
    <w:p w14:paraId="432E5940" w14:textId="77777777" w:rsidR="00DB40C8" w:rsidRDefault="00DB40C8" w:rsidP="00D3651D">
      <w:r>
        <w:continuationSeparator/>
      </w:r>
    </w:p>
  </w:footnote>
  <w:footnote w:type="continuationNotice" w:id="1">
    <w:p w14:paraId="23C5E129" w14:textId="77777777" w:rsidR="00DB40C8" w:rsidRDefault="00DB40C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4"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6"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9"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3"/>
  </w:num>
  <w:num w:numId="2" w16cid:durableId="387842681">
    <w:abstractNumId w:val="5"/>
  </w:num>
  <w:num w:numId="3" w16cid:durableId="2057578860">
    <w:abstractNumId w:val="13"/>
  </w:num>
  <w:num w:numId="4" w16cid:durableId="914169778">
    <w:abstractNumId w:val="9"/>
  </w:num>
  <w:num w:numId="5" w16cid:durableId="1840387213">
    <w:abstractNumId w:val="21"/>
  </w:num>
  <w:num w:numId="6" w16cid:durableId="842284517">
    <w:abstractNumId w:val="4"/>
  </w:num>
  <w:num w:numId="7" w16cid:durableId="2114398685">
    <w:abstractNumId w:val="6"/>
  </w:num>
  <w:num w:numId="8" w16cid:durableId="209802491">
    <w:abstractNumId w:val="16"/>
  </w:num>
  <w:num w:numId="9" w16cid:durableId="2133552152">
    <w:abstractNumId w:val="17"/>
  </w:num>
  <w:num w:numId="10" w16cid:durableId="1481530932">
    <w:abstractNumId w:val="2"/>
  </w:num>
  <w:num w:numId="11" w16cid:durableId="29302338">
    <w:abstractNumId w:val="0"/>
  </w:num>
  <w:num w:numId="12" w16cid:durableId="2146391294">
    <w:abstractNumId w:val="18"/>
  </w:num>
  <w:num w:numId="13" w16cid:durableId="1509322224">
    <w:abstractNumId w:val="11"/>
  </w:num>
  <w:num w:numId="14" w16cid:durableId="1305158378">
    <w:abstractNumId w:val="7"/>
  </w:num>
  <w:num w:numId="15" w16cid:durableId="1436755736">
    <w:abstractNumId w:val="15"/>
  </w:num>
  <w:num w:numId="16" w16cid:durableId="2072733445">
    <w:abstractNumId w:val="10"/>
  </w:num>
  <w:num w:numId="17" w16cid:durableId="587691582">
    <w:abstractNumId w:val="12"/>
  </w:num>
  <w:num w:numId="18" w16cid:durableId="1055398771">
    <w:abstractNumId w:val="14"/>
  </w:num>
  <w:num w:numId="19" w16cid:durableId="391583243">
    <w:abstractNumId w:val="8"/>
  </w:num>
  <w:num w:numId="20" w16cid:durableId="1003627966">
    <w:abstractNumId w:val="1"/>
  </w:num>
  <w:num w:numId="21" w16cid:durableId="1156608249">
    <w:abstractNumId w:val="20"/>
  </w:num>
  <w:num w:numId="22" w16cid:durableId="15580552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rson w15:author="Zhang, Franky">
    <w15:presenceInfo w15:providerId="AD" w15:userId="S::zfranky6@uconn.edu::6ce4719b-7f4a-4549-8832-a74568dd27a3"/>
  </w15:person>
  <w15:person w15:author="Chen, Kun">
    <w15:presenceInfo w15:providerId="AD" w15:userId="S::kun.chen@uconn.edu::f63d0813-54c8-4888-ba0d-7a8cf9f1f3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asFAGiyznQ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0DF8"/>
    <w:rsid w:val="0000182A"/>
    <w:rsid w:val="00001D95"/>
    <w:rsid w:val="000037D9"/>
    <w:rsid w:val="00003B75"/>
    <w:rsid w:val="00004162"/>
    <w:rsid w:val="00004FD9"/>
    <w:rsid w:val="000053C0"/>
    <w:rsid w:val="000055E9"/>
    <w:rsid w:val="00005F9C"/>
    <w:rsid w:val="000060C7"/>
    <w:rsid w:val="0000693E"/>
    <w:rsid w:val="00007C9A"/>
    <w:rsid w:val="000102D1"/>
    <w:rsid w:val="0001069B"/>
    <w:rsid w:val="00011F6A"/>
    <w:rsid w:val="00012339"/>
    <w:rsid w:val="00013595"/>
    <w:rsid w:val="0001394A"/>
    <w:rsid w:val="00014A56"/>
    <w:rsid w:val="000153B5"/>
    <w:rsid w:val="00015853"/>
    <w:rsid w:val="00016151"/>
    <w:rsid w:val="000163E7"/>
    <w:rsid w:val="00017883"/>
    <w:rsid w:val="0002007F"/>
    <w:rsid w:val="00020297"/>
    <w:rsid w:val="000211C4"/>
    <w:rsid w:val="00024298"/>
    <w:rsid w:val="0002526B"/>
    <w:rsid w:val="00026503"/>
    <w:rsid w:val="0002700B"/>
    <w:rsid w:val="00031170"/>
    <w:rsid w:val="00031B03"/>
    <w:rsid w:val="00031BE9"/>
    <w:rsid w:val="000327AB"/>
    <w:rsid w:val="0003523D"/>
    <w:rsid w:val="00035343"/>
    <w:rsid w:val="00036182"/>
    <w:rsid w:val="00036B85"/>
    <w:rsid w:val="0003732D"/>
    <w:rsid w:val="000403BE"/>
    <w:rsid w:val="000405E1"/>
    <w:rsid w:val="0004119D"/>
    <w:rsid w:val="00042767"/>
    <w:rsid w:val="000427B4"/>
    <w:rsid w:val="00042DB2"/>
    <w:rsid w:val="00044391"/>
    <w:rsid w:val="0004459B"/>
    <w:rsid w:val="00044DDA"/>
    <w:rsid w:val="000478C2"/>
    <w:rsid w:val="00047AED"/>
    <w:rsid w:val="00047B70"/>
    <w:rsid w:val="00047BB5"/>
    <w:rsid w:val="000504BA"/>
    <w:rsid w:val="00050990"/>
    <w:rsid w:val="0005194B"/>
    <w:rsid w:val="00051972"/>
    <w:rsid w:val="00052433"/>
    <w:rsid w:val="00052894"/>
    <w:rsid w:val="00052C70"/>
    <w:rsid w:val="00052ED0"/>
    <w:rsid w:val="00053002"/>
    <w:rsid w:val="0005492D"/>
    <w:rsid w:val="00055229"/>
    <w:rsid w:val="0005615D"/>
    <w:rsid w:val="00056424"/>
    <w:rsid w:val="00056D19"/>
    <w:rsid w:val="00056EB5"/>
    <w:rsid w:val="000609E0"/>
    <w:rsid w:val="00060A34"/>
    <w:rsid w:val="00061552"/>
    <w:rsid w:val="000626F3"/>
    <w:rsid w:val="000628BF"/>
    <w:rsid w:val="00063192"/>
    <w:rsid w:val="000634C9"/>
    <w:rsid w:val="00064590"/>
    <w:rsid w:val="00064AA8"/>
    <w:rsid w:val="00064B0A"/>
    <w:rsid w:val="00064CEB"/>
    <w:rsid w:val="00065C4D"/>
    <w:rsid w:val="0006614D"/>
    <w:rsid w:val="00066BD1"/>
    <w:rsid w:val="000677AD"/>
    <w:rsid w:val="0007052F"/>
    <w:rsid w:val="000709C8"/>
    <w:rsid w:val="00070E0A"/>
    <w:rsid w:val="00072626"/>
    <w:rsid w:val="00072F62"/>
    <w:rsid w:val="00073A14"/>
    <w:rsid w:val="00075011"/>
    <w:rsid w:val="000760A2"/>
    <w:rsid w:val="00076112"/>
    <w:rsid w:val="000777C9"/>
    <w:rsid w:val="00080A00"/>
    <w:rsid w:val="00080B5E"/>
    <w:rsid w:val="00081D90"/>
    <w:rsid w:val="00082357"/>
    <w:rsid w:val="0008267D"/>
    <w:rsid w:val="000826BA"/>
    <w:rsid w:val="00083925"/>
    <w:rsid w:val="00084D2A"/>
    <w:rsid w:val="00085D02"/>
    <w:rsid w:val="00086393"/>
    <w:rsid w:val="000869CA"/>
    <w:rsid w:val="00086BEB"/>
    <w:rsid w:val="00087FC7"/>
    <w:rsid w:val="00090272"/>
    <w:rsid w:val="000904F4"/>
    <w:rsid w:val="00090DE5"/>
    <w:rsid w:val="000914A6"/>
    <w:rsid w:val="000920E0"/>
    <w:rsid w:val="00092451"/>
    <w:rsid w:val="0009276B"/>
    <w:rsid w:val="00093074"/>
    <w:rsid w:val="0009354D"/>
    <w:rsid w:val="00093D97"/>
    <w:rsid w:val="0009480B"/>
    <w:rsid w:val="0009508F"/>
    <w:rsid w:val="000954AD"/>
    <w:rsid w:val="0009595F"/>
    <w:rsid w:val="0009600A"/>
    <w:rsid w:val="00096938"/>
    <w:rsid w:val="00096DAE"/>
    <w:rsid w:val="000A0BDF"/>
    <w:rsid w:val="000A0EBF"/>
    <w:rsid w:val="000A1BDB"/>
    <w:rsid w:val="000A2145"/>
    <w:rsid w:val="000A2F59"/>
    <w:rsid w:val="000A2F62"/>
    <w:rsid w:val="000A3165"/>
    <w:rsid w:val="000A32B2"/>
    <w:rsid w:val="000A37BB"/>
    <w:rsid w:val="000A4626"/>
    <w:rsid w:val="000A54C2"/>
    <w:rsid w:val="000A5A36"/>
    <w:rsid w:val="000A5CCE"/>
    <w:rsid w:val="000A5D3B"/>
    <w:rsid w:val="000A5FCB"/>
    <w:rsid w:val="000A63AA"/>
    <w:rsid w:val="000A6E45"/>
    <w:rsid w:val="000A7226"/>
    <w:rsid w:val="000A7747"/>
    <w:rsid w:val="000A7944"/>
    <w:rsid w:val="000B303F"/>
    <w:rsid w:val="000B31CA"/>
    <w:rsid w:val="000B3DDE"/>
    <w:rsid w:val="000B4336"/>
    <w:rsid w:val="000B4CFA"/>
    <w:rsid w:val="000B4F55"/>
    <w:rsid w:val="000B64A7"/>
    <w:rsid w:val="000B77D9"/>
    <w:rsid w:val="000B7EB6"/>
    <w:rsid w:val="000C0869"/>
    <w:rsid w:val="000C0C7B"/>
    <w:rsid w:val="000C1BB8"/>
    <w:rsid w:val="000C1F96"/>
    <w:rsid w:val="000C3BDC"/>
    <w:rsid w:val="000C3D37"/>
    <w:rsid w:val="000C42CA"/>
    <w:rsid w:val="000C45FC"/>
    <w:rsid w:val="000C5051"/>
    <w:rsid w:val="000C67CF"/>
    <w:rsid w:val="000C7117"/>
    <w:rsid w:val="000C7544"/>
    <w:rsid w:val="000C7997"/>
    <w:rsid w:val="000C7A50"/>
    <w:rsid w:val="000D022C"/>
    <w:rsid w:val="000D0737"/>
    <w:rsid w:val="000D185F"/>
    <w:rsid w:val="000D2163"/>
    <w:rsid w:val="000D2ABD"/>
    <w:rsid w:val="000D3241"/>
    <w:rsid w:val="000D38BD"/>
    <w:rsid w:val="000D38F8"/>
    <w:rsid w:val="000D395F"/>
    <w:rsid w:val="000D3D6B"/>
    <w:rsid w:val="000D447D"/>
    <w:rsid w:val="000D4B52"/>
    <w:rsid w:val="000D51EF"/>
    <w:rsid w:val="000D623E"/>
    <w:rsid w:val="000D76E2"/>
    <w:rsid w:val="000D7ADB"/>
    <w:rsid w:val="000E03FA"/>
    <w:rsid w:val="000E0ED8"/>
    <w:rsid w:val="000E179A"/>
    <w:rsid w:val="000E1AF9"/>
    <w:rsid w:val="000E1F41"/>
    <w:rsid w:val="000E223E"/>
    <w:rsid w:val="000E22B1"/>
    <w:rsid w:val="000E2DF4"/>
    <w:rsid w:val="000E35E5"/>
    <w:rsid w:val="000E4169"/>
    <w:rsid w:val="000E4E89"/>
    <w:rsid w:val="000E5781"/>
    <w:rsid w:val="000E7472"/>
    <w:rsid w:val="000F0D17"/>
    <w:rsid w:val="000F101F"/>
    <w:rsid w:val="000F10A4"/>
    <w:rsid w:val="000F24B9"/>
    <w:rsid w:val="000F2973"/>
    <w:rsid w:val="000F2CF7"/>
    <w:rsid w:val="000F39A6"/>
    <w:rsid w:val="000F3B01"/>
    <w:rsid w:val="000F3BB3"/>
    <w:rsid w:val="000F4222"/>
    <w:rsid w:val="000F49A7"/>
    <w:rsid w:val="000F4BFE"/>
    <w:rsid w:val="000F7068"/>
    <w:rsid w:val="000F7E0B"/>
    <w:rsid w:val="0010034F"/>
    <w:rsid w:val="0010050C"/>
    <w:rsid w:val="00100CBC"/>
    <w:rsid w:val="00101987"/>
    <w:rsid w:val="00101AB1"/>
    <w:rsid w:val="00101F2E"/>
    <w:rsid w:val="00102AB0"/>
    <w:rsid w:val="00103A85"/>
    <w:rsid w:val="0010608C"/>
    <w:rsid w:val="00106AA9"/>
    <w:rsid w:val="00107434"/>
    <w:rsid w:val="00107495"/>
    <w:rsid w:val="0010784D"/>
    <w:rsid w:val="00107AC1"/>
    <w:rsid w:val="00107EC3"/>
    <w:rsid w:val="001105F8"/>
    <w:rsid w:val="00110837"/>
    <w:rsid w:val="00110F40"/>
    <w:rsid w:val="001118CC"/>
    <w:rsid w:val="00111D49"/>
    <w:rsid w:val="00114477"/>
    <w:rsid w:val="00114BF9"/>
    <w:rsid w:val="00114C62"/>
    <w:rsid w:val="00115A2D"/>
    <w:rsid w:val="00115B19"/>
    <w:rsid w:val="001172C9"/>
    <w:rsid w:val="00117966"/>
    <w:rsid w:val="00117C47"/>
    <w:rsid w:val="00117EC2"/>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02D"/>
    <w:rsid w:val="001273F6"/>
    <w:rsid w:val="001274BA"/>
    <w:rsid w:val="001279A1"/>
    <w:rsid w:val="00127DD2"/>
    <w:rsid w:val="00127DE9"/>
    <w:rsid w:val="00130230"/>
    <w:rsid w:val="001303D3"/>
    <w:rsid w:val="001305B3"/>
    <w:rsid w:val="00132071"/>
    <w:rsid w:val="001329AD"/>
    <w:rsid w:val="00132FFC"/>
    <w:rsid w:val="00133223"/>
    <w:rsid w:val="001335A5"/>
    <w:rsid w:val="0013373A"/>
    <w:rsid w:val="0013390E"/>
    <w:rsid w:val="00133E2A"/>
    <w:rsid w:val="001363CD"/>
    <w:rsid w:val="00137B13"/>
    <w:rsid w:val="00140324"/>
    <w:rsid w:val="001408C9"/>
    <w:rsid w:val="0014174E"/>
    <w:rsid w:val="0014193B"/>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6DAF"/>
    <w:rsid w:val="00157287"/>
    <w:rsid w:val="00157DA8"/>
    <w:rsid w:val="001603D3"/>
    <w:rsid w:val="001622B9"/>
    <w:rsid w:val="00162769"/>
    <w:rsid w:val="00163036"/>
    <w:rsid w:val="001649FE"/>
    <w:rsid w:val="00164B33"/>
    <w:rsid w:val="00165456"/>
    <w:rsid w:val="001655CD"/>
    <w:rsid w:val="00165899"/>
    <w:rsid w:val="001664B3"/>
    <w:rsid w:val="00166765"/>
    <w:rsid w:val="00166C1B"/>
    <w:rsid w:val="00167E91"/>
    <w:rsid w:val="001706D0"/>
    <w:rsid w:val="001708E2"/>
    <w:rsid w:val="00170CBB"/>
    <w:rsid w:val="00171A1E"/>
    <w:rsid w:val="00171EB7"/>
    <w:rsid w:val="001720BA"/>
    <w:rsid w:val="001723CB"/>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5332"/>
    <w:rsid w:val="001867B5"/>
    <w:rsid w:val="00186965"/>
    <w:rsid w:val="00186FB1"/>
    <w:rsid w:val="0018704F"/>
    <w:rsid w:val="0018707F"/>
    <w:rsid w:val="00187104"/>
    <w:rsid w:val="001908F4"/>
    <w:rsid w:val="001910E2"/>
    <w:rsid w:val="0019248F"/>
    <w:rsid w:val="00192897"/>
    <w:rsid w:val="0019295C"/>
    <w:rsid w:val="00193073"/>
    <w:rsid w:val="00194168"/>
    <w:rsid w:val="00194C4F"/>
    <w:rsid w:val="00194D91"/>
    <w:rsid w:val="00194FF1"/>
    <w:rsid w:val="00195253"/>
    <w:rsid w:val="00195BAA"/>
    <w:rsid w:val="00196297"/>
    <w:rsid w:val="00196652"/>
    <w:rsid w:val="00196BCC"/>
    <w:rsid w:val="001973F8"/>
    <w:rsid w:val="0019794B"/>
    <w:rsid w:val="00197CAD"/>
    <w:rsid w:val="001A0746"/>
    <w:rsid w:val="001A12DC"/>
    <w:rsid w:val="001A1AAC"/>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354"/>
    <w:rsid w:val="001B150C"/>
    <w:rsid w:val="001B17F0"/>
    <w:rsid w:val="001B1814"/>
    <w:rsid w:val="001B2667"/>
    <w:rsid w:val="001B3B25"/>
    <w:rsid w:val="001B41BE"/>
    <w:rsid w:val="001B44B5"/>
    <w:rsid w:val="001B6D0C"/>
    <w:rsid w:val="001B6D35"/>
    <w:rsid w:val="001B6E66"/>
    <w:rsid w:val="001B7157"/>
    <w:rsid w:val="001C1B31"/>
    <w:rsid w:val="001C2032"/>
    <w:rsid w:val="001C22C6"/>
    <w:rsid w:val="001C25BD"/>
    <w:rsid w:val="001C29D5"/>
    <w:rsid w:val="001C3EA6"/>
    <w:rsid w:val="001C4746"/>
    <w:rsid w:val="001C5979"/>
    <w:rsid w:val="001C5C85"/>
    <w:rsid w:val="001C62A0"/>
    <w:rsid w:val="001C6C8F"/>
    <w:rsid w:val="001C719D"/>
    <w:rsid w:val="001D01BA"/>
    <w:rsid w:val="001D01EC"/>
    <w:rsid w:val="001D07B1"/>
    <w:rsid w:val="001D0A47"/>
    <w:rsid w:val="001D0EDB"/>
    <w:rsid w:val="001D12D9"/>
    <w:rsid w:val="001D235D"/>
    <w:rsid w:val="001D2D50"/>
    <w:rsid w:val="001D3E53"/>
    <w:rsid w:val="001D3EEE"/>
    <w:rsid w:val="001D5103"/>
    <w:rsid w:val="001D5E27"/>
    <w:rsid w:val="001D7471"/>
    <w:rsid w:val="001E076F"/>
    <w:rsid w:val="001E15E1"/>
    <w:rsid w:val="001E3485"/>
    <w:rsid w:val="001E5393"/>
    <w:rsid w:val="001F0F97"/>
    <w:rsid w:val="001F14B9"/>
    <w:rsid w:val="001F17CE"/>
    <w:rsid w:val="001F1A57"/>
    <w:rsid w:val="001F20F1"/>
    <w:rsid w:val="001F2151"/>
    <w:rsid w:val="001F2692"/>
    <w:rsid w:val="001F2D1B"/>
    <w:rsid w:val="001F5482"/>
    <w:rsid w:val="001F5972"/>
    <w:rsid w:val="001F5CCC"/>
    <w:rsid w:val="001F5E3E"/>
    <w:rsid w:val="001F75A7"/>
    <w:rsid w:val="001F7722"/>
    <w:rsid w:val="00200539"/>
    <w:rsid w:val="002007E3"/>
    <w:rsid w:val="00200D01"/>
    <w:rsid w:val="00201469"/>
    <w:rsid w:val="00201F18"/>
    <w:rsid w:val="00204DB5"/>
    <w:rsid w:val="0020548E"/>
    <w:rsid w:val="0020605A"/>
    <w:rsid w:val="00206480"/>
    <w:rsid w:val="0020770B"/>
    <w:rsid w:val="0021042A"/>
    <w:rsid w:val="0021060E"/>
    <w:rsid w:val="002114F0"/>
    <w:rsid w:val="00212199"/>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218"/>
    <w:rsid w:val="0023792A"/>
    <w:rsid w:val="002405EA"/>
    <w:rsid w:val="00240B1B"/>
    <w:rsid w:val="0024146A"/>
    <w:rsid w:val="00242024"/>
    <w:rsid w:val="002421A0"/>
    <w:rsid w:val="00242BFE"/>
    <w:rsid w:val="00243176"/>
    <w:rsid w:val="0024398C"/>
    <w:rsid w:val="00243C06"/>
    <w:rsid w:val="00243C9D"/>
    <w:rsid w:val="0024454C"/>
    <w:rsid w:val="002452BC"/>
    <w:rsid w:val="002454D0"/>
    <w:rsid w:val="00245895"/>
    <w:rsid w:val="00246996"/>
    <w:rsid w:val="00246C34"/>
    <w:rsid w:val="00246C6A"/>
    <w:rsid w:val="002470B5"/>
    <w:rsid w:val="00247FD7"/>
    <w:rsid w:val="0025108B"/>
    <w:rsid w:val="002510ED"/>
    <w:rsid w:val="002512F8"/>
    <w:rsid w:val="002513B1"/>
    <w:rsid w:val="00251862"/>
    <w:rsid w:val="00252000"/>
    <w:rsid w:val="00252012"/>
    <w:rsid w:val="00252519"/>
    <w:rsid w:val="002533E9"/>
    <w:rsid w:val="002542FE"/>
    <w:rsid w:val="00256801"/>
    <w:rsid w:val="00256C44"/>
    <w:rsid w:val="002570B1"/>
    <w:rsid w:val="002611FD"/>
    <w:rsid w:val="00261F5A"/>
    <w:rsid w:val="00262188"/>
    <w:rsid w:val="00262379"/>
    <w:rsid w:val="0026308F"/>
    <w:rsid w:val="00263303"/>
    <w:rsid w:val="00263345"/>
    <w:rsid w:val="0026358D"/>
    <w:rsid w:val="00263691"/>
    <w:rsid w:val="002636AD"/>
    <w:rsid w:val="00263A6C"/>
    <w:rsid w:val="0026481E"/>
    <w:rsid w:val="00264B11"/>
    <w:rsid w:val="002655EA"/>
    <w:rsid w:val="002656BC"/>
    <w:rsid w:val="00265E0F"/>
    <w:rsid w:val="00266EA2"/>
    <w:rsid w:val="00266F20"/>
    <w:rsid w:val="00270942"/>
    <w:rsid w:val="00271A39"/>
    <w:rsid w:val="00271D77"/>
    <w:rsid w:val="0027234A"/>
    <w:rsid w:val="00273B6B"/>
    <w:rsid w:val="002741CD"/>
    <w:rsid w:val="002744B4"/>
    <w:rsid w:val="002745C0"/>
    <w:rsid w:val="00275182"/>
    <w:rsid w:val="00276577"/>
    <w:rsid w:val="002770CB"/>
    <w:rsid w:val="00277F01"/>
    <w:rsid w:val="00280001"/>
    <w:rsid w:val="00281F65"/>
    <w:rsid w:val="00282271"/>
    <w:rsid w:val="0028252D"/>
    <w:rsid w:val="00282993"/>
    <w:rsid w:val="00282C47"/>
    <w:rsid w:val="00284055"/>
    <w:rsid w:val="002874F9"/>
    <w:rsid w:val="00287B8F"/>
    <w:rsid w:val="0029030A"/>
    <w:rsid w:val="00290A57"/>
    <w:rsid w:val="00290B16"/>
    <w:rsid w:val="00290D14"/>
    <w:rsid w:val="00290E19"/>
    <w:rsid w:val="00291CBF"/>
    <w:rsid w:val="00291F58"/>
    <w:rsid w:val="002921E7"/>
    <w:rsid w:val="00293693"/>
    <w:rsid w:val="00293B18"/>
    <w:rsid w:val="00294694"/>
    <w:rsid w:val="00294E1E"/>
    <w:rsid w:val="002953F6"/>
    <w:rsid w:val="00295AE9"/>
    <w:rsid w:val="0029605B"/>
    <w:rsid w:val="0029651D"/>
    <w:rsid w:val="00297062"/>
    <w:rsid w:val="0029786B"/>
    <w:rsid w:val="002A00E6"/>
    <w:rsid w:val="002A0797"/>
    <w:rsid w:val="002A0A0B"/>
    <w:rsid w:val="002A1CBF"/>
    <w:rsid w:val="002A2763"/>
    <w:rsid w:val="002A37BB"/>
    <w:rsid w:val="002A3A41"/>
    <w:rsid w:val="002A4AC4"/>
    <w:rsid w:val="002A4FCB"/>
    <w:rsid w:val="002A5D90"/>
    <w:rsid w:val="002A784F"/>
    <w:rsid w:val="002B06D1"/>
    <w:rsid w:val="002B1120"/>
    <w:rsid w:val="002B184B"/>
    <w:rsid w:val="002B185B"/>
    <w:rsid w:val="002B1FEC"/>
    <w:rsid w:val="002B207F"/>
    <w:rsid w:val="002B23EB"/>
    <w:rsid w:val="002B2723"/>
    <w:rsid w:val="002B2D8E"/>
    <w:rsid w:val="002B43FA"/>
    <w:rsid w:val="002B46C8"/>
    <w:rsid w:val="002B4772"/>
    <w:rsid w:val="002B51F2"/>
    <w:rsid w:val="002B5470"/>
    <w:rsid w:val="002B5EAA"/>
    <w:rsid w:val="002B608B"/>
    <w:rsid w:val="002B6656"/>
    <w:rsid w:val="002B6757"/>
    <w:rsid w:val="002B7830"/>
    <w:rsid w:val="002B7870"/>
    <w:rsid w:val="002B7E36"/>
    <w:rsid w:val="002C0223"/>
    <w:rsid w:val="002C038B"/>
    <w:rsid w:val="002C062A"/>
    <w:rsid w:val="002C0F93"/>
    <w:rsid w:val="002C1276"/>
    <w:rsid w:val="002C1391"/>
    <w:rsid w:val="002C29D2"/>
    <w:rsid w:val="002C334B"/>
    <w:rsid w:val="002C3542"/>
    <w:rsid w:val="002C36C5"/>
    <w:rsid w:val="002C3E27"/>
    <w:rsid w:val="002C4178"/>
    <w:rsid w:val="002C43AA"/>
    <w:rsid w:val="002C43D3"/>
    <w:rsid w:val="002C4B7C"/>
    <w:rsid w:val="002C59BC"/>
    <w:rsid w:val="002C6343"/>
    <w:rsid w:val="002C6917"/>
    <w:rsid w:val="002C6F0C"/>
    <w:rsid w:val="002C7626"/>
    <w:rsid w:val="002C789F"/>
    <w:rsid w:val="002C796F"/>
    <w:rsid w:val="002D01D4"/>
    <w:rsid w:val="002D0EBD"/>
    <w:rsid w:val="002D129A"/>
    <w:rsid w:val="002D196E"/>
    <w:rsid w:val="002D2587"/>
    <w:rsid w:val="002D27A3"/>
    <w:rsid w:val="002D2F16"/>
    <w:rsid w:val="002D3384"/>
    <w:rsid w:val="002D3519"/>
    <w:rsid w:val="002D4378"/>
    <w:rsid w:val="002D4456"/>
    <w:rsid w:val="002D46AF"/>
    <w:rsid w:val="002D48DB"/>
    <w:rsid w:val="002D6BF2"/>
    <w:rsid w:val="002D6F81"/>
    <w:rsid w:val="002D7589"/>
    <w:rsid w:val="002D77BA"/>
    <w:rsid w:val="002E06DD"/>
    <w:rsid w:val="002E097E"/>
    <w:rsid w:val="002E14B8"/>
    <w:rsid w:val="002E287A"/>
    <w:rsid w:val="002E2F3B"/>
    <w:rsid w:val="002E3D43"/>
    <w:rsid w:val="002E3DDD"/>
    <w:rsid w:val="002E3FA6"/>
    <w:rsid w:val="002E4061"/>
    <w:rsid w:val="002E4D00"/>
    <w:rsid w:val="002E5134"/>
    <w:rsid w:val="002E58E5"/>
    <w:rsid w:val="002E6A0C"/>
    <w:rsid w:val="002E6A5C"/>
    <w:rsid w:val="002E6C89"/>
    <w:rsid w:val="002E72AE"/>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2F78CF"/>
    <w:rsid w:val="003003AA"/>
    <w:rsid w:val="003006CD"/>
    <w:rsid w:val="00300AFF"/>
    <w:rsid w:val="00300D0B"/>
    <w:rsid w:val="003016C7"/>
    <w:rsid w:val="00301E84"/>
    <w:rsid w:val="0030206A"/>
    <w:rsid w:val="0030234D"/>
    <w:rsid w:val="00303184"/>
    <w:rsid w:val="003036B0"/>
    <w:rsid w:val="00303E5E"/>
    <w:rsid w:val="003040C5"/>
    <w:rsid w:val="0030421C"/>
    <w:rsid w:val="00305BE8"/>
    <w:rsid w:val="003060A7"/>
    <w:rsid w:val="00306374"/>
    <w:rsid w:val="00310B98"/>
    <w:rsid w:val="00310C27"/>
    <w:rsid w:val="00311571"/>
    <w:rsid w:val="00312E47"/>
    <w:rsid w:val="00313846"/>
    <w:rsid w:val="00313EFA"/>
    <w:rsid w:val="00314448"/>
    <w:rsid w:val="00315DAD"/>
    <w:rsid w:val="00317016"/>
    <w:rsid w:val="00321B4E"/>
    <w:rsid w:val="00321EF6"/>
    <w:rsid w:val="00322668"/>
    <w:rsid w:val="00322A2C"/>
    <w:rsid w:val="00323185"/>
    <w:rsid w:val="003234E7"/>
    <w:rsid w:val="00324089"/>
    <w:rsid w:val="00324141"/>
    <w:rsid w:val="00324E83"/>
    <w:rsid w:val="00325B7D"/>
    <w:rsid w:val="00326B4D"/>
    <w:rsid w:val="00327FCB"/>
    <w:rsid w:val="00330BCF"/>
    <w:rsid w:val="00330C2E"/>
    <w:rsid w:val="00332756"/>
    <w:rsid w:val="00332B19"/>
    <w:rsid w:val="00336107"/>
    <w:rsid w:val="00337CD2"/>
    <w:rsid w:val="00340897"/>
    <w:rsid w:val="003413FD"/>
    <w:rsid w:val="0034161F"/>
    <w:rsid w:val="00341DCD"/>
    <w:rsid w:val="00341FE4"/>
    <w:rsid w:val="00342666"/>
    <w:rsid w:val="00342CA7"/>
    <w:rsid w:val="00344153"/>
    <w:rsid w:val="003460DE"/>
    <w:rsid w:val="0034613C"/>
    <w:rsid w:val="0034616C"/>
    <w:rsid w:val="003465FF"/>
    <w:rsid w:val="003472DC"/>
    <w:rsid w:val="00350081"/>
    <w:rsid w:val="00350801"/>
    <w:rsid w:val="00350814"/>
    <w:rsid w:val="003519CA"/>
    <w:rsid w:val="00352A5A"/>
    <w:rsid w:val="00352C35"/>
    <w:rsid w:val="00353613"/>
    <w:rsid w:val="00353751"/>
    <w:rsid w:val="00353E8B"/>
    <w:rsid w:val="00354098"/>
    <w:rsid w:val="00354BF7"/>
    <w:rsid w:val="00354EB3"/>
    <w:rsid w:val="00355977"/>
    <w:rsid w:val="00355C4A"/>
    <w:rsid w:val="00355DFC"/>
    <w:rsid w:val="0035629C"/>
    <w:rsid w:val="00356403"/>
    <w:rsid w:val="0035724B"/>
    <w:rsid w:val="00357677"/>
    <w:rsid w:val="00360815"/>
    <w:rsid w:val="003618C0"/>
    <w:rsid w:val="00361A7A"/>
    <w:rsid w:val="00361FF3"/>
    <w:rsid w:val="003627DB"/>
    <w:rsid w:val="00362CE7"/>
    <w:rsid w:val="00362F40"/>
    <w:rsid w:val="003632B4"/>
    <w:rsid w:val="003634A3"/>
    <w:rsid w:val="003639EE"/>
    <w:rsid w:val="00363DC6"/>
    <w:rsid w:val="00365132"/>
    <w:rsid w:val="00365F91"/>
    <w:rsid w:val="003661E7"/>
    <w:rsid w:val="00366BBD"/>
    <w:rsid w:val="003671EC"/>
    <w:rsid w:val="003672BF"/>
    <w:rsid w:val="0036748A"/>
    <w:rsid w:val="0037002D"/>
    <w:rsid w:val="003701BA"/>
    <w:rsid w:val="00370D6B"/>
    <w:rsid w:val="003718D4"/>
    <w:rsid w:val="00371C56"/>
    <w:rsid w:val="0037216E"/>
    <w:rsid w:val="003721F7"/>
    <w:rsid w:val="003723A5"/>
    <w:rsid w:val="0037288F"/>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2C8B"/>
    <w:rsid w:val="00383C0B"/>
    <w:rsid w:val="00385151"/>
    <w:rsid w:val="003858D7"/>
    <w:rsid w:val="00385A99"/>
    <w:rsid w:val="00385C63"/>
    <w:rsid w:val="00385D05"/>
    <w:rsid w:val="003860CC"/>
    <w:rsid w:val="003864F8"/>
    <w:rsid w:val="00387A87"/>
    <w:rsid w:val="0039009B"/>
    <w:rsid w:val="00390782"/>
    <w:rsid w:val="00391116"/>
    <w:rsid w:val="00392E2B"/>
    <w:rsid w:val="0039391B"/>
    <w:rsid w:val="00393F15"/>
    <w:rsid w:val="0039403E"/>
    <w:rsid w:val="003946BD"/>
    <w:rsid w:val="0039495C"/>
    <w:rsid w:val="00394B34"/>
    <w:rsid w:val="00394ED8"/>
    <w:rsid w:val="00396E55"/>
    <w:rsid w:val="00396F53"/>
    <w:rsid w:val="00396FEF"/>
    <w:rsid w:val="003977B3"/>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2E37"/>
    <w:rsid w:val="003B359E"/>
    <w:rsid w:val="003B39AD"/>
    <w:rsid w:val="003B4260"/>
    <w:rsid w:val="003B4747"/>
    <w:rsid w:val="003B4800"/>
    <w:rsid w:val="003B4D5B"/>
    <w:rsid w:val="003B4DAE"/>
    <w:rsid w:val="003B62B9"/>
    <w:rsid w:val="003C0B01"/>
    <w:rsid w:val="003C1157"/>
    <w:rsid w:val="003C172B"/>
    <w:rsid w:val="003C189E"/>
    <w:rsid w:val="003C2C3D"/>
    <w:rsid w:val="003C5891"/>
    <w:rsid w:val="003C6661"/>
    <w:rsid w:val="003C6993"/>
    <w:rsid w:val="003C6F00"/>
    <w:rsid w:val="003D092F"/>
    <w:rsid w:val="003D1912"/>
    <w:rsid w:val="003D290A"/>
    <w:rsid w:val="003D2D12"/>
    <w:rsid w:val="003D4C66"/>
    <w:rsid w:val="003D4EFC"/>
    <w:rsid w:val="003D513E"/>
    <w:rsid w:val="003D58FF"/>
    <w:rsid w:val="003D5CDD"/>
    <w:rsid w:val="003D5EE4"/>
    <w:rsid w:val="003E0BFE"/>
    <w:rsid w:val="003E168E"/>
    <w:rsid w:val="003E19B5"/>
    <w:rsid w:val="003E1FC8"/>
    <w:rsid w:val="003E21CC"/>
    <w:rsid w:val="003E2CF5"/>
    <w:rsid w:val="003E2F05"/>
    <w:rsid w:val="003E305A"/>
    <w:rsid w:val="003E3B44"/>
    <w:rsid w:val="003E4D09"/>
    <w:rsid w:val="003E5177"/>
    <w:rsid w:val="003E5DCC"/>
    <w:rsid w:val="003E5E8D"/>
    <w:rsid w:val="003E5FF9"/>
    <w:rsid w:val="003E60DC"/>
    <w:rsid w:val="003E6D19"/>
    <w:rsid w:val="003E717F"/>
    <w:rsid w:val="003E7707"/>
    <w:rsid w:val="003E7D75"/>
    <w:rsid w:val="003E7E31"/>
    <w:rsid w:val="003F04E3"/>
    <w:rsid w:val="003F11AE"/>
    <w:rsid w:val="003F18C8"/>
    <w:rsid w:val="003F23C0"/>
    <w:rsid w:val="003F25A0"/>
    <w:rsid w:val="003F2FAB"/>
    <w:rsid w:val="003F351E"/>
    <w:rsid w:val="003F4E7F"/>
    <w:rsid w:val="003F5D49"/>
    <w:rsid w:val="003F79EC"/>
    <w:rsid w:val="003F7F46"/>
    <w:rsid w:val="003F7F48"/>
    <w:rsid w:val="0040059A"/>
    <w:rsid w:val="0040074E"/>
    <w:rsid w:val="00400DB8"/>
    <w:rsid w:val="004024A2"/>
    <w:rsid w:val="004026AD"/>
    <w:rsid w:val="00403901"/>
    <w:rsid w:val="00403BBB"/>
    <w:rsid w:val="00404536"/>
    <w:rsid w:val="0040465B"/>
    <w:rsid w:val="00404921"/>
    <w:rsid w:val="004052FE"/>
    <w:rsid w:val="00406147"/>
    <w:rsid w:val="004068EB"/>
    <w:rsid w:val="00406FE2"/>
    <w:rsid w:val="0041018A"/>
    <w:rsid w:val="00410703"/>
    <w:rsid w:val="00410B9C"/>
    <w:rsid w:val="00411D22"/>
    <w:rsid w:val="00412BE7"/>
    <w:rsid w:val="004137D8"/>
    <w:rsid w:val="004141A6"/>
    <w:rsid w:val="004146C7"/>
    <w:rsid w:val="00414941"/>
    <w:rsid w:val="00414ADF"/>
    <w:rsid w:val="00415AE6"/>
    <w:rsid w:val="004167DB"/>
    <w:rsid w:val="0041755B"/>
    <w:rsid w:val="00417907"/>
    <w:rsid w:val="00420681"/>
    <w:rsid w:val="00420D2D"/>
    <w:rsid w:val="00420EBA"/>
    <w:rsid w:val="004215C4"/>
    <w:rsid w:val="004219F5"/>
    <w:rsid w:val="004224D7"/>
    <w:rsid w:val="004238C9"/>
    <w:rsid w:val="00423939"/>
    <w:rsid w:val="004239BB"/>
    <w:rsid w:val="00423F43"/>
    <w:rsid w:val="00424BD0"/>
    <w:rsid w:val="00424E8B"/>
    <w:rsid w:val="00426451"/>
    <w:rsid w:val="00426ABB"/>
    <w:rsid w:val="004270FE"/>
    <w:rsid w:val="00427745"/>
    <w:rsid w:val="00427BF4"/>
    <w:rsid w:val="00427DD0"/>
    <w:rsid w:val="00432DD4"/>
    <w:rsid w:val="00433641"/>
    <w:rsid w:val="00434798"/>
    <w:rsid w:val="004348B8"/>
    <w:rsid w:val="00434E58"/>
    <w:rsid w:val="00434FF5"/>
    <w:rsid w:val="004366F6"/>
    <w:rsid w:val="00436BAE"/>
    <w:rsid w:val="00440B21"/>
    <w:rsid w:val="00440E34"/>
    <w:rsid w:val="00441B44"/>
    <w:rsid w:val="00442CEC"/>
    <w:rsid w:val="0044307A"/>
    <w:rsid w:val="00444E1F"/>
    <w:rsid w:val="00444F62"/>
    <w:rsid w:val="00445494"/>
    <w:rsid w:val="00445798"/>
    <w:rsid w:val="004457AB"/>
    <w:rsid w:val="004457E3"/>
    <w:rsid w:val="00446CE8"/>
    <w:rsid w:val="00446DB1"/>
    <w:rsid w:val="004473F3"/>
    <w:rsid w:val="004500DA"/>
    <w:rsid w:val="00451BDB"/>
    <w:rsid w:val="00452596"/>
    <w:rsid w:val="00452713"/>
    <w:rsid w:val="00452D0D"/>
    <w:rsid w:val="00453DCC"/>
    <w:rsid w:val="004540D4"/>
    <w:rsid w:val="0045514C"/>
    <w:rsid w:val="0045595E"/>
    <w:rsid w:val="004567C4"/>
    <w:rsid w:val="0045688E"/>
    <w:rsid w:val="00460521"/>
    <w:rsid w:val="004608F6"/>
    <w:rsid w:val="00460C23"/>
    <w:rsid w:val="00460FDA"/>
    <w:rsid w:val="00461651"/>
    <w:rsid w:val="00461BF9"/>
    <w:rsid w:val="00462C84"/>
    <w:rsid w:val="00463615"/>
    <w:rsid w:val="004636E7"/>
    <w:rsid w:val="00465898"/>
    <w:rsid w:val="00466323"/>
    <w:rsid w:val="00466C6A"/>
    <w:rsid w:val="00466D4A"/>
    <w:rsid w:val="00466E22"/>
    <w:rsid w:val="00467B00"/>
    <w:rsid w:val="00470B6C"/>
    <w:rsid w:val="00471695"/>
    <w:rsid w:val="00472402"/>
    <w:rsid w:val="004727EE"/>
    <w:rsid w:val="00472AAE"/>
    <w:rsid w:val="00473546"/>
    <w:rsid w:val="00474DFE"/>
    <w:rsid w:val="0047520D"/>
    <w:rsid w:val="004754BB"/>
    <w:rsid w:val="00476926"/>
    <w:rsid w:val="00476B85"/>
    <w:rsid w:val="00476E46"/>
    <w:rsid w:val="00476F8E"/>
    <w:rsid w:val="0047715F"/>
    <w:rsid w:val="0047766B"/>
    <w:rsid w:val="0048029C"/>
    <w:rsid w:val="0048071E"/>
    <w:rsid w:val="00480D37"/>
    <w:rsid w:val="004812BA"/>
    <w:rsid w:val="00481420"/>
    <w:rsid w:val="00481A64"/>
    <w:rsid w:val="0048232A"/>
    <w:rsid w:val="00482997"/>
    <w:rsid w:val="004830BB"/>
    <w:rsid w:val="00483F2C"/>
    <w:rsid w:val="00484037"/>
    <w:rsid w:val="00484FF3"/>
    <w:rsid w:val="004852AF"/>
    <w:rsid w:val="004858AB"/>
    <w:rsid w:val="00485D3E"/>
    <w:rsid w:val="00486E94"/>
    <w:rsid w:val="00486EB5"/>
    <w:rsid w:val="00487E20"/>
    <w:rsid w:val="0049103E"/>
    <w:rsid w:val="00491AD5"/>
    <w:rsid w:val="00491E92"/>
    <w:rsid w:val="0049289D"/>
    <w:rsid w:val="00493B87"/>
    <w:rsid w:val="004942B5"/>
    <w:rsid w:val="00494B3C"/>
    <w:rsid w:val="00494F3E"/>
    <w:rsid w:val="004955CF"/>
    <w:rsid w:val="004957F3"/>
    <w:rsid w:val="00495D63"/>
    <w:rsid w:val="004977D8"/>
    <w:rsid w:val="004A03B0"/>
    <w:rsid w:val="004A056E"/>
    <w:rsid w:val="004A0A22"/>
    <w:rsid w:val="004A0A92"/>
    <w:rsid w:val="004A0CBF"/>
    <w:rsid w:val="004A0D71"/>
    <w:rsid w:val="004A15F6"/>
    <w:rsid w:val="004A20EC"/>
    <w:rsid w:val="004A2FFA"/>
    <w:rsid w:val="004A31AA"/>
    <w:rsid w:val="004A490A"/>
    <w:rsid w:val="004A4FC2"/>
    <w:rsid w:val="004A57B0"/>
    <w:rsid w:val="004A5E27"/>
    <w:rsid w:val="004A66FE"/>
    <w:rsid w:val="004A7390"/>
    <w:rsid w:val="004B0005"/>
    <w:rsid w:val="004B13EE"/>
    <w:rsid w:val="004B1990"/>
    <w:rsid w:val="004B3E95"/>
    <w:rsid w:val="004B4662"/>
    <w:rsid w:val="004B5098"/>
    <w:rsid w:val="004B5102"/>
    <w:rsid w:val="004B51AD"/>
    <w:rsid w:val="004B55CF"/>
    <w:rsid w:val="004B5C01"/>
    <w:rsid w:val="004B6879"/>
    <w:rsid w:val="004B7069"/>
    <w:rsid w:val="004B73EE"/>
    <w:rsid w:val="004B7FEF"/>
    <w:rsid w:val="004C0F22"/>
    <w:rsid w:val="004C1240"/>
    <w:rsid w:val="004C16A7"/>
    <w:rsid w:val="004C28AB"/>
    <w:rsid w:val="004C33CB"/>
    <w:rsid w:val="004C39A8"/>
    <w:rsid w:val="004C51CF"/>
    <w:rsid w:val="004C5635"/>
    <w:rsid w:val="004C6A73"/>
    <w:rsid w:val="004C7FAB"/>
    <w:rsid w:val="004D01B4"/>
    <w:rsid w:val="004D03EE"/>
    <w:rsid w:val="004D118C"/>
    <w:rsid w:val="004D1340"/>
    <w:rsid w:val="004D19C3"/>
    <w:rsid w:val="004D3131"/>
    <w:rsid w:val="004D31F0"/>
    <w:rsid w:val="004D3260"/>
    <w:rsid w:val="004D3A5B"/>
    <w:rsid w:val="004D3AE5"/>
    <w:rsid w:val="004D3CC3"/>
    <w:rsid w:val="004D3EA0"/>
    <w:rsid w:val="004D48EF"/>
    <w:rsid w:val="004D5274"/>
    <w:rsid w:val="004D5584"/>
    <w:rsid w:val="004D592A"/>
    <w:rsid w:val="004D6B1E"/>
    <w:rsid w:val="004D72BB"/>
    <w:rsid w:val="004D75F6"/>
    <w:rsid w:val="004E087D"/>
    <w:rsid w:val="004E0885"/>
    <w:rsid w:val="004E0E32"/>
    <w:rsid w:val="004E10D4"/>
    <w:rsid w:val="004E15B5"/>
    <w:rsid w:val="004E16E2"/>
    <w:rsid w:val="004E1815"/>
    <w:rsid w:val="004E1940"/>
    <w:rsid w:val="004E1A91"/>
    <w:rsid w:val="004E3139"/>
    <w:rsid w:val="004E382B"/>
    <w:rsid w:val="004E4D6A"/>
    <w:rsid w:val="004E4F4F"/>
    <w:rsid w:val="004E514B"/>
    <w:rsid w:val="004E570B"/>
    <w:rsid w:val="004E5C31"/>
    <w:rsid w:val="004E5F12"/>
    <w:rsid w:val="004E6258"/>
    <w:rsid w:val="004E6CB7"/>
    <w:rsid w:val="004F0165"/>
    <w:rsid w:val="004F04CC"/>
    <w:rsid w:val="004F3AF2"/>
    <w:rsid w:val="004F6852"/>
    <w:rsid w:val="004F6A66"/>
    <w:rsid w:val="004F6D27"/>
    <w:rsid w:val="004F720C"/>
    <w:rsid w:val="004F7D56"/>
    <w:rsid w:val="004F7FD4"/>
    <w:rsid w:val="0050006C"/>
    <w:rsid w:val="0050125B"/>
    <w:rsid w:val="00501444"/>
    <w:rsid w:val="005018EF"/>
    <w:rsid w:val="00501D7B"/>
    <w:rsid w:val="00502378"/>
    <w:rsid w:val="00502848"/>
    <w:rsid w:val="0050291F"/>
    <w:rsid w:val="00503768"/>
    <w:rsid w:val="00504677"/>
    <w:rsid w:val="00504D34"/>
    <w:rsid w:val="00505AB3"/>
    <w:rsid w:val="00506B4B"/>
    <w:rsid w:val="0050734C"/>
    <w:rsid w:val="005075DC"/>
    <w:rsid w:val="00510515"/>
    <w:rsid w:val="00510776"/>
    <w:rsid w:val="0051115A"/>
    <w:rsid w:val="005113A3"/>
    <w:rsid w:val="00511A9A"/>
    <w:rsid w:val="00511C48"/>
    <w:rsid w:val="00513AA3"/>
    <w:rsid w:val="00513B2A"/>
    <w:rsid w:val="00513BB3"/>
    <w:rsid w:val="00514A53"/>
    <w:rsid w:val="00514C05"/>
    <w:rsid w:val="00515FFA"/>
    <w:rsid w:val="005165D0"/>
    <w:rsid w:val="00516683"/>
    <w:rsid w:val="005166C0"/>
    <w:rsid w:val="00517655"/>
    <w:rsid w:val="00517755"/>
    <w:rsid w:val="00517B34"/>
    <w:rsid w:val="00517BC0"/>
    <w:rsid w:val="005200F2"/>
    <w:rsid w:val="00520B7D"/>
    <w:rsid w:val="0052192E"/>
    <w:rsid w:val="00522079"/>
    <w:rsid w:val="005223FC"/>
    <w:rsid w:val="00522A49"/>
    <w:rsid w:val="0052565C"/>
    <w:rsid w:val="00526753"/>
    <w:rsid w:val="00526F7E"/>
    <w:rsid w:val="005277CA"/>
    <w:rsid w:val="005279CC"/>
    <w:rsid w:val="00527E19"/>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3691"/>
    <w:rsid w:val="00544577"/>
    <w:rsid w:val="005447EA"/>
    <w:rsid w:val="00544830"/>
    <w:rsid w:val="00544BA9"/>
    <w:rsid w:val="00545322"/>
    <w:rsid w:val="005468BE"/>
    <w:rsid w:val="00546FB1"/>
    <w:rsid w:val="005475D1"/>
    <w:rsid w:val="00550201"/>
    <w:rsid w:val="00550F85"/>
    <w:rsid w:val="005512D0"/>
    <w:rsid w:val="005519DF"/>
    <w:rsid w:val="005520DA"/>
    <w:rsid w:val="005538B0"/>
    <w:rsid w:val="00553C54"/>
    <w:rsid w:val="00554364"/>
    <w:rsid w:val="005553A5"/>
    <w:rsid w:val="005555A7"/>
    <w:rsid w:val="005569BA"/>
    <w:rsid w:val="00556E38"/>
    <w:rsid w:val="00557BD0"/>
    <w:rsid w:val="00557E45"/>
    <w:rsid w:val="00560211"/>
    <w:rsid w:val="00560814"/>
    <w:rsid w:val="00560A59"/>
    <w:rsid w:val="00560CC6"/>
    <w:rsid w:val="00561999"/>
    <w:rsid w:val="00561D48"/>
    <w:rsid w:val="00562811"/>
    <w:rsid w:val="0056351C"/>
    <w:rsid w:val="00563EA8"/>
    <w:rsid w:val="00563F52"/>
    <w:rsid w:val="005640E9"/>
    <w:rsid w:val="005646E8"/>
    <w:rsid w:val="00565335"/>
    <w:rsid w:val="00565565"/>
    <w:rsid w:val="0056606A"/>
    <w:rsid w:val="00566361"/>
    <w:rsid w:val="005664FD"/>
    <w:rsid w:val="00570395"/>
    <w:rsid w:val="00570A9E"/>
    <w:rsid w:val="00571379"/>
    <w:rsid w:val="0057156F"/>
    <w:rsid w:val="0057200F"/>
    <w:rsid w:val="0057254B"/>
    <w:rsid w:val="00572D25"/>
    <w:rsid w:val="00573686"/>
    <w:rsid w:val="00574102"/>
    <w:rsid w:val="00574936"/>
    <w:rsid w:val="00574942"/>
    <w:rsid w:val="00574E2A"/>
    <w:rsid w:val="00574FE3"/>
    <w:rsid w:val="00575388"/>
    <w:rsid w:val="005753D1"/>
    <w:rsid w:val="00575C18"/>
    <w:rsid w:val="005769CD"/>
    <w:rsid w:val="00576EFE"/>
    <w:rsid w:val="00577D85"/>
    <w:rsid w:val="00580117"/>
    <w:rsid w:val="005815AA"/>
    <w:rsid w:val="0058310D"/>
    <w:rsid w:val="0058313A"/>
    <w:rsid w:val="0058359B"/>
    <w:rsid w:val="005842FD"/>
    <w:rsid w:val="00584B1F"/>
    <w:rsid w:val="00585D9C"/>
    <w:rsid w:val="00586477"/>
    <w:rsid w:val="00586964"/>
    <w:rsid w:val="005869D9"/>
    <w:rsid w:val="00587136"/>
    <w:rsid w:val="0059058B"/>
    <w:rsid w:val="00591365"/>
    <w:rsid w:val="0059137B"/>
    <w:rsid w:val="00591AC7"/>
    <w:rsid w:val="00591D8F"/>
    <w:rsid w:val="00593820"/>
    <w:rsid w:val="00593BA1"/>
    <w:rsid w:val="00596488"/>
    <w:rsid w:val="0059710B"/>
    <w:rsid w:val="005A0381"/>
    <w:rsid w:val="005A1B0E"/>
    <w:rsid w:val="005A1BBB"/>
    <w:rsid w:val="005A210E"/>
    <w:rsid w:val="005A241A"/>
    <w:rsid w:val="005A2535"/>
    <w:rsid w:val="005A2826"/>
    <w:rsid w:val="005A3146"/>
    <w:rsid w:val="005A4B58"/>
    <w:rsid w:val="005A5581"/>
    <w:rsid w:val="005A57AD"/>
    <w:rsid w:val="005A68FF"/>
    <w:rsid w:val="005A6C8F"/>
    <w:rsid w:val="005A7240"/>
    <w:rsid w:val="005A79F9"/>
    <w:rsid w:val="005A7D81"/>
    <w:rsid w:val="005A7F04"/>
    <w:rsid w:val="005B03F4"/>
    <w:rsid w:val="005B077E"/>
    <w:rsid w:val="005B31A4"/>
    <w:rsid w:val="005B31CD"/>
    <w:rsid w:val="005B338F"/>
    <w:rsid w:val="005B36E8"/>
    <w:rsid w:val="005B3FC5"/>
    <w:rsid w:val="005B43DF"/>
    <w:rsid w:val="005B566A"/>
    <w:rsid w:val="005B58EC"/>
    <w:rsid w:val="005B58F3"/>
    <w:rsid w:val="005B612A"/>
    <w:rsid w:val="005B690C"/>
    <w:rsid w:val="005B76B9"/>
    <w:rsid w:val="005B7F6E"/>
    <w:rsid w:val="005C1BCD"/>
    <w:rsid w:val="005C239B"/>
    <w:rsid w:val="005C42FA"/>
    <w:rsid w:val="005C4A55"/>
    <w:rsid w:val="005C4E26"/>
    <w:rsid w:val="005C5BA9"/>
    <w:rsid w:val="005C6ED5"/>
    <w:rsid w:val="005C7EB3"/>
    <w:rsid w:val="005D0319"/>
    <w:rsid w:val="005D132A"/>
    <w:rsid w:val="005D17AA"/>
    <w:rsid w:val="005D1F6D"/>
    <w:rsid w:val="005D2F52"/>
    <w:rsid w:val="005D5B5B"/>
    <w:rsid w:val="005D6B60"/>
    <w:rsid w:val="005D6C44"/>
    <w:rsid w:val="005D6C71"/>
    <w:rsid w:val="005D72CC"/>
    <w:rsid w:val="005D738A"/>
    <w:rsid w:val="005D7A3D"/>
    <w:rsid w:val="005D7B3B"/>
    <w:rsid w:val="005E0133"/>
    <w:rsid w:val="005E13F6"/>
    <w:rsid w:val="005E170F"/>
    <w:rsid w:val="005E1BA4"/>
    <w:rsid w:val="005E1D91"/>
    <w:rsid w:val="005E2608"/>
    <w:rsid w:val="005E3473"/>
    <w:rsid w:val="005E3D18"/>
    <w:rsid w:val="005E48FC"/>
    <w:rsid w:val="005E58D6"/>
    <w:rsid w:val="005E6E0F"/>
    <w:rsid w:val="005E742C"/>
    <w:rsid w:val="005E7942"/>
    <w:rsid w:val="005E79D6"/>
    <w:rsid w:val="005F05DE"/>
    <w:rsid w:val="005F085C"/>
    <w:rsid w:val="005F14FE"/>
    <w:rsid w:val="005F2005"/>
    <w:rsid w:val="005F2DE9"/>
    <w:rsid w:val="005F3594"/>
    <w:rsid w:val="005F3CE7"/>
    <w:rsid w:val="005F4AED"/>
    <w:rsid w:val="005F4BEA"/>
    <w:rsid w:val="005F74D3"/>
    <w:rsid w:val="005F7B31"/>
    <w:rsid w:val="005F7F6C"/>
    <w:rsid w:val="0060025F"/>
    <w:rsid w:val="00600F17"/>
    <w:rsid w:val="00601DE0"/>
    <w:rsid w:val="006023ED"/>
    <w:rsid w:val="00602514"/>
    <w:rsid w:val="00602848"/>
    <w:rsid w:val="00602B58"/>
    <w:rsid w:val="0060414E"/>
    <w:rsid w:val="006053AC"/>
    <w:rsid w:val="00605905"/>
    <w:rsid w:val="00605C4D"/>
    <w:rsid w:val="006064A2"/>
    <w:rsid w:val="006065DB"/>
    <w:rsid w:val="006070D6"/>
    <w:rsid w:val="0060762A"/>
    <w:rsid w:val="00611341"/>
    <w:rsid w:val="00611A3B"/>
    <w:rsid w:val="0061237A"/>
    <w:rsid w:val="00613F72"/>
    <w:rsid w:val="006152D3"/>
    <w:rsid w:val="0061577C"/>
    <w:rsid w:val="00615C42"/>
    <w:rsid w:val="006167CD"/>
    <w:rsid w:val="00617F1F"/>
    <w:rsid w:val="0062015A"/>
    <w:rsid w:val="00620248"/>
    <w:rsid w:val="006206BD"/>
    <w:rsid w:val="006206DD"/>
    <w:rsid w:val="006208DF"/>
    <w:rsid w:val="006228B0"/>
    <w:rsid w:val="00622C2D"/>
    <w:rsid w:val="0062317D"/>
    <w:rsid w:val="00623A65"/>
    <w:rsid w:val="00623C0D"/>
    <w:rsid w:val="006243A4"/>
    <w:rsid w:val="00624F5A"/>
    <w:rsid w:val="006250A6"/>
    <w:rsid w:val="006267BF"/>
    <w:rsid w:val="006279F7"/>
    <w:rsid w:val="00627A52"/>
    <w:rsid w:val="00627E6C"/>
    <w:rsid w:val="006311D8"/>
    <w:rsid w:val="006317FB"/>
    <w:rsid w:val="00631D3B"/>
    <w:rsid w:val="006321D3"/>
    <w:rsid w:val="00632813"/>
    <w:rsid w:val="00632BA7"/>
    <w:rsid w:val="00633806"/>
    <w:rsid w:val="0063576A"/>
    <w:rsid w:val="00635A4E"/>
    <w:rsid w:val="00635B40"/>
    <w:rsid w:val="00636098"/>
    <w:rsid w:val="00636457"/>
    <w:rsid w:val="0063752D"/>
    <w:rsid w:val="00640949"/>
    <w:rsid w:val="00640A37"/>
    <w:rsid w:val="00641172"/>
    <w:rsid w:val="00641B2E"/>
    <w:rsid w:val="00642DD1"/>
    <w:rsid w:val="00643641"/>
    <w:rsid w:val="00644254"/>
    <w:rsid w:val="006445CF"/>
    <w:rsid w:val="00644FCB"/>
    <w:rsid w:val="00645A14"/>
    <w:rsid w:val="006461ED"/>
    <w:rsid w:val="006465AE"/>
    <w:rsid w:val="0064788B"/>
    <w:rsid w:val="00647CB5"/>
    <w:rsid w:val="006500D0"/>
    <w:rsid w:val="0065058D"/>
    <w:rsid w:val="00650ACE"/>
    <w:rsid w:val="00650E1C"/>
    <w:rsid w:val="006532D7"/>
    <w:rsid w:val="00653434"/>
    <w:rsid w:val="00653A58"/>
    <w:rsid w:val="00654306"/>
    <w:rsid w:val="00654D07"/>
    <w:rsid w:val="00654F15"/>
    <w:rsid w:val="00655B3C"/>
    <w:rsid w:val="0066008C"/>
    <w:rsid w:val="006603AD"/>
    <w:rsid w:val="00660D96"/>
    <w:rsid w:val="00661694"/>
    <w:rsid w:val="00662470"/>
    <w:rsid w:val="00662910"/>
    <w:rsid w:val="006631D5"/>
    <w:rsid w:val="006644B1"/>
    <w:rsid w:val="00664BBE"/>
    <w:rsid w:val="00664F9E"/>
    <w:rsid w:val="0066524B"/>
    <w:rsid w:val="00666242"/>
    <w:rsid w:val="00666738"/>
    <w:rsid w:val="00666D90"/>
    <w:rsid w:val="00666EF0"/>
    <w:rsid w:val="00667F47"/>
    <w:rsid w:val="00667F69"/>
    <w:rsid w:val="00670A09"/>
    <w:rsid w:val="0067198C"/>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5001"/>
    <w:rsid w:val="0068774B"/>
    <w:rsid w:val="00690652"/>
    <w:rsid w:val="006923F8"/>
    <w:rsid w:val="006928B8"/>
    <w:rsid w:val="00692FDA"/>
    <w:rsid w:val="006935A7"/>
    <w:rsid w:val="006937BC"/>
    <w:rsid w:val="006946AE"/>
    <w:rsid w:val="00694ADB"/>
    <w:rsid w:val="00694AF3"/>
    <w:rsid w:val="00694FC1"/>
    <w:rsid w:val="00696608"/>
    <w:rsid w:val="00696693"/>
    <w:rsid w:val="00697493"/>
    <w:rsid w:val="006A0024"/>
    <w:rsid w:val="006A03E8"/>
    <w:rsid w:val="006A08D9"/>
    <w:rsid w:val="006A11E4"/>
    <w:rsid w:val="006A124D"/>
    <w:rsid w:val="006A1908"/>
    <w:rsid w:val="006A2552"/>
    <w:rsid w:val="006A269F"/>
    <w:rsid w:val="006A416E"/>
    <w:rsid w:val="006A4BF1"/>
    <w:rsid w:val="006A4E97"/>
    <w:rsid w:val="006A53F9"/>
    <w:rsid w:val="006A5652"/>
    <w:rsid w:val="006A5700"/>
    <w:rsid w:val="006A628A"/>
    <w:rsid w:val="006A6996"/>
    <w:rsid w:val="006A6EA5"/>
    <w:rsid w:val="006B0D11"/>
    <w:rsid w:val="006B225D"/>
    <w:rsid w:val="006B2EC5"/>
    <w:rsid w:val="006B38F8"/>
    <w:rsid w:val="006B410C"/>
    <w:rsid w:val="006B497A"/>
    <w:rsid w:val="006B53B2"/>
    <w:rsid w:val="006B752C"/>
    <w:rsid w:val="006B7A22"/>
    <w:rsid w:val="006C05B7"/>
    <w:rsid w:val="006C10FA"/>
    <w:rsid w:val="006C1938"/>
    <w:rsid w:val="006C1B62"/>
    <w:rsid w:val="006C20C2"/>
    <w:rsid w:val="006C2A57"/>
    <w:rsid w:val="006C3B92"/>
    <w:rsid w:val="006C4188"/>
    <w:rsid w:val="006C4459"/>
    <w:rsid w:val="006C4637"/>
    <w:rsid w:val="006C478B"/>
    <w:rsid w:val="006C560E"/>
    <w:rsid w:val="006C572E"/>
    <w:rsid w:val="006C5924"/>
    <w:rsid w:val="006C5B96"/>
    <w:rsid w:val="006C602B"/>
    <w:rsid w:val="006C699C"/>
    <w:rsid w:val="006C6C32"/>
    <w:rsid w:val="006C75D6"/>
    <w:rsid w:val="006C77A7"/>
    <w:rsid w:val="006D097B"/>
    <w:rsid w:val="006D1062"/>
    <w:rsid w:val="006D271F"/>
    <w:rsid w:val="006D3AC9"/>
    <w:rsid w:val="006D3F72"/>
    <w:rsid w:val="006D5874"/>
    <w:rsid w:val="006D6499"/>
    <w:rsid w:val="006D7036"/>
    <w:rsid w:val="006D7EA0"/>
    <w:rsid w:val="006E045C"/>
    <w:rsid w:val="006E0B5A"/>
    <w:rsid w:val="006E1488"/>
    <w:rsid w:val="006E2E1C"/>
    <w:rsid w:val="006E7F3D"/>
    <w:rsid w:val="006F02EA"/>
    <w:rsid w:val="006F1135"/>
    <w:rsid w:val="006F2837"/>
    <w:rsid w:val="006F33DB"/>
    <w:rsid w:val="006F3ADB"/>
    <w:rsid w:val="006F3B90"/>
    <w:rsid w:val="006F52EF"/>
    <w:rsid w:val="006F543F"/>
    <w:rsid w:val="006F63F6"/>
    <w:rsid w:val="006F66C7"/>
    <w:rsid w:val="006F6D85"/>
    <w:rsid w:val="006F7AD1"/>
    <w:rsid w:val="00701BF8"/>
    <w:rsid w:val="00702362"/>
    <w:rsid w:val="00702486"/>
    <w:rsid w:val="007034C2"/>
    <w:rsid w:val="00703875"/>
    <w:rsid w:val="007042AB"/>
    <w:rsid w:val="00704439"/>
    <w:rsid w:val="00704F75"/>
    <w:rsid w:val="0070601E"/>
    <w:rsid w:val="00706744"/>
    <w:rsid w:val="00706C79"/>
    <w:rsid w:val="00706FB1"/>
    <w:rsid w:val="00707039"/>
    <w:rsid w:val="007078A2"/>
    <w:rsid w:val="00707EE0"/>
    <w:rsid w:val="0071029E"/>
    <w:rsid w:val="00711ECD"/>
    <w:rsid w:val="00714ECA"/>
    <w:rsid w:val="00714EDA"/>
    <w:rsid w:val="0071574C"/>
    <w:rsid w:val="00715BCE"/>
    <w:rsid w:val="00715C62"/>
    <w:rsid w:val="00715D8D"/>
    <w:rsid w:val="00715F7C"/>
    <w:rsid w:val="0072109B"/>
    <w:rsid w:val="00721376"/>
    <w:rsid w:val="00722B67"/>
    <w:rsid w:val="0072686E"/>
    <w:rsid w:val="00726970"/>
    <w:rsid w:val="0072734B"/>
    <w:rsid w:val="0072738F"/>
    <w:rsid w:val="00731BA6"/>
    <w:rsid w:val="00731E97"/>
    <w:rsid w:val="00732412"/>
    <w:rsid w:val="0073241F"/>
    <w:rsid w:val="007328DB"/>
    <w:rsid w:val="00732D32"/>
    <w:rsid w:val="00733BB8"/>
    <w:rsid w:val="007341B9"/>
    <w:rsid w:val="007347A5"/>
    <w:rsid w:val="00735168"/>
    <w:rsid w:val="00735B29"/>
    <w:rsid w:val="00735D8D"/>
    <w:rsid w:val="007368F7"/>
    <w:rsid w:val="00737188"/>
    <w:rsid w:val="0073762E"/>
    <w:rsid w:val="00740000"/>
    <w:rsid w:val="007417C5"/>
    <w:rsid w:val="007422D7"/>
    <w:rsid w:val="0074239F"/>
    <w:rsid w:val="00742EA3"/>
    <w:rsid w:val="0074351A"/>
    <w:rsid w:val="0074388B"/>
    <w:rsid w:val="00743C95"/>
    <w:rsid w:val="00744014"/>
    <w:rsid w:val="007450BB"/>
    <w:rsid w:val="00745A6B"/>
    <w:rsid w:val="00745C78"/>
    <w:rsid w:val="007475EF"/>
    <w:rsid w:val="00747D02"/>
    <w:rsid w:val="007500F2"/>
    <w:rsid w:val="00750294"/>
    <w:rsid w:val="007509F0"/>
    <w:rsid w:val="00750D29"/>
    <w:rsid w:val="00751669"/>
    <w:rsid w:val="0075171F"/>
    <w:rsid w:val="00751E8E"/>
    <w:rsid w:val="007527D9"/>
    <w:rsid w:val="00752982"/>
    <w:rsid w:val="007537A5"/>
    <w:rsid w:val="00753BE6"/>
    <w:rsid w:val="00754A10"/>
    <w:rsid w:val="00755265"/>
    <w:rsid w:val="007568D0"/>
    <w:rsid w:val="007572F8"/>
    <w:rsid w:val="007574E2"/>
    <w:rsid w:val="00757D34"/>
    <w:rsid w:val="00757D7D"/>
    <w:rsid w:val="00760687"/>
    <w:rsid w:val="00761D8E"/>
    <w:rsid w:val="00762C93"/>
    <w:rsid w:val="00762F58"/>
    <w:rsid w:val="00763032"/>
    <w:rsid w:val="00763911"/>
    <w:rsid w:val="00763A70"/>
    <w:rsid w:val="00764455"/>
    <w:rsid w:val="00765064"/>
    <w:rsid w:val="00765CD6"/>
    <w:rsid w:val="00766366"/>
    <w:rsid w:val="00766CAA"/>
    <w:rsid w:val="00767470"/>
    <w:rsid w:val="00767B9C"/>
    <w:rsid w:val="007711A0"/>
    <w:rsid w:val="007722E8"/>
    <w:rsid w:val="007724ED"/>
    <w:rsid w:val="007735C1"/>
    <w:rsid w:val="00773D35"/>
    <w:rsid w:val="007744FE"/>
    <w:rsid w:val="007746E1"/>
    <w:rsid w:val="007749EE"/>
    <w:rsid w:val="00775C9F"/>
    <w:rsid w:val="00776020"/>
    <w:rsid w:val="00776B42"/>
    <w:rsid w:val="00776F27"/>
    <w:rsid w:val="007772F3"/>
    <w:rsid w:val="00777679"/>
    <w:rsid w:val="0078085B"/>
    <w:rsid w:val="0078148E"/>
    <w:rsid w:val="00784B3A"/>
    <w:rsid w:val="00785081"/>
    <w:rsid w:val="0078596A"/>
    <w:rsid w:val="007864CD"/>
    <w:rsid w:val="00786B0E"/>
    <w:rsid w:val="0078705F"/>
    <w:rsid w:val="007875E6"/>
    <w:rsid w:val="007878B4"/>
    <w:rsid w:val="00787F58"/>
    <w:rsid w:val="0079014B"/>
    <w:rsid w:val="00790C8D"/>
    <w:rsid w:val="007925ED"/>
    <w:rsid w:val="00793A5D"/>
    <w:rsid w:val="007966C2"/>
    <w:rsid w:val="0079718D"/>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39DE"/>
    <w:rsid w:val="007B4946"/>
    <w:rsid w:val="007B4FC3"/>
    <w:rsid w:val="007B5CDA"/>
    <w:rsid w:val="007B70CE"/>
    <w:rsid w:val="007B7102"/>
    <w:rsid w:val="007C1009"/>
    <w:rsid w:val="007C12F5"/>
    <w:rsid w:val="007C15A8"/>
    <w:rsid w:val="007C2070"/>
    <w:rsid w:val="007C2104"/>
    <w:rsid w:val="007C250F"/>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C7A3A"/>
    <w:rsid w:val="007D0B32"/>
    <w:rsid w:val="007D0C5A"/>
    <w:rsid w:val="007D0F75"/>
    <w:rsid w:val="007D20D9"/>
    <w:rsid w:val="007D241B"/>
    <w:rsid w:val="007D2BD0"/>
    <w:rsid w:val="007D32D5"/>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3F32"/>
    <w:rsid w:val="007E46EA"/>
    <w:rsid w:val="007E4721"/>
    <w:rsid w:val="007E48E0"/>
    <w:rsid w:val="007E4CA3"/>
    <w:rsid w:val="007E54B7"/>
    <w:rsid w:val="007E5FFC"/>
    <w:rsid w:val="007E6123"/>
    <w:rsid w:val="007E6683"/>
    <w:rsid w:val="007E67BF"/>
    <w:rsid w:val="007E6BFC"/>
    <w:rsid w:val="007F03F8"/>
    <w:rsid w:val="007F064D"/>
    <w:rsid w:val="007F0881"/>
    <w:rsid w:val="007F0BD0"/>
    <w:rsid w:val="007F0C91"/>
    <w:rsid w:val="007F15B8"/>
    <w:rsid w:val="007F191A"/>
    <w:rsid w:val="007F5360"/>
    <w:rsid w:val="007F618F"/>
    <w:rsid w:val="007F6D23"/>
    <w:rsid w:val="007F7E76"/>
    <w:rsid w:val="007F7F2E"/>
    <w:rsid w:val="008000D6"/>
    <w:rsid w:val="008005FF"/>
    <w:rsid w:val="0080072C"/>
    <w:rsid w:val="008008FB"/>
    <w:rsid w:val="00800B3E"/>
    <w:rsid w:val="00801BA5"/>
    <w:rsid w:val="00801F6B"/>
    <w:rsid w:val="008044A6"/>
    <w:rsid w:val="008046C0"/>
    <w:rsid w:val="00804A39"/>
    <w:rsid w:val="00805DDC"/>
    <w:rsid w:val="008068D5"/>
    <w:rsid w:val="00806936"/>
    <w:rsid w:val="008069C9"/>
    <w:rsid w:val="00807059"/>
    <w:rsid w:val="00810007"/>
    <w:rsid w:val="00810D06"/>
    <w:rsid w:val="00810F47"/>
    <w:rsid w:val="00811CF6"/>
    <w:rsid w:val="00812360"/>
    <w:rsid w:val="0081315B"/>
    <w:rsid w:val="0081372F"/>
    <w:rsid w:val="00813BF8"/>
    <w:rsid w:val="00813C5B"/>
    <w:rsid w:val="008143E3"/>
    <w:rsid w:val="008164FF"/>
    <w:rsid w:val="008171AE"/>
    <w:rsid w:val="00820EBA"/>
    <w:rsid w:val="0082111B"/>
    <w:rsid w:val="00821AC1"/>
    <w:rsid w:val="00821ADE"/>
    <w:rsid w:val="0082551F"/>
    <w:rsid w:val="0082595E"/>
    <w:rsid w:val="008277AA"/>
    <w:rsid w:val="00827AA8"/>
    <w:rsid w:val="00830611"/>
    <w:rsid w:val="00831AF5"/>
    <w:rsid w:val="00832122"/>
    <w:rsid w:val="0083400D"/>
    <w:rsid w:val="00834D86"/>
    <w:rsid w:val="0083502C"/>
    <w:rsid w:val="00835C26"/>
    <w:rsid w:val="00836B4A"/>
    <w:rsid w:val="00836DF9"/>
    <w:rsid w:val="0084182F"/>
    <w:rsid w:val="00841FDB"/>
    <w:rsid w:val="00842B86"/>
    <w:rsid w:val="0084519A"/>
    <w:rsid w:val="00845750"/>
    <w:rsid w:val="00845CD8"/>
    <w:rsid w:val="008466CB"/>
    <w:rsid w:val="00847435"/>
    <w:rsid w:val="008502F2"/>
    <w:rsid w:val="00850A9D"/>
    <w:rsid w:val="00852BDC"/>
    <w:rsid w:val="008531A2"/>
    <w:rsid w:val="00853942"/>
    <w:rsid w:val="00853BE7"/>
    <w:rsid w:val="00853F3F"/>
    <w:rsid w:val="0085481F"/>
    <w:rsid w:val="00854B7B"/>
    <w:rsid w:val="00854C52"/>
    <w:rsid w:val="00854C6F"/>
    <w:rsid w:val="008561C3"/>
    <w:rsid w:val="008567A1"/>
    <w:rsid w:val="00856875"/>
    <w:rsid w:val="008602FF"/>
    <w:rsid w:val="00860F1C"/>
    <w:rsid w:val="00862564"/>
    <w:rsid w:val="0086279B"/>
    <w:rsid w:val="00862EF6"/>
    <w:rsid w:val="0086306E"/>
    <w:rsid w:val="00863286"/>
    <w:rsid w:val="00864623"/>
    <w:rsid w:val="00864635"/>
    <w:rsid w:val="008651B7"/>
    <w:rsid w:val="00865A99"/>
    <w:rsid w:val="00865B9E"/>
    <w:rsid w:val="00866B71"/>
    <w:rsid w:val="0086739A"/>
    <w:rsid w:val="008711AD"/>
    <w:rsid w:val="00873033"/>
    <w:rsid w:val="00873557"/>
    <w:rsid w:val="008737AA"/>
    <w:rsid w:val="0087445F"/>
    <w:rsid w:val="00874608"/>
    <w:rsid w:val="00874797"/>
    <w:rsid w:val="00874901"/>
    <w:rsid w:val="00875597"/>
    <w:rsid w:val="0087572E"/>
    <w:rsid w:val="0087591A"/>
    <w:rsid w:val="00875F69"/>
    <w:rsid w:val="00876DCD"/>
    <w:rsid w:val="00876E00"/>
    <w:rsid w:val="008774E8"/>
    <w:rsid w:val="00877840"/>
    <w:rsid w:val="008779B0"/>
    <w:rsid w:val="00877AED"/>
    <w:rsid w:val="00877C8B"/>
    <w:rsid w:val="008803CA"/>
    <w:rsid w:val="008805C8"/>
    <w:rsid w:val="00882470"/>
    <w:rsid w:val="0088343A"/>
    <w:rsid w:val="008835BC"/>
    <w:rsid w:val="00884482"/>
    <w:rsid w:val="0088459D"/>
    <w:rsid w:val="00884891"/>
    <w:rsid w:val="00884A1A"/>
    <w:rsid w:val="008863C0"/>
    <w:rsid w:val="00886C05"/>
    <w:rsid w:val="0088764F"/>
    <w:rsid w:val="0089048B"/>
    <w:rsid w:val="008904DC"/>
    <w:rsid w:val="00890F14"/>
    <w:rsid w:val="0089195C"/>
    <w:rsid w:val="00891A2F"/>
    <w:rsid w:val="00892081"/>
    <w:rsid w:val="008920CA"/>
    <w:rsid w:val="008936AB"/>
    <w:rsid w:val="008966AF"/>
    <w:rsid w:val="00896C34"/>
    <w:rsid w:val="008A2B0E"/>
    <w:rsid w:val="008A2C0E"/>
    <w:rsid w:val="008A31AE"/>
    <w:rsid w:val="008A36E0"/>
    <w:rsid w:val="008A3AEE"/>
    <w:rsid w:val="008A3BB1"/>
    <w:rsid w:val="008A43BA"/>
    <w:rsid w:val="008A48ED"/>
    <w:rsid w:val="008A4D40"/>
    <w:rsid w:val="008A53BF"/>
    <w:rsid w:val="008A6D2E"/>
    <w:rsid w:val="008A7006"/>
    <w:rsid w:val="008A74D2"/>
    <w:rsid w:val="008A7793"/>
    <w:rsid w:val="008B0C4C"/>
    <w:rsid w:val="008B1F6C"/>
    <w:rsid w:val="008B24D4"/>
    <w:rsid w:val="008B2DED"/>
    <w:rsid w:val="008B3373"/>
    <w:rsid w:val="008B3985"/>
    <w:rsid w:val="008B69E7"/>
    <w:rsid w:val="008B74A1"/>
    <w:rsid w:val="008B7B1F"/>
    <w:rsid w:val="008C0311"/>
    <w:rsid w:val="008C0BF0"/>
    <w:rsid w:val="008C1B98"/>
    <w:rsid w:val="008C1CA9"/>
    <w:rsid w:val="008C235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3DA"/>
    <w:rsid w:val="008D58A7"/>
    <w:rsid w:val="008D5959"/>
    <w:rsid w:val="008D5C18"/>
    <w:rsid w:val="008D60CE"/>
    <w:rsid w:val="008D64BA"/>
    <w:rsid w:val="008D6607"/>
    <w:rsid w:val="008D7E5E"/>
    <w:rsid w:val="008E0F0E"/>
    <w:rsid w:val="008E1F6F"/>
    <w:rsid w:val="008E2474"/>
    <w:rsid w:val="008E2D3F"/>
    <w:rsid w:val="008E3801"/>
    <w:rsid w:val="008E3E06"/>
    <w:rsid w:val="008E55C0"/>
    <w:rsid w:val="008E5C89"/>
    <w:rsid w:val="008E626A"/>
    <w:rsid w:val="008E7D6D"/>
    <w:rsid w:val="008F01BA"/>
    <w:rsid w:val="008F074D"/>
    <w:rsid w:val="008F1021"/>
    <w:rsid w:val="008F1E37"/>
    <w:rsid w:val="008F228D"/>
    <w:rsid w:val="008F3103"/>
    <w:rsid w:val="008F3517"/>
    <w:rsid w:val="008F3F91"/>
    <w:rsid w:val="008F40EA"/>
    <w:rsid w:val="008F43F0"/>
    <w:rsid w:val="008F4A49"/>
    <w:rsid w:val="008F51B7"/>
    <w:rsid w:val="008F5DD1"/>
    <w:rsid w:val="008F62C9"/>
    <w:rsid w:val="008F7D75"/>
    <w:rsid w:val="008F7E7A"/>
    <w:rsid w:val="00900971"/>
    <w:rsid w:val="00901120"/>
    <w:rsid w:val="00902018"/>
    <w:rsid w:val="00902815"/>
    <w:rsid w:val="00903367"/>
    <w:rsid w:val="00905FB7"/>
    <w:rsid w:val="00906A88"/>
    <w:rsid w:val="00906CFC"/>
    <w:rsid w:val="0090700F"/>
    <w:rsid w:val="0090743B"/>
    <w:rsid w:val="00910970"/>
    <w:rsid w:val="00910C7E"/>
    <w:rsid w:val="009116FA"/>
    <w:rsid w:val="0091173C"/>
    <w:rsid w:val="00911B55"/>
    <w:rsid w:val="00911C6B"/>
    <w:rsid w:val="0091234B"/>
    <w:rsid w:val="009127B4"/>
    <w:rsid w:val="00914515"/>
    <w:rsid w:val="009149D9"/>
    <w:rsid w:val="00915F98"/>
    <w:rsid w:val="00916C6C"/>
    <w:rsid w:val="00917C2E"/>
    <w:rsid w:val="009206CF"/>
    <w:rsid w:val="00920B10"/>
    <w:rsid w:val="009223A3"/>
    <w:rsid w:val="0092253D"/>
    <w:rsid w:val="00922D07"/>
    <w:rsid w:val="00922F3A"/>
    <w:rsid w:val="0092388D"/>
    <w:rsid w:val="009239DC"/>
    <w:rsid w:val="00923F27"/>
    <w:rsid w:val="0092582B"/>
    <w:rsid w:val="00926739"/>
    <w:rsid w:val="0092694C"/>
    <w:rsid w:val="00926B78"/>
    <w:rsid w:val="0093170B"/>
    <w:rsid w:val="00931E60"/>
    <w:rsid w:val="00934A73"/>
    <w:rsid w:val="009356E5"/>
    <w:rsid w:val="00935C34"/>
    <w:rsid w:val="009363BA"/>
    <w:rsid w:val="00936CA8"/>
    <w:rsid w:val="009378FF"/>
    <w:rsid w:val="009379E1"/>
    <w:rsid w:val="00937ED7"/>
    <w:rsid w:val="00940A0A"/>
    <w:rsid w:val="009421BF"/>
    <w:rsid w:val="00942976"/>
    <w:rsid w:val="00942F5D"/>
    <w:rsid w:val="00943CEC"/>
    <w:rsid w:val="009445D2"/>
    <w:rsid w:val="00945782"/>
    <w:rsid w:val="0094606C"/>
    <w:rsid w:val="009468B5"/>
    <w:rsid w:val="00947292"/>
    <w:rsid w:val="00947492"/>
    <w:rsid w:val="00947609"/>
    <w:rsid w:val="00947641"/>
    <w:rsid w:val="009500A1"/>
    <w:rsid w:val="00950989"/>
    <w:rsid w:val="0095137A"/>
    <w:rsid w:val="0095139E"/>
    <w:rsid w:val="00951B89"/>
    <w:rsid w:val="00952291"/>
    <w:rsid w:val="009524ED"/>
    <w:rsid w:val="009527B3"/>
    <w:rsid w:val="009529AD"/>
    <w:rsid w:val="009541A3"/>
    <w:rsid w:val="009548BA"/>
    <w:rsid w:val="009549BE"/>
    <w:rsid w:val="00956385"/>
    <w:rsid w:val="009563CD"/>
    <w:rsid w:val="0095676F"/>
    <w:rsid w:val="00957041"/>
    <w:rsid w:val="009573B3"/>
    <w:rsid w:val="00957D36"/>
    <w:rsid w:val="009601B8"/>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3A84"/>
    <w:rsid w:val="00973D7B"/>
    <w:rsid w:val="009756B3"/>
    <w:rsid w:val="009767D4"/>
    <w:rsid w:val="00976DDF"/>
    <w:rsid w:val="00977021"/>
    <w:rsid w:val="009770EC"/>
    <w:rsid w:val="00977852"/>
    <w:rsid w:val="00981283"/>
    <w:rsid w:val="00981B11"/>
    <w:rsid w:val="00982BE5"/>
    <w:rsid w:val="00984196"/>
    <w:rsid w:val="00985400"/>
    <w:rsid w:val="00985998"/>
    <w:rsid w:val="00985B5A"/>
    <w:rsid w:val="009862C2"/>
    <w:rsid w:val="00986B62"/>
    <w:rsid w:val="00986EB3"/>
    <w:rsid w:val="009875DB"/>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B50"/>
    <w:rsid w:val="009A0DA2"/>
    <w:rsid w:val="009A0DF7"/>
    <w:rsid w:val="009A2A46"/>
    <w:rsid w:val="009A2F5B"/>
    <w:rsid w:val="009A41A3"/>
    <w:rsid w:val="009A4689"/>
    <w:rsid w:val="009A4B0E"/>
    <w:rsid w:val="009A50F7"/>
    <w:rsid w:val="009A529F"/>
    <w:rsid w:val="009A52B7"/>
    <w:rsid w:val="009A5BD8"/>
    <w:rsid w:val="009A793E"/>
    <w:rsid w:val="009B0BA8"/>
    <w:rsid w:val="009B10B5"/>
    <w:rsid w:val="009B17E0"/>
    <w:rsid w:val="009B22E2"/>
    <w:rsid w:val="009B33E0"/>
    <w:rsid w:val="009B374A"/>
    <w:rsid w:val="009B3A4E"/>
    <w:rsid w:val="009B3A5F"/>
    <w:rsid w:val="009B3C87"/>
    <w:rsid w:val="009B43E6"/>
    <w:rsid w:val="009B55F4"/>
    <w:rsid w:val="009B5FE5"/>
    <w:rsid w:val="009B6516"/>
    <w:rsid w:val="009B6BEE"/>
    <w:rsid w:val="009C0DFF"/>
    <w:rsid w:val="009C12FD"/>
    <w:rsid w:val="009C1F52"/>
    <w:rsid w:val="009C219E"/>
    <w:rsid w:val="009C2CFF"/>
    <w:rsid w:val="009C4226"/>
    <w:rsid w:val="009C503F"/>
    <w:rsid w:val="009C6C64"/>
    <w:rsid w:val="009C6E3B"/>
    <w:rsid w:val="009C6EF7"/>
    <w:rsid w:val="009C75FC"/>
    <w:rsid w:val="009D0503"/>
    <w:rsid w:val="009D2636"/>
    <w:rsid w:val="009D2CEB"/>
    <w:rsid w:val="009D403A"/>
    <w:rsid w:val="009D48F4"/>
    <w:rsid w:val="009D49B4"/>
    <w:rsid w:val="009D5229"/>
    <w:rsid w:val="009D546C"/>
    <w:rsid w:val="009D57D3"/>
    <w:rsid w:val="009D6666"/>
    <w:rsid w:val="009D66F9"/>
    <w:rsid w:val="009D690A"/>
    <w:rsid w:val="009D7578"/>
    <w:rsid w:val="009D787E"/>
    <w:rsid w:val="009D7D44"/>
    <w:rsid w:val="009E02F7"/>
    <w:rsid w:val="009E0AD7"/>
    <w:rsid w:val="009E0EFF"/>
    <w:rsid w:val="009E110E"/>
    <w:rsid w:val="009E3D48"/>
    <w:rsid w:val="009E4696"/>
    <w:rsid w:val="009E6050"/>
    <w:rsid w:val="009E7136"/>
    <w:rsid w:val="009E7427"/>
    <w:rsid w:val="009E767F"/>
    <w:rsid w:val="009E7B71"/>
    <w:rsid w:val="009F008C"/>
    <w:rsid w:val="009F0303"/>
    <w:rsid w:val="009F1D9F"/>
    <w:rsid w:val="009F2BFF"/>
    <w:rsid w:val="009F2E0F"/>
    <w:rsid w:val="009F31A6"/>
    <w:rsid w:val="009F3515"/>
    <w:rsid w:val="009F3DA7"/>
    <w:rsid w:val="009F4686"/>
    <w:rsid w:val="009F563C"/>
    <w:rsid w:val="009F5C98"/>
    <w:rsid w:val="009F6D30"/>
    <w:rsid w:val="009F78DF"/>
    <w:rsid w:val="009F7E18"/>
    <w:rsid w:val="00A00DEA"/>
    <w:rsid w:val="00A00E3F"/>
    <w:rsid w:val="00A00EAC"/>
    <w:rsid w:val="00A025F8"/>
    <w:rsid w:val="00A04B29"/>
    <w:rsid w:val="00A0702B"/>
    <w:rsid w:val="00A07146"/>
    <w:rsid w:val="00A10AF4"/>
    <w:rsid w:val="00A10BFF"/>
    <w:rsid w:val="00A10D8B"/>
    <w:rsid w:val="00A11B4F"/>
    <w:rsid w:val="00A11F38"/>
    <w:rsid w:val="00A12FA2"/>
    <w:rsid w:val="00A136CE"/>
    <w:rsid w:val="00A13957"/>
    <w:rsid w:val="00A13AB5"/>
    <w:rsid w:val="00A142FC"/>
    <w:rsid w:val="00A14B13"/>
    <w:rsid w:val="00A14D63"/>
    <w:rsid w:val="00A150A5"/>
    <w:rsid w:val="00A15AA3"/>
    <w:rsid w:val="00A16CEF"/>
    <w:rsid w:val="00A178E2"/>
    <w:rsid w:val="00A2060A"/>
    <w:rsid w:val="00A20B29"/>
    <w:rsid w:val="00A20C71"/>
    <w:rsid w:val="00A2168C"/>
    <w:rsid w:val="00A2237C"/>
    <w:rsid w:val="00A23627"/>
    <w:rsid w:val="00A2369E"/>
    <w:rsid w:val="00A23A61"/>
    <w:rsid w:val="00A248B4"/>
    <w:rsid w:val="00A24F20"/>
    <w:rsid w:val="00A25362"/>
    <w:rsid w:val="00A25AC7"/>
    <w:rsid w:val="00A25C2E"/>
    <w:rsid w:val="00A2687D"/>
    <w:rsid w:val="00A26C6F"/>
    <w:rsid w:val="00A26E54"/>
    <w:rsid w:val="00A26F7E"/>
    <w:rsid w:val="00A2756B"/>
    <w:rsid w:val="00A27663"/>
    <w:rsid w:val="00A27729"/>
    <w:rsid w:val="00A301A0"/>
    <w:rsid w:val="00A30454"/>
    <w:rsid w:val="00A31145"/>
    <w:rsid w:val="00A31BD1"/>
    <w:rsid w:val="00A33504"/>
    <w:rsid w:val="00A33F8C"/>
    <w:rsid w:val="00A34A53"/>
    <w:rsid w:val="00A34C54"/>
    <w:rsid w:val="00A35109"/>
    <w:rsid w:val="00A3551D"/>
    <w:rsid w:val="00A35DCD"/>
    <w:rsid w:val="00A37238"/>
    <w:rsid w:val="00A40EB4"/>
    <w:rsid w:val="00A418A9"/>
    <w:rsid w:val="00A420CB"/>
    <w:rsid w:val="00A4248B"/>
    <w:rsid w:val="00A42C60"/>
    <w:rsid w:val="00A42CCC"/>
    <w:rsid w:val="00A4322C"/>
    <w:rsid w:val="00A44277"/>
    <w:rsid w:val="00A448D7"/>
    <w:rsid w:val="00A44B77"/>
    <w:rsid w:val="00A45B7B"/>
    <w:rsid w:val="00A46155"/>
    <w:rsid w:val="00A468FA"/>
    <w:rsid w:val="00A47146"/>
    <w:rsid w:val="00A471B6"/>
    <w:rsid w:val="00A471F9"/>
    <w:rsid w:val="00A47268"/>
    <w:rsid w:val="00A5049D"/>
    <w:rsid w:val="00A5050C"/>
    <w:rsid w:val="00A50855"/>
    <w:rsid w:val="00A50CED"/>
    <w:rsid w:val="00A51DA8"/>
    <w:rsid w:val="00A52A04"/>
    <w:rsid w:val="00A52AEE"/>
    <w:rsid w:val="00A5310F"/>
    <w:rsid w:val="00A53999"/>
    <w:rsid w:val="00A53E36"/>
    <w:rsid w:val="00A5673C"/>
    <w:rsid w:val="00A56CB8"/>
    <w:rsid w:val="00A602D3"/>
    <w:rsid w:val="00A615ED"/>
    <w:rsid w:val="00A616D8"/>
    <w:rsid w:val="00A61A5D"/>
    <w:rsid w:val="00A61F03"/>
    <w:rsid w:val="00A623ED"/>
    <w:rsid w:val="00A63513"/>
    <w:rsid w:val="00A63C0A"/>
    <w:rsid w:val="00A6438F"/>
    <w:rsid w:val="00A643A5"/>
    <w:rsid w:val="00A64F38"/>
    <w:rsid w:val="00A65059"/>
    <w:rsid w:val="00A65198"/>
    <w:rsid w:val="00A654FA"/>
    <w:rsid w:val="00A65DF0"/>
    <w:rsid w:val="00A67708"/>
    <w:rsid w:val="00A67CF3"/>
    <w:rsid w:val="00A67E1B"/>
    <w:rsid w:val="00A702A8"/>
    <w:rsid w:val="00A70E9B"/>
    <w:rsid w:val="00A713E7"/>
    <w:rsid w:val="00A71B7D"/>
    <w:rsid w:val="00A72734"/>
    <w:rsid w:val="00A72B60"/>
    <w:rsid w:val="00A7329D"/>
    <w:rsid w:val="00A7332E"/>
    <w:rsid w:val="00A74A5A"/>
    <w:rsid w:val="00A76219"/>
    <w:rsid w:val="00A80D37"/>
    <w:rsid w:val="00A82429"/>
    <w:rsid w:val="00A829A1"/>
    <w:rsid w:val="00A8313F"/>
    <w:rsid w:val="00A83728"/>
    <w:rsid w:val="00A843F8"/>
    <w:rsid w:val="00A84B62"/>
    <w:rsid w:val="00A85477"/>
    <w:rsid w:val="00A85AAE"/>
    <w:rsid w:val="00A8758A"/>
    <w:rsid w:val="00A87CF5"/>
    <w:rsid w:val="00A91075"/>
    <w:rsid w:val="00A91AA7"/>
    <w:rsid w:val="00A91C6E"/>
    <w:rsid w:val="00A93C08"/>
    <w:rsid w:val="00A9447B"/>
    <w:rsid w:val="00A94966"/>
    <w:rsid w:val="00A9578E"/>
    <w:rsid w:val="00A95BF4"/>
    <w:rsid w:val="00A95F16"/>
    <w:rsid w:val="00A96DB9"/>
    <w:rsid w:val="00A97695"/>
    <w:rsid w:val="00AA38DD"/>
    <w:rsid w:val="00AA4492"/>
    <w:rsid w:val="00AA4851"/>
    <w:rsid w:val="00AA4AF2"/>
    <w:rsid w:val="00AA66A9"/>
    <w:rsid w:val="00AA69E7"/>
    <w:rsid w:val="00AA6B93"/>
    <w:rsid w:val="00AA7D0E"/>
    <w:rsid w:val="00AB0159"/>
    <w:rsid w:val="00AB111B"/>
    <w:rsid w:val="00AB1483"/>
    <w:rsid w:val="00AB2207"/>
    <w:rsid w:val="00AB2295"/>
    <w:rsid w:val="00AB23B3"/>
    <w:rsid w:val="00AB2A82"/>
    <w:rsid w:val="00AB318E"/>
    <w:rsid w:val="00AB3A98"/>
    <w:rsid w:val="00AB4BFA"/>
    <w:rsid w:val="00AB60CD"/>
    <w:rsid w:val="00AB7668"/>
    <w:rsid w:val="00AB76A2"/>
    <w:rsid w:val="00AB7767"/>
    <w:rsid w:val="00AB7844"/>
    <w:rsid w:val="00AB7A36"/>
    <w:rsid w:val="00AC176F"/>
    <w:rsid w:val="00AC19CD"/>
    <w:rsid w:val="00AC2914"/>
    <w:rsid w:val="00AC2DC3"/>
    <w:rsid w:val="00AC2FBD"/>
    <w:rsid w:val="00AC535A"/>
    <w:rsid w:val="00AC54A1"/>
    <w:rsid w:val="00AC5793"/>
    <w:rsid w:val="00AC5C75"/>
    <w:rsid w:val="00AC6A28"/>
    <w:rsid w:val="00AC7C40"/>
    <w:rsid w:val="00AC7FB0"/>
    <w:rsid w:val="00AD0318"/>
    <w:rsid w:val="00AD0613"/>
    <w:rsid w:val="00AD0E99"/>
    <w:rsid w:val="00AD15B7"/>
    <w:rsid w:val="00AD1CBC"/>
    <w:rsid w:val="00AD2D6F"/>
    <w:rsid w:val="00AD3921"/>
    <w:rsid w:val="00AD3D31"/>
    <w:rsid w:val="00AD67BD"/>
    <w:rsid w:val="00AD6CAB"/>
    <w:rsid w:val="00AD6D8E"/>
    <w:rsid w:val="00AD6DE1"/>
    <w:rsid w:val="00AD78C6"/>
    <w:rsid w:val="00AE157C"/>
    <w:rsid w:val="00AE1C85"/>
    <w:rsid w:val="00AE219D"/>
    <w:rsid w:val="00AE2F22"/>
    <w:rsid w:val="00AE3047"/>
    <w:rsid w:val="00AE37F4"/>
    <w:rsid w:val="00AE4E5A"/>
    <w:rsid w:val="00AE576D"/>
    <w:rsid w:val="00AE5C8F"/>
    <w:rsid w:val="00AE6A5E"/>
    <w:rsid w:val="00AF0772"/>
    <w:rsid w:val="00AF0C60"/>
    <w:rsid w:val="00AF2EEC"/>
    <w:rsid w:val="00AF2F8F"/>
    <w:rsid w:val="00AF3586"/>
    <w:rsid w:val="00AF3DC2"/>
    <w:rsid w:val="00AF46DD"/>
    <w:rsid w:val="00AF4800"/>
    <w:rsid w:val="00AF4886"/>
    <w:rsid w:val="00AF4B73"/>
    <w:rsid w:val="00AF57FA"/>
    <w:rsid w:val="00AF70F5"/>
    <w:rsid w:val="00AF71C4"/>
    <w:rsid w:val="00B01944"/>
    <w:rsid w:val="00B01D09"/>
    <w:rsid w:val="00B0214B"/>
    <w:rsid w:val="00B029DD"/>
    <w:rsid w:val="00B02A8E"/>
    <w:rsid w:val="00B03294"/>
    <w:rsid w:val="00B038A0"/>
    <w:rsid w:val="00B04339"/>
    <w:rsid w:val="00B04736"/>
    <w:rsid w:val="00B05B33"/>
    <w:rsid w:val="00B060EE"/>
    <w:rsid w:val="00B06107"/>
    <w:rsid w:val="00B077A3"/>
    <w:rsid w:val="00B100B3"/>
    <w:rsid w:val="00B102AA"/>
    <w:rsid w:val="00B104C0"/>
    <w:rsid w:val="00B1077D"/>
    <w:rsid w:val="00B11F22"/>
    <w:rsid w:val="00B1206A"/>
    <w:rsid w:val="00B12904"/>
    <w:rsid w:val="00B12E2B"/>
    <w:rsid w:val="00B13BB1"/>
    <w:rsid w:val="00B160FB"/>
    <w:rsid w:val="00B1681C"/>
    <w:rsid w:val="00B16ACE"/>
    <w:rsid w:val="00B16B45"/>
    <w:rsid w:val="00B16C60"/>
    <w:rsid w:val="00B17DFC"/>
    <w:rsid w:val="00B2077A"/>
    <w:rsid w:val="00B21274"/>
    <w:rsid w:val="00B215A1"/>
    <w:rsid w:val="00B21CD8"/>
    <w:rsid w:val="00B21D9A"/>
    <w:rsid w:val="00B22E84"/>
    <w:rsid w:val="00B22FE8"/>
    <w:rsid w:val="00B23170"/>
    <w:rsid w:val="00B23A3C"/>
    <w:rsid w:val="00B24377"/>
    <w:rsid w:val="00B24706"/>
    <w:rsid w:val="00B24DA0"/>
    <w:rsid w:val="00B256E5"/>
    <w:rsid w:val="00B2573D"/>
    <w:rsid w:val="00B257D0"/>
    <w:rsid w:val="00B25E8D"/>
    <w:rsid w:val="00B26272"/>
    <w:rsid w:val="00B266E4"/>
    <w:rsid w:val="00B270B8"/>
    <w:rsid w:val="00B2785A"/>
    <w:rsid w:val="00B30C89"/>
    <w:rsid w:val="00B30E82"/>
    <w:rsid w:val="00B3190F"/>
    <w:rsid w:val="00B31A3F"/>
    <w:rsid w:val="00B32D39"/>
    <w:rsid w:val="00B34767"/>
    <w:rsid w:val="00B352C4"/>
    <w:rsid w:val="00B36395"/>
    <w:rsid w:val="00B3651A"/>
    <w:rsid w:val="00B3682E"/>
    <w:rsid w:val="00B369F1"/>
    <w:rsid w:val="00B36B70"/>
    <w:rsid w:val="00B36B7C"/>
    <w:rsid w:val="00B36C55"/>
    <w:rsid w:val="00B373A8"/>
    <w:rsid w:val="00B374F0"/>
    <w:rsid w:val="00B37587"/>
    <w:rsid w:val="00B401B0"/>
    <w:rsid w:val="00B40370"/>
    <w:rsid w:val="00B408ED"/>
    <w:rsid w:val="00B409E9"/>
    <w:rsid w:val="00B41074"/>
    <w:rsid w:val="00B41218"/>
    <w:rsid w:val="00B4263B"/>
    <w:rsid w:val="00B432A3"/>
    <w:rsid w:val="00B43350"/>
    <w:rsid w:val="00B46097"/>
    <w:rsid w:val="00B478D4"/>
    <w:rsid w:val="00B47DD5"/>
    <w:rsid w:val="00B51431"/>
    <w:rsid w:val="00B51D5C"/>
    <w:rsid w:val="00B526A3"/>
    <w:rsid w:val="00B52C20"/>
    <w:rsid w:val="00B53B3B"/>
    <w:rsid w:val="00B53DB3"/>
    <w:rsid w:val="00B547D9"/>
    <w:rsid w:val="00B5541D"/>
    <w:rsid w:val="00B55812"/>
    <w:rsid w:val="00B55D03"/>
    <w:rsid w:val="00B55D68"/>
    <w:rsid w:val="00B5609A"/>
    <w:rsid w:val="00B5759F"/>
    <w:rsid w:val="00B579BE"/>
    <w:rsid w:val="00B600B0"/>
    <w:rsid w:val="00B603E8"/>
    <w:rsid w:val="00B6104C"/>
    <w:rsid w:val="00B6107B"/>
    <w:rsid w:val="00B61119"/>
    <w:rsid w:val="00B61D3A"/>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567C"/>
    <w:rsid w:val="00B7682C"/>
    <w:rsid w:val="00B7689E"/>
    <w:rsid w:val="00B76F6D"/>
    <w:rsid w:val="00B81B0B"/>
    <w:rsid w:val="00B81D01"/>
    <w:rsid w:val="00B828F1"/>
    <w:rsid w:val="00B82C2D"/>
    <w:rsid w:val="00B83404"/>
    <w:rsid w:val="00B8340E"/>
    <w:rsid w:val="00B83C31"/>
    <w:rsid w:val="00B84274"/>
    <w:rsid w:val="00B8445C"/>
    <w:rsid w:val="00B850FE"/>
    <w:rsid w:val="00B85898"/>
    <w:rsid w:val="00B8751A"/>
    <w:rsid w:val="00B878DA"/>
    <w:rsid w:val="00B900F8"/>
    <w:rsid w:val="00B90274"/>
    <w:rsid w:val="00B90B69"/>
    <w:rsid w:val="00B9110C"/>
    <w:rsid w:val="00B92D5C"/>
    <w:rsid w:val="00B94146"/>
    <w:rsid w:val="00B952B1"/>
    <w:rsid w:val="00B95D24"/>
    <w:rsid w:val="00B9638B"/>
    <w:rsid w:val="00B96411"/>
    <w:rsid w:val="00B97D19"/>
    <w:rsid w:val="00B97E59"/>
    <w:rsid w:val="00BA03D6"/>
    <w:rsid w:val="00BA05ED"/>
    <w:rsid w:val="00BA0801"/>
    <w:rsid w:val="00BA0CB7"/>
    <w:rsid w:val="00BA1641"/>
    <w:rsid w:val="00BA1B4B"/>
    <w:rsid w:val="00BA234B"/>
    <w:rsid w:val="00BA2399"/>
    <w:rsid w:val="00BA27FE"/>
    <w:rsid w:val="00BA2D99"/>
    <w:rsid w:val="00BA3C67"/>
    <w:rsid w:val="00BA3DF3"/>
    <w:rsid w:val="00BA3EA1"/>
    <w:rsid w:val="00BA40CA"/>
    <w:rsid w:val="00BA4FF4"/>
    <w:rsid w:val="00BA5C54"/>
    <w:rsid w:val="00BA5DDA"/>
    <w:rsid w:val="00BA632D"/>
    <w:rsid w:val="00BA6661"/>
    <w:rsid w:val="00BA6A10"/>
    <w:rsid w:val="00BB006F"/>
    <w:rsid w:val="00BB00DA"/>
    <w:rsid w:val="00BB03B8"/>
    <w:rsid w:val="00BB0401"/>
    <w:rsid w:val="00BB08D6"/>
    <w:rsid w:val="00BB0B91"/>
    <w:rsid w:val="00BB1EB8"/>
    <w:rsid w:val="00BB2BB5"/>
    <w:rsid w:val="00BB3694"/>
    <w:rsid w:val="00BB49FF"/>
    <w:rsid w:val="00BB4EA0"/>
    <w:rsid w:val="00BB58C9"/>
    <w:rsid w:val="00BB5A78"/>
    <w:rsid w:val="00BB5D40"/>
    <w:rsid w:val="00BB5ED4"/>
    <w:rsid w:val="00BB6629"/>
    <w:rsid w:val="00BB66B8"/>
    <w:rsid w:val="00BB6C2E"/>
    <w:rsid w:val="00BB7CA4"/>
    <w:rsid w:val="00BC0C64"/>
    <w:rsid w:val="00BC1313"/>
    <w:rsid w:val="00BC1F1E"/>
    <w:rsid w:val="00BC20D7"/>
    <w:rsid w:val="00BC24CF"/>
    <w:rsid w:val="00BC3330"/>
    <w:rsid w:val="00BC39DF"/>
    <w:rsid w:val="00BC3C2A"/>
    <w:rsid w:val="00BC4518"/>
    <w:rsid w:val="00BC4898"/>
    <w:rsid w:val="00BC5365"/>
    <w:rsid w:val="00BC56EF"/>
    <w:rsid w:val="00BC63FF"/>
    <w:rsid w:val="00BC79A3"/>
    <w:rsid w:val="00BC7B5E"/>
    <w:rsid w:val="00BD09AB"/>
    <w:rsid w:val="00BD0F2F"/>
    <w:rsid w:val="00BD1A5C"/>
    <w:rsid w:val="00BD2561"/>
    <w:rsid w:val="00BD2F89"/>
    <w:rsid w:val="00BD359C"/>
    <w:rsid w:val="00BD3A2A"/>
    <w:rsid w:val="00BD3DE7"/>
    <w:rsid w:val="00BD428D"/>
    <w:rsid w:val="00BD4A38"/>
    <w:rsid w:val="00BD4D37"/>
    <w:rsid w:val="00BD56A8"/>
    <w:rsid w:val="00BD5793"/>
    <w:rsid w:val="00BD5F5C"/>
    <w:rsid w:val="00BD6124"/>
    <w:rsid w:val="00BD67D4"/>
    <w:rsid w:val="00BD6B38"/>
    <w:rsid w:val="00BD751D"/>
    <w:rsid w:val="00BD7835"/>
    <w:rsid w:val="00BD7E47"/>
    <w:rsid w:val="00BE0365"/>
    <w:rsid w:val="00BE097F"/>
    <w:rsid w:val="00BE0D33"/>
    <w:rsid w:val="00BE1984"/>
    <w:rsid w:val="00BE1EB6"/>
    <w:rsid w:val="00BE28D7"/>
    <w:rsid w:val="00BE2CDC"/>
    <w:rsid w:val="00BE2EF3"/>
    <w:rsid w:val="00BE3A9B"/>
    <w:rsid w:val="00BE43CD"/>
    <w:rsid w:val="00BE46BC"/>
    <w:rsid w:val="00BE50A3"/>
    <w:rsid w:val="00BE54B2"/>
    <w:rsid w:val="00BE630E"/>
    <w:rsid w:val="00BE786A"/>
    <w:rsid w:val="00BE7979"/>
    <w:rsid w:val="00BE7C56"/>
    <w:rsid w:val="00BF0919"/>
    <w:rsid w:val="00BF106B"/>
    <w:rsid w:val="00BF1C8A"/>
    <w:rsid w:val="00BF26AC"/>
    <w:rsid w:val="00BF329E"/>
    <w:rsid w:val="00BF39CD"/>
    <w:rsid w:val="00BF4C1D"/>
    <w:rsid w:val="00BF4E63"/>
    <w:rsid w:val="00BF54EA"/>
    <w:rsid w:val="00BF5A4D"/>
    <w:rsid w:val="00BF6DFE"/>
    <w:rsid w:val="00C01309"/>
    <w:rsid w:val="00C013D3"/>
    <w:rsid w:val="00C0224E"/>
    <w:rsid w:val="00C02880"/>
    <w:rsid w:val="00C02920"/>
    <w:rsid w:val="00C02B94"/>
    <w:rsid w:val="00C033CA"/>
    <w:rsid w:val="00C0460F"/>
    <w:rsid w:val="00C051F3"/>
    <w:rsid w:val="00C06C01"/>
    <w:rsid w:val="00C10CFB"/>
    <w:rsid w:val="00C11433"/>
    <w:rsid w:val="00C11B3E"/>
    <w:rsid w:val="00C11D52"/>
    <w:rsid w:val="00C1337D"/>
    <w:rsid w:val="00C13ACF"/>
    <w:rsid w:val="00C1433E"/>
    <w:rsid w:val="00C147E5"/>
    <w:rsid w:val="00C1484B"/>
    <w:rsid w:val="00C15B66"/>
    <w:rsid w:val="00C1611B"/>
    <w:rsid w:val="00C16DAC"/>
    <w:rsid w:val="00C17C45"/>
    <w:rsid w:val="00C208AE"/>
    <w:rsid w:val="00C21162"/>
    <w:rsid w:val="00C213B2"/>
    <w:rsid w:val="00C222A5"/>
    <w:rsid w:val="00C222CE"/>
    <w:rsid w:val="00C224CA"/>
    <w:rsid w:val="00C23393"/>
    <w:rsid w:val="00C237B6"/>
    <w:rsid w:val="00C23879"/>
    <w:rsid w:val="00C2443A"/>
    <w:rsid w:val="00C24B37"/>
    <w:rsid w:val="00C25163"/>
    <w:rsid w:val="00C2585A"/>
    <w:rsid w:val="00C26037"/>
    <w:rsid w:val="00C2666E"/>
    <w:rsid w:val="00C2667B"/>
    <w:rsid w:val="00C266F3"/>
    <w:rsid w:val="00C27D54"/>
    <w:rsid w:val="00C300CE"/>
    <w:rsid w:val="00C302A1"/>
    <w:rsid w:val="00C31152"/>
    <w:rsid w:val="00C319AC"/>
    <w:rsid w:val="00C31FED"/>
    <w:rsid w:val="00C325AF"/>
    <w:rsid w:val="00C32743"/>
    <w:rsid w:val="00C3372B"/>
    <w:rsid w:val="00C365C1"/>
    <w:rsid w:val="00C371ED"/>
    <w:rsid w:val="00C37710"/>
    <w:rsid w:val="00C3789B"/>
    <w:rsid w:val="00C37920"/>
    <w:rsid w:val="00C42440"/>
    <w:rsid w:val="00C4266D"/>
    <w:rsid w:val="00C4317E"/>
    <w:rsid w:val="00C43328"/>
    <w:rsid w:val="00C4388C"/>
    <w:rsid w:val="00C44255"/>
    <w:rsid w:val="00C445D0"/>
    <w:rsid w:val="00C44913"/>
    <w:rsid w:val="00C452BF"/>
    <w:rsid w:val="00C4573C"/>
    <w:rsid w:val="00C4583D"/>
    <w:rsid w:val="00C46428"/>
    <w:rsid w:val="00C46BA7"/>
    <w:rsid w:val="00C4760A"/>
    <w:rsid w:val="00C47A4A"/>
    <w:rsid w:val="00C47FF5"/>
    <w:rsid w:val="00C50605"/>
    <w:rsid w:val="00C50C09"/>
    <w:rsid w:val="00C510EC"/>
    <w:rsid w:val="00C5192E"/>
    <w:rsid w:val="00C51E06"/>
    <w:rsid w:val="00C546A6"/>
    <w:rsid w:val="00C54E7E"/>
    <w:rsid w:val="00C54FBA"/>
    <w:rsid w:val="00C555E3"/>
    <w:rsid w:val="00C555E4"/>
    <w:rsid w:val="00C5562A"/>
    <w:rsid w:val="00C55650"/>
    <w:rsid w:val="00C570FF"/>
    <w:rsid w:val="00C57E5A"/>
    <w:rsid w:val="00C607A1"/>
    <w:rsid w:val="00C60E5E"/>
    <w:rsid w:val="00C60F3F"/>
    <w:rsid w:val="00C610AC"/>
    <w:rsid w:val="00C61CCB"/>
    <w:rsid w:val="00C61F62"/>
    <w:rsid w:val="00C620AB"/>
    <w:rsid w:val="00C62B82"/>
    <w:rsid w:val="00C633F4"/>
    <w:rsid w:val="00C640D2"/>
    <w:rsid w:val="00C64115"/>
    <w:rsid w:val="00C64161"/>
    <w:rsid w:val="00C64F32"/>
    <w:rsid w:val="00C66E40"/>
    <w:rsid w:val="00C66F38"/>
    <w:rsid w:val="00C7170D"/>
    <w:rsid w:val="00C71B15"/>
    <w:rsid w:val="00C720D3"/>
    <w:rsid w:val="00C729A1"/>
    <w:rsid w:val="00C731A3"/>
    <w:rsid w:val="00C73B0D"/>
    <w:rsid w:val="00C74801"/>
    <w:rsid w:val="00C754F5"/>
    <w:rsid w:val="00C75AF9"/>
    <w:rsid w:val="00C76248"/>
    <w:rsid w:val="00C767FC"/>
    <w:rsid w:val="00C77005"/>
    <w:rsid w:val="00C77D14"/>
    <w:rsid w:val="00C77D69"/>
    <w:rsid w:val="00C80621"/>
    <w:rsid w:val="00C80689"/>
    <w:rsid w:val="00C816C0"/>
    <w:rsid w:val="00C82620"/>
    <w:rsid w:val="00C8302B"/>
    <w:rsid w:val="00C832FD"/>
    <w:rsid w:val="00C83AEE"/>
    <w:rsid w:val="00C848F0"/>
    <w:rsid w:val="00C85A35"/>
    <w:rsid w:val="00C864F2"/>
    <w:rsid w:val="00C8732B"/>
    <w:rsid w:val="00C87E61"/>
    <w:rsid w:val="00C9049B"/>
    <w:rsid w:val="00C90582"/>
    <w:rsid w:val="00C90B29"/>
    <w:rsid w:val="00C90F43"/>
    <w:rsid w:val="00C90FBC"/>
    <w:rsid w:val="00C92186"/>
    <w:rsid w:val="00C92742"/>
    <w:rsid w:val="00C92BDE"/>
    <w:rsid w:val="00C92C7B"/>
    <w:rsid w:val="00C93B2D"/>
    <w:rsid w:val="00C94074"/>
    <w:rsid w:val="00C9414F"/>
    <w:rsid w:val="00C94D5C"/>
    <w:rsid w:val="00C961F3"/>
    <w:rsid w:val="00C969AD"/>
    <w:rsid w:val="00C96FD2"/>
    <w:rsid w:val="00C9745D"/>
    <w:rsid w:val="00C97662"/>
    <w:rsid w:val="00C97710"/>
    <w:rsid w:val="00CA0121"/>
    <w:rsid w:val="00CA0B44"/>
    <w:rsid w:val="00CA1386"/>
    <w:rsid w:val="00CA19F0"/>
    <w:rsid w:val="00CA23C0"/>
    <w:rsid w:val="00CA2495"/>
    <w:rsid w:val="00CA429D"/>
    <w:rsid w:val="00CA435E"/>
    <w:rsid w:val="00CA44E2"/>
    <w:rsid w:val="00CA5021"/>
    <w:rsid w:val="00CA51AD"/>
    <w:rsid w:val="00CA5672"/>
    <w:rsid w:val="00CA7642"/>
    <w:rsid w:val="00CB1739"/>
    <w:rsid w:val="00CB2F15"/>
    <w:rsid w:val="00CB3EEC"/>
    <w:rsid w:val="00CB5F71"/>
    <w:rsid w:val="00CB603B"/>
    <w:rsid w:val="00CC03CC"/>
    <w:rsid w:val="00CC05F6"/>
    <w:rsid w:val="00CC0F45"/>
    <w:rsid w:val="00CC18C2"/>
    <w:rsid w:val="00CC1E15"/>
    <w:rsid w:val="00CC4586"/>
    <w:rsid w:val="00CC50CF"/>
    <w:rsid w:val="00CC55B9"/>
    <w:rsid w:val="00CC6665"/>
    <w:rsid w:val="00CC6B04"/>
    <w:rsid w:val="00CC6E1A"/>
    <w:rsid w:val="00CC7838"/>
    <w:rsid w:val="00CD0829"/>
    <w:rsid w:val="00CD09DC"/>
    <w:rsid w:val="00CD0AE5"/>
    <w:rsid w:val="00CD2F24"/>
    <w:rsid w:val="00CD3017"/>
    <w:rsid w:val="00CD331A"/>
    <w:rsid w:val="00CD3A19"/>
    <w:rsid w:val="00CD3BF7"/>
    <w:rsid w:val="00CD535F"/>
    <w:rsid w:val="00CD5940"/>
    <w:rsid w:val="00CD62BF"/>
    <w:rsid w:val="00CD63ED"/>
    <w:rsid w:val="00CD67D5"/>
    <w:rsid w:val="00CD6DCE"/>
    <w:rsid w:val="00CD71D9"/>
    <w:rsid w:val="00CD7F0C"/>
    <w:rsid w:val="00CE15DE"/>
    <w:rsid w:val="00CE2C6E"/>
    <w:rsid w:val="00CE2F18"/>
    <w:rsid w:val="00CE3590"/>
    <w:rsid w:val="00CE3F8C"/>
    <w:rsid w:val="00CE409D"/>
    <w:rsid w:val="00CE4CBC"/>
    <w:rsid w:val="00CE5822"/>
    <w:rsid w:val="00CE6EAB"/>
    <w:rsid w:val="00CE7366"/>
    <w:rsid w:val="00CE7369"/>
    <w:rsid w:val="00CF16AA"/>
    <w:rsid w:val="00CF180B"/>
    <w:rsid w:val="00CF22F7"/>
    <w:rsid w:val="00CF2A22"/>
    <w:rsid w:val="00CF2B0B"/>
    <w:rsid w:val="00CF301C"/>
    <w:rsid w:val="00CF3030"/>
    <w:rsid w:val="00CF33D9"/>
    <w:rsid w:val="00CF3EA4"/>
    <w:rsid w:val="00CF43C4"/>
    <w:rsid w:val="00CF454E"/>
    <w:rsid w:val="00CF47C0"/>
    <w:rsid w:val="00CF4C73"/>
    <w:rsid w:val="00CF4E7F"/>
    <w:rsid w:val="00CF594F"/>
    <w:rsid w:val="00CF5B0B"/>
    <w:rsid w:val="00CF5BAC"/>
    <w:rsid w:val="00CF6DCC"/>
    <w:rsid w:val="00CF6E6E"/>
    <w:rsid w:val="00CF6EF4"/>
    <w:rsid w:val="00CF7505"/>
    <w:rsid w:val="00CF785B"/>
    <w:rsid w:val="00CF7D6D"/>
    <w:rsid w:val="00D010CA"/>
    <w:rsid w:val="00D0236F"/>
    <w:rsid w:val="00D02B19"/>
    <w:rsid w:val="00D03D9C"/>
    <w:rsid w:val="00D042B0"/>
    <w:rsid w:val="00D05F89"/>
    <w:rsid w:val="00D07057"/>
    <w:rsid w:val="00D076F9"/>
    <w:rsid w:val="00D0797D"/>
    <w:rsid w:val="00D079E1"/>
    <w:rsid w:val="00D1084E"/>
    <w:rsid w:val="00D10C05"/>
    <w:rsid w:val="00D112D7"/>
    <w:rsid w:val="00D114D9"/>
    <w:rsid w:val="00D11DE4"/>
    <w:rsid w:val="00D13118"/>
    <w:rsid w:val="00D135C8"/>
    <w:rsid w:val="00D14263"/>
    <w:rsid w:val="00D14276"/>
    <w:rsid w:val="00D144C6"/>
    <w:rsid w:val="00D14D04"/>
    <w:rsid w:val="00D151F0"/>
    <w:rsid w:val="00D15278"/>
    <w:rsid w:val="00D16363"/>
    <w:rsid w:val="00D16857"/>
    <w:rsid w:val="00D1694D"/>
    <w:rsid w:val="00D16AB7"/>
    <w:rsid w:val="00D209B1"/>
    <w:rsid w:val="00D20A5C"/>
    <w:rsid w:val="00D21846"/>
    <w:rsid w:val="00D23069"/>
    <w:rsid w:val="00D239E0"/>
    <w:rsid w:val="00D23F09"/>
    <w:rsid w:val="00D25F77"/>
    <w:rsid w:val="00D264FC"/>
    <w:rsid w:val="00D2659A"/>
    <w:rsid w:val="00D2783E"/>
    <w:rsid w:val="00D30CFC"/>
    <w:rsid w:val="00D32178"/>
    <w:rsid w:val="00D32313"/>
    <w:rsid w:val="00D328B8"/>
    <w:rsid w:val="00D348B0"/>
    <w:rsid w:val="00D349BC"/>
    <w:rsid w:val="00D3528D"/>
    <w:rsid w:val="00D3599B"/>
    <w:rsid w:val="00D3651D"/>
    <w:rsid w:val="00D36907"/>
    <w:rsid w:val="00D37288"/>
    <w:rsid w:val="00D37ED3"/>
    <w:rsid w:val="00D405E3"/>
    <w:rsid w:val="00D4067B"/>
    <w:rsid w:val="00D4101B"/>
    <w:rsid w:val="00D42516"/>
    <w:rsid w:val="00D42B7E"/>
    <w:rsid w:val="00D447F3"/>
    <w:rsid w:val="00D44EB0"/>
    <w:rsid w:val="00D44EF5"/>
    <w:rsid w:val="00D450DD"/>
    <w:rsid w:val="00D45D33"/>
    <w:rsid w:val="00D45D8D"/>
    <w:rsid w:val="00D460CA"/>
    <w:rsid w:val="00D466BB"/>
    <w:rsid w:val="00D466C6"/>
    <w:rsid w:val="00D467CE"/>
    <w:rsid w:val="00D46A30"/>
    <w:rsid w:val="00D50964"/>
    <w:rsid w:val="00D50B39"/>
    <w:rsid w:val="00D514AD"/>
    <w:rsid w:val="00D51EFD"/>
    <w:rsid w:val="00D52F71"/>
    <w:rsid w:val="00D536EF"/>
    <w:rsid w:val="00D53E6A"/>
    <w:rsid w:val="00D53EFE"/>
    <w:rsid w:val="00D53FEE"/>
    <w:rsid w:val="00D54634"/>
    <w:rsid w:val="00D55FE7"/>
    <w:rsid w:val="00D563AC"/>
    <w:rsid w:val="00D5658D"/>
    <w:rsid w:val="00D5658E"/>
    <w:rsid w:val="00D568A2"/>
    <w:rsid w:val="00D56BC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2E79"/>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0305"/>
    <w:rsid w:val="00D92561"/>
    <w:rsid w:val="00D9313F"/>
    <w:rsid w:val="00D9358C"/>
    <w:rsid w:val="00D9451E"/>
    <w:rsid w:val="00D94F20"/>
    <w:rsid w:val="00D95A17"/>
    <w:rsid w:val="00D97490"/>
    <w:rsid w:val="00DA04BD"/>
    <w:rsid w:val="00DA0744"/>
    <w:rsid w:val="00DA0EAD"/>
    <w:rsid w:val="00DA1BAE"/>
    <w:rsid w:val="00DA20F2"/>
    <w:rsid w:val="00DA2186"/>
    <w:rsid w:val="00DA2280"/>
    <w:rsid w:val="00DA22BE"/>
    <w:rsid w:val="00DA2A4F"/>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40C8"/>
    <w:rsid w:val="00DB54A4"/>
    <w:rsid w:val="00DB6572"/>
    <w:rsid w:val="00DB7C99"/>
    <w:rsid w:val="00DC0195"/>
    <w:rsid w:val="00DC045C"/>
    <w:rsid w:val="00DC0B3C"/>
    <w:rsid w:val="00DC0FE8"/>
    <w:rsid w:val="00DC10B0"/>
    <w:rsid w:val="00DC1D5D"/>
    <w:rsid w:val="00DC1EF2"/>
    <w:rsid w:val="00DC2AA8"/>
    <w:rsid w:val="00DC3D95"/>
    <w:rsid w:val="00DC446F"/>
    <w:rsid w:val="00DC4BE3"/>
    <w:rsid w:val="00DC5905"/>
    <w:rsid w:val="00DC5B0B"/>
    <w:rsid w:val="00DC5EC6"/>
    <w:rsid w:val="00DC5ED4"/>
    <w:rsid w:val="00DC66B6"/>
    <w:rsid w:val="00DC69D6"/>
    <w:rsid w:val="00DD11F5"/>
    <w:rsid w:val="00DD1312"/>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BCA"/>
    <w:rsid w:val="00DE1D1F"/>
    <w:rsid w:val="00DE1EC2"/>
    <w:rsid w:val="00DE241B"/>
    <w:rsid w:val="00DE28CD"/>
    <w:rsid w:val="00DE29D0"/>
    <w:rsid w:val="00DE340C"/>
    <w:rsid w:val="00DE3A12"/>
    <w:rsid w:val="00DE3C80"/>
    <w:rsid w:val="00DE40A8"/>
    <w:rsid w:val="00DE44D7"/>
    <w:rsid w:val="00DE4C9C"/>
    <w:rsid w:val="00DE5B35"/>
    <w:rsid w:val="00DE5E1B"/>
    <w:rsid w:val="00DE676D"/>
    <w:rsid w:val="00DE71AF"/>
    <w:rsid w:val="00DE72D1"/>
    <w:rsid w:val="00DE74FE"/>
    <w:rsid w:val="00DE7BB8"/>
    <w:rsid w:val="00DF1C0D"/>
    <w:rsid w:val="00DF3753"/>
    <w:rsid w:val="00DF444E"/>
    <w:rsid w:val="00DF48DC"/>
    <w:rsid w:val="00DF4E96"/>
    <w:rsid w:val="00DF59D3"/>
    <w:rsid w:val="00DF5AD3"/>
    <w:rsid w:val="00DF6085"/>
    <w:rsid w:val="00E003BE"/>
    <w:rsid w:val="00E0088F"/>
    <w:rsid w:val="00E00A32"/>
    <w:rsid w:val="00E0356A"/>
    <w:rsid w:val="00E04692"/>
    <w:rsid w:val="00E05143"/>
    <w:rsid w:val="00E0587A"/>
    <w:rsid w:val="00E05F3B"/>
    <w:rsid w:val="00E06299"/>
    <w:rsid w:val="00E07017"/>
    <w:rsid w:val="00E0735F"/>
    <w:rsid w:val="00E07FDD"/>
    <w:rsid w:val="00E10546"/>
    <w:rsid w:val="00E1059C"/>
    <w:rsid w:val="00E106A2"/>
    <w:rsid w:val="00E108BE"/>
    <w:rsid w:val="00E10C42"/>
    <w:rsid w:val="00E11E15"/>
    <w:rsid w:val="00E12320"/>
    <w:rsid w:val="00E1239A"/>
    <w:rsid w:val="00E123FA"/>
    <w:rsid w:val="00E12495"/>
    <w:rsid w:val="00E12CA1"/>
    <w:rsid w:val="00E130B5"/>
    <w:rsid w:val="00E131F0"/>
    <w:rsid w:val="00E13F24"/>
    <w:rsid w:val="00E142A1"/>
    <w:rsid w:val="00E15105"/>
    <w:rsid w:val="00E15377"/>
    <w:rsid w:val="00E1541D"/>
    <w:rsid w:val="00E1557C"/>
    <w:rsid w:val="00E1657F"/>
    <w:rsid w:val="00E174CF"/>
    <w:rsid w:val="00E1779D"/>
    <w:rsid w:val="00E1795F"/>
    <w:rsid w:val="00E201E0"/>
    <w:rsid w:val="00E2144F"/>
    <w:rsid w:val="00E214B5"/>
    <w:rsid w:val="00E2196F"/>
    <w:rsid w:val="00E2284B"/>
    <w:rsid w:val="00E23253"/>
    <w:rsid w:val="00E240F7"/>
    <w:rsid w:val="00E244F8"/>
    <w:rsid w:val="00E24EA8"/>
    <w:rsid w:val="00E25160"/>
    <w:rsid w:val="00E255D2"/>
    <w:rsid w:val="00E25BD1"/>
    <w:rsid w:val="00E2625C"/>
    <w:rsid w:val="00E2696D"/>
    <w:rsid w:val="00E26B14"/>
    <w:rsid w:val="00E278D8"/>
    <w:rsid w:val="00E27E12"/>
    <w:rsid w:val="00E27F48"/>
    <w:rsid w:val="00E30434"/>
    <w:rsid w:val="00E30B62"/>
    <w:rsid w:val="00E30D35"/>
    <w:rsid w:val="00E30DDD"/>
    <w:rsid w:val="00E30E33"/>
    <w:rsid w:val="00E3169F"/>
    <w:rsid w:val="00E32CBF"/>
    <w:rsid w:val="00E3374B"/>
    <w:rsid w:val="00E33BA4"/>
    <w:rsid w:val="00E34041"/>
    <w:rsid w:val="00E34DEC"/>
    <w:rsid w:val="00E35480"/>
    <w:rsid w:val="00E35A73"/>
    <w:rsid w:val="00E35D16"/>
    <w:rsid w:val="00E36784"/>
    <w:rsid w:val="00E36F08"/>
    <w:rsid w:val="00E400D3"/>
    <w:rsid w:val="00E4044F"/>
    <w:rsid w:val="00E407BD"/>
    <w:rsid w:val="00E411C7"/>
    <w:rsid w:val="00E413C3"/>
    <w:rsid w:val="00E41DAF"/>
    <w:rsid w:val="00E42177"/>
    <w:rsid w:val="00E428D1"/>
    <w:rsid w:val="00E42C8D"/>
    <w:rsid w:val="00E439B3"/>
    <w:rsid w:val="00E44746"/>
    <w:rsid w:val="00E44972"/>
    <w:rsid w:val="00E44A67"/>
    <w:rsid w:val="00E458E2"/>
    <w:rsid w:val="00E45A46"/>
    <w:rsid w:val="00E45B77"/>
    <w:rsid w:val="00E461A1"/>
    <w:rsid w:val="00E464ED"/>
    <w:rsid w:val="00E46596"/>
    <w:rsid w:val="00E46869"/>
    <w:rsid w:val="00E46923"/>
    <w:rsid w:val="00E47728"/>
    <w:rsid w:val="00E50DEB"/>
    <w:rsid w:val="00E50FB8"/>
    <w:rsid w:val="00E51261"/>
    <w:rsid w:val="00E51A63"/>
    <w:rsid w:val="00E51BA8"/>
    <w:rsid w:val="00E51D35"/>
    <w:rsid w:val="00E527E5"/>
    <w:rsid w:val="00E52DE2"/>
    <w:rsid w:val="00E53084"/>
    <w:rsid w:val="00E53224"/>
    <w:rsid w:val="00E539C1"/>
    <w:rsid w:val="00E54223"/>
    <w:rsid w:val="00E54CB8"/>
    <w:rsid w:val="00E55190"/>
    <w:rsid w:val="00E552D0"/>
    <w:rsid w:val="00E5589F"/>
    <w:rsid w:val="00E55AA3"/>
    <w:rsid w:val="00E55E85"/>
    <w:rsid w:val="00E567CC"/>
    <w:rsid w:val="00E56B61"/>
    <w:rsid w:val="00E56B76"/>
    <w:rsid w:val="00E6010B"/>
    <w:rsid w:val="00E60837"/>
    <w:rsid w:val="00E60E5D"/>
    <w:rsid w:val="00E61467"/>
    <w:rsid w:val="00E616B0"/>
    <w:rsid w:val="00E627F9"/>
    <w:rsid w:val="00E630E7"/>
    <w:rsid w:val="00E63F5E"/>
    <w:rsid w:val="00E66D42"/>
    <w:rsid w:val="00E66FD3"/>
    <w:rsid w:val="00E70D17"/>
    <w:rsid w:val="00E715A9"/>
    <w:rsid w:val="00E71B84"/>
    <w:rsid w:val="00E71CAE"/>
    <w:rsid w:val="00E730CF"/>
    <w:rsid w:val="00E7312C"/>
    <w:rsid w:val="00E73698"/>
    <w:rsid w:val="00E73F8F"/>
    <w:rsid w:val="00E74379"/>
    <w:rsid w:val="00E745D8"/>
    <w:rsid w:val="00E75AB8"/>
    <w:rsid w:val="00E75F1C"/>
    <w:rsid w:val="00E7623B"/>
    <w:rsid w:val="00E76838"/>
    <w:rsid w:val="00E769F0"/>
    <w:rsid w:val="00E777A7"/>
    <w:rsid w:val="00E77DFE"/>
    <w:rsid w:val="00E8099C"/>
    <w:rsid w:val="00E80D22"/>
    <w:rsid w:val="00E81E40"/>
    <w:rsid w:val="00E81FDC"/>
    <w:rsid w:val="00E826C2"/>
    <w:rsid w:val="00E827F6"/>
    <w:rsid w:val="00E828F9"/>
    <w:rsid w:val="00E82940"/>
    <w:rsid w:val="00E83001"/>
    <w:rsid w:val="00E84F8E"/>
    <w:rsid w:val="00E85289"/>
    <w:rsid w:val="00E85EE4"/>
    <w:rsid w:val="00E86744"/>
    <w:rsid w:val="00E869CA"/>
    <w:rsid w:val="00E86D82"/>
    <w:rsid w:val="00E873BD"/>
    <w:rsid w:val="00E90B88"/>
    <w:rsid w:val="00E9134E"/>
    <w:rsid w:val="00E917EC"/>
    <w:rsid w:val="00E91825"/>
    <w:rsid w:val="00E93236"/>
    <w:rsid w:val="00E944AD"/>
    <w:rsid w:val="00E95EF0"/>
    <w:rsid w:val="00E96849"/>
    <w:rsid w:val="00E97CF9"/>
    <w:rsid w:val="00E97F7E"/>
    <w:rsid w:val="00EA0858"/>
    <w:rsid w:val="00EA2630"/>
    <w:rsid w:val="00EA3970"/>
    <w:rsid w:val="00EA3D56"/>
    <w:rsid w:val="00EA4022"/>
    <w:rsid w:val="00EA4A19"/>
    <w:rsid w:val="00EA4D06"/>
    <w:rsid w:val="00EA4FDE"/>
    <w:rsid w:val="00EA5404"/>
    <w:rsid w:val="00EA59BC"/>
    <w:rsid w:val="00EA59F2"/>
    <w:rsid w:val="00EA6815"/>
    <w:rsid w:val="00EA7465"/>
    <w:rsid w:val="00EB00C2"/>
    <w:rsid w:val="00EB011D"/>
    <w:rsid w:val="00EB06DF"/>
    <w:rsid w:val="00EB0ABB"/>
    <w:rsid w:val="00EB1092"/>
    <w:rsid w:val="00EB1151"/>
    <w:rsid w:val="00EB19A6"/>
    <w:rsid w:val="00EB20DA"/>
    <w:rsid w:val="00EB4C7D"/>
    <w:rsid w:val="00EB68C2"/>
    <w:rsid w:val="00EB6D4F"/>
    <w:rsid w:val="00EB7371"/>
    <w:rsid w:val="00EC001C"/>
    <w:rsid w:val="00EC0944"/>
    <w:rsid w:val="00EC0FFB"/>
    <w:rsid w:val="00EC1596"/>
    <w:rsid w:val="00EC225F"/>
    <w:rsid w:val="00EC226C"/>
    <w:rsid w:val="00EC2E70"/>
    <w:rsid w:val="00EC360B"/>
    <w:rsid w:val="00EC3827"/>
    <w:rsid w:val="00EC4F4D"/>
    <w:rsid w:val="00EC5A89"/>
    <w:rsid w:val="00EC5EF3"/>
    <w:rsid w:val="00EC79CC"/>
    <w:rsid w:val="00ED0DDC"/>
    <w:rsid w:val="00ED1672"/>
    <w:rsid w:val="00ED1E37"/>
    <w:rsid w:val="00ED27F9"/>
    <w:rsid w:val="00ED3C6F"/>
    <w:rsid w:val="00ED4E00"/>
    <w:rsid w:val="00ED6DBA"/>
    <w:rsid w:val="00ED6F05"/>
    <w:rsid w:val="00ED7B47"/>
    <w:rsid w:val="00EE01F9"/>
    <w:rsid w:val="00EE0346"/>
    <w:rsid w:val="00EE131C"/>
    <w:rsid w:val="00EE1857"/>
    <w:rsid w:val="00EE1C8F"/>
    <w:rsid w:val="00EE1D5E"/>
    <w:rsid w:val="00EE1F1B"/>
    <w:rsid w:val="00EE2185"/>
    <w:rsid w:val="00EE2561"/>
    <w:rsid w:val="00EE2D2C"/>
    <w:rsid w:val="00EE3459"/>
    <w:rsid w:val="00EE37BB"/>
    <w:rsid w:val="00EE4A11"/>
    <w:rsid w:val="00EE4D29"/>
    <w:rsid w:val="00EE5B93"/>
    <w:rsid w:val="00EE6242"/>
    <w:rsid w:val="00EE6699"/>
    <w:rsid w:val="00EE7333"/>
    <w:rsid w:val="00EE7621"/>
    <w:rsid w:val="00EE78E5"/>
    <w:rsid w:val="00EF14D3"/>
    <w:rsid w:val="00EF16FC"/>
    <w:rsid w:val="00EF1DAE"/>
    <w:rsid w:val="00EF3642"/>
    <w:rsid w:val="00EF42C8"/>
    <w:rsid w:val="00EF4464"/>
    <w:rsid w:val="00EF46AC"/>
    <w:rsid w:val="00EF4B5B"/>
    <w:rsid w:val="00EF4DAB"/>
    <w:rsid w:val="00EF5112"/>
    <w:rsid w:val="00EF5645"/>
    <w:rsid w:val="00EF587A"/>
    <w:rsid w:val="00EF764F"/>
    <w:rsid w:val="00F009B6"/>
    <w:rsid w:val="00F01E31"/>
    <w:rsid w:val="00F022A7"/>
    <w:rsid w:val="00F02AE9"/>
    <w:rsid w:val="00F03B0C"/>
    <w:rsid w:val="00F03D89"/>
    <w:rsid w:val="00F03E41"/>
    <w:rsid w:val="00F03FBD"/>
    <w:rsid w:val="00F043CB"/>
    <w:rsid w:val="00F04CCF"/>
    <w:rsid w:val="00F04E62"/>
    <w:rsid w:val="00F051D5"/>
    <w:rsid w:val="00F05266"/>
    <w:rsid w:val="00F0683D"/>
    <w:rsid w:val="00F06B92"/>
    <w:rsid w:val="00F06E0A"/>
    <w:rsid w:val="00F06EE8"/>
    <w:rsid w:val="00F07C59"/>
    <w:rsid w:val="00F07ED7"/>
    <w:rsid w:val="00F1062D"/>
    <w:rsid w:val="00F1066D"/>
    <w:rsid w:val="00F11134"/>
    <w:rsid w:val="00F11FF1"/>
    <w:rsid w:val="00F13588"/>
    <w:rsid w:val="00F13C69"/>
    <w:rsid w:val="00F1419F"/>
    <w:rsid w:val="00F148B4"/>
    <w:rsid w:val="00F14B56"/>
    <w:rsid w:val="00F14D4C"/>
    <w:rsid w:val="00F16294"/>
    <w:rsid w:val="00F16831"/>
    <w:rsid w:val="00F16AD9"/>
    <w:rsid w:val="00F16B70"/>
    <w:rsid w:val="00F1768B"/>
    <w:rsid w:val="00F1778E"/>
    <w:rsid w:val="00F178FB"/>
    <w:rsid w:val="00F201E2"/>
    <w:rsid w:val="00F20D9D"/>
    <w:rsid w:val="00F21D4B"/>
    <w:rsid w:val="00F23441"/>
    <w:rsid w:val="00F23B52"/>
    <w:rsid w:val="00F23D4F"/>
    <w:rsid w:val="00F26DE5"/>
    <w:rsid w:val="00F27CAC"/>
    <w:rsid w:val="00F324C7"/>
    <w:rsid w:val="00F32D5A"/>
    <w:rsid w:val="00F33B47"/>
    <w:rsid w:val="00F34605"/>
    <w:rsid w:val="00F34BEB"/>
    <w:rsid w:val="00F35B26"/>
    <w:rsid w:val="00F36242"/>
    <w:rsid w:val="00F37557"/>
    <w:rsid w:val="00F37F4A"/>
    <w:rsid w:val="00F436E1"/>
    <w:rsid w:val="00F44629"/>
    <w:rsid w:val="00F44AE7"/>
    <w:rsid w:val="00F4505F"/>
    <w:rsid w:val="00F46DD1"/>
    <w:rsid w:val="00F4797D"/>
    <w:rsid w:val="00F47A15"/>
    <w:rsid w:val="00F47AE6"/>
    <w:rsid w:val="00F51F3D"/>
    <w:rsid w:val="00F526BA"/>
    <w:rsid w:val="00F527EA"/>
    <w:rsid w:val="00F52AC8"/>
    <w:rsid w:val="00F53C54"/>
    <w:rsid w:val="00F53EA4"/>
    <w:rsid w:val="00F548DD"/>
    <w:rsid w:val="00F551FE"/>
    <w:rsid w:val="00F56154"/>
    <w:rsid w:val="00F5666B"/>
    <w:rsid w:val="00F5697F"/>
    <w:rsid w:val="00F576F2"/>
    <w:rsid w:val="00F577BD"/>
    <w:rsid w:val="00F57AB2"/>
    <w:rsid w:val="00F605DF"/>
    <w:rsid w:val="00F606AC"/>
    <w:rsid w:val="00F60B2B"/>
    <w:rsid w:val="00F60B31"/>
    <w:rsid w:val="00F60F1D"/>
    <w:rsid w:val="00F6467D"/>
    <w:rsid w:val="00F64DFF"/>
    <w:rsid w:val="00F6540E"/>
    <w:rsid w:val="00F656CF"/>
    <w:rsid w:val="00F65C58"/>
    <w:rsid w:val="00F66282"/>
    <w:rsid w:val="00F67487"/>
    <w:rsid w:val="00F67DB7"/>
    <w:rsid w:val="00F67FA4"/>
    <w:rsid w:val="00F712CA"/>
    <w:rsid w:val="00F712EB"/>
    <w:rsid w:val="00F71D2D"/>
    <w:rsid w:val="00F71E25"/>
    <w:rsid w:val="00F720BE"/>
    <w:rsid w:val="00F72326"/>
    <w:rsid w:val="00F727A1"/>
    <w:rsid w:val="00F729E7"/>
    <w:rsid w:val="00F72E63"/>
    <w:rsid w:val="00F72EC2"/>
    <w:rsid w:val="00F73DEF"/>
    <w:rsid w:val="00F74315"/>
    <w:rsid w:val="00F7449E"/>
    <w:rsid w:val="00F74ED4"/>
    <w:rsid w:val="00F752AF"/>
    <w:rsid w:val="00F753F9"/>
    <w:rsid w:val="00F75607"/>
    <w:rsid w:val="00F765FB"/>
    <w:rsid w:val="00F77CE6"/>
    <w:rsid w:val="00F81047"/>
    <w:rsid w:val="00F82548"/>
    <w:rsid w:val="00F8392A"/>
    <w:rsid w:val="00F83F74"/>
    <w:rsid w:val="00F8551A"/>
    <w:rsid w:val="00F856E1"/>
    <w:rsid w:val="00F85D0D"/>
    <w:rsid w:val="00F8660C"/>
    <w:rsid w:val="00F8753F"/>
    <w:rsid w:val="00F879A5"/>
    <w:rsid w:val="00F87DB3"/>
    <w:rsid w:val="00F90570"/>
    <w:rsid w:val="00F905A7"/>
    <w:rsid w:val="00F90AD0"/>
    <w:rsid w:val="00F90EDF"/>
    <w:rsid w:val="00F910E3"/>
    <w:rsid w:val="00F9124C"/>
    <w:rsid w:val="00F91499"/>
    <w:rsid w:val="00F92429"/>
    <w:rsid w:val="00F9283C"/>
    <w:rsid w:val="00F935B7"/>
    <w:rsid w:val="00F94560"/>
    <w:rsid w:val="00F9511E"/>
    <w:rsid w:val="00F951D4"/>
    <w:rsid w:val="00F96A3E"/>
    <w:rsid w:val="00F96E2A"/>
    <w:rsid w:val="00F974EA"/>
    <w:rsid w:val="00FA06FD"/>
    <w:rsid w:val="00FA081B"/>
    <w:rsid w:val="00FA1177"/>
    <w:rsid w:val="00FA1289"/>
    <w:rsid w:val="00FA176D"/>
    <w:rsid w:val="00FA2089"/>
    <w:rsid w:val="00FA226A"/>
    <w:rsid w:val="00FA2398"/>
    <w:rsid w:val="00FA23AE"/>
    <w:rsid w:val="00FA3393"/>
    <w:rsid w:val="00FA3A51"/>
    <w:rsid w:val="00FA3B1A"/>
    <w:rsid w:val="00FA3CE2"/>
    <w:rsid w:val="00FA3E7A"/>
    <w:rsid w:val="00FA4C51"/>
    <w:rsid w:val="00FA7F1A"/>
    <w:rsid w:val="00FB0605"/>
    <w:rsid w:val="00FB08DA"/>
    <w:rsid w:val="00FB1DB7"/>
    <w:rsid w:val="00FB3510"/>
    <w:rsid w:val="00FB415F"/>
    <w:rsid w:val="00FB4282"/>
    <w:rsid w:val="00FB45BE"/>
    <w:rsid w:val="00FB49A1"/>
    <w:rsid w:val="00FB57F3"/>
    <w:rsid w:val="00FB5807"/>
    <w:rsid w:val="00FB5C32"/>
    <w:rsid w:val="00FB5F3B"/>
    <w:rsid w:val="00FB6EA5"/>
    <w:rsid w:val="00FB7C22"/>
    <w:rsid w:val="00FC0D68"/>
    <w:rsid w:val="00FC11FC"/>
    <w:rsid w:val="00FC2CBD"/>
    <w:rsid w:val="00FC2E98"/>
    <w:rsid w:val="00FC3281"/>
    <w:rsid w:val="00FC3EFC"/>
    <w:rsid w:val="00FC3FAD"/>
    <w:rsid w:val="00FC4B93"/>
    <w:rsid w:val="00FC4EF2"/>
    <w:rsid w:val="00FC550D"/>
    <w:rsid w:val="00FC578E"/>
    <w:rsid w:val="00FC5FF8"/>
    <w:rsid w:val="00FC7F1B"/>
    <w:rsid w:val="00FD0810"/>
    <w:rsid w:val="00FD0812"/>
    <w:rsid w:val="00FD104E"/>
    <w:rsid w:val="00FD13B5"/>
    <w:rsid w:val="00FD13F1"/>
    <w:rsid w:val="00FD1E07"/>
    <w:rsid w:val="00FD24D9"/>
    <w:rsid w:val="00FD26AB"/>
    <w:rsid w:val="00FD28EA"/>
    <w:rsid w:val="00FD36F5"/>
    <w:rsid w:val="00FD38BC"/>
    <w:rsid w:val="00FD45B5"/>
    <w:rsid w:val="00FD4CF0"/>
    <w:rsid w:val="00FD6096"/>
    <w:rsid w:val="00FD745F"/>
    <w:rsid w:val="00FD758F"/>
    <w:rsid w:val="00FE04BA"/>
    <w:rsid w:val="00FE0BEB"/>
    <w:rsid w:val="00FE1FE6"/>
    <w:rsid w:val="00FE3BEF"/>
    <w:rsid w:val="00FE3EAD"/>
    <w:rsid w:val="00FE461B"/>
    <w:rsid w:val="00FE4720"/>
    <w:rsid w:val="00FE5518"/>
    <w:rsid w:val="00FE6BA9"/>
    <w:rsid w:val="00FE6F2E"/>
    <w:rsid w:val="00FF2490"/>
    <w:rsid w:val="00FF3AD8"/>
    <w:rsid w:val="00FF3D6C"/>
    <w:rsid w:val="00FF3F5D"/>
    <w:rsid w:val="00FF5F09"/>
    <w:rsid w:val="00FF73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318E88D1-7552-4F00-B116-9C3D9438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85B"/>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spacing w:line="480" w:lineRule="auto"/>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 w:type="table" w:styleId="PlainTable2">
    <w:name w:val="Plain Table 2"/>
    <w:basedOn w:val="TableNormal"/>
    <w:uiPriority w:val="42"/>
    <w:rsid w:val="006A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16E"/>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B3694"/>
    <w:pPr>
      <w:widowControl/>
      <w:autoSpaceDE/>
      <w:autoSpaceDN/>
      <w:spacing w:before="100" w:beforeAutospacing="1" w:after="100" w:afterAutospacing="1"/>
    </w:pPr>
    <w:rPr>
      <w:sz w:val="24"/>
      <w:szCs w:val="24"/>
      <w:lang w:eastAsia="zh-CN"/>
    </w:rPr>
  </w:style>
  <w:style w:type="paragraph" w:customStyle="1" w:styleId="xl65">
    <w:name w:val="xl65"/>
    <w:basedOn w:val="Normal"/>
    <w:rsid w:val="00BB3694"/>
    <w:pPr>
      <w:widowControl/>
      <w:pBdr>
        <w:bottom w:val="single" w:sz="8"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66">
    <w:name w:val="xl66"/>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67">
    <w:name w:val="xl67"/>
    <w:basedOn w:val="Normal"/>
    <w:rsid w:val="00BB3694"/>
    <w:pPr>
      <w:widowControl/>
      <w:autoSpaceDE/>
      <w:autoSpaceDN/>
      <w:spacing w:before="100" w:beforeAutospacing="1" w:after="100" w:afterAutospacing="1"/>
    </w:pPr>
    <w:rPr>
      <w:lang w:eastAsia="zh-CN"/>
    </w:rPr>
  </w:style>
  <w:style w:type="paragraph" w:customStyle="1" w:styleId="xl69">
    <w:name w:val="xl69"/>
    <w:basedOn w:val="Normal"/>
    <w:rsid w:val="00BB3694"/>
    <w:pPr>
      <w:widowControl/>
      <w:autoSpaceDE/>
      <w:autoSpaceDN/>
      <w:spacing w:before="100" w:beforeAutospacing="1" w:after="100" w:afterAutospacing="1"/>
      <w:jc w:val="center"/>
    </w:pPr>
    <w:rPr>
      <w:sz w:val="24"/>
      <w:szCs w:val="24"/>
      <w:lang w:eastAsia="zh-CN"/>
    </w:rPr>
  </w:style>
  <w:style w:type="paragraph" w:customStyle="1" w:styleId="xl71">
    <w:name w:val="xl71"/>
    <w:basedOn w:val="Normal"/>
    <w:rsid w:val="00BB3694"/>
    <w:pPr>
      <w:widowControl/>
      <w:shd w:val="clear" w:color="000000" w:fill="FFFFFF"/>
      <w:autoSpaceDE/>
      <w:autoSpaceDN/>
      <w:spacing w:before="100" w:beforeAutospacing="1" w:after="100" w:afterAutospacing="1"/>
      <w:jc w:val="center"/>
      <w:textAlignment w:val="center"/>
    </w:pPr>
    <w:rPr>
      <w:lang w:eastAsia="zh-CN"/>
    </w:rPr>
  </w:style>
  <w:style w:type="paragraph" w:customStyle="1" w:styleId="xl72">
    <w:name w:val="xl72"/>
    <w:basedOn w:val="Normal"/>
    <w:rsid w:val="00BB3694"/>
    <w:pPr>
      <w:widowControl/>
      <w:shd w:val="clear" w:color="000000" w:fill="FFFFFF"/>
      <w:autoSpaceDE/>
      <w:autoSpaceDN/>
      <w:spacing w:before="100" w:beforeAutospacing="1" w:after="100" w:afterAutospacing="1"/>
      <w:jc w:val="center"/>
    </w:pPr>
    <w:rPr>
      <w:color w:val="000000"/>
      <w:lang w:eastAsia="zh-CN"/>
    </w:rPr>
  </w:style>
  <w:style w:type="paragraph" w:customStyle="1" w:styleId="xl73">
    <w:name w:val="xl73"/>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74">
    <w:name w:val="xl74"/>
    <w:basedOn w:val="Normal"/>
    <w:rsid w:val="00BB3694"/>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5">
    <w:name w:val="xl75"/>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6">
    <w:name w:val="xl76"/>
    <w:basedOn w:val="Normal"/>
    <w:rsid w:val="00BB3694"/>
    <w:pPr>
      <w:widowControl/>
      <w:pBdr>
        <w:bottom w:val="single" w:sz="4" w:space="0" w:color="auto"/>
      </w:pBdr>
      <w:shd w:val="clear" w:color="000000" w:fill="FFFFFF"/>
      <w:autoSpaceDE/>
      <w:autoSpaceDN/>
      <w:spacing w:before="100" w:beforeAutospacing="1" w:after="100" w:afterAutospacing="1"/>
      <w:jc w:val="right"/>
    </w:pPr>
    <w:rPr>
      <w:lang w:eastAsia="zh-CN"/>
    </w:rPr>
  </w:style>
  <w:style w:type="paragraph" w:customStyle="1" w:styleId="xl77">
    <w:name w:val="xl77"/>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8">
    <w:name w:val="xl78"/>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9">
    <w:name w:val="xl79"/>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80">
    <w:name w:val="xl80"/>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81">
    <w:name w:val="xl81"/>
    <w:basedOn w:val="Normal"/>
    <w:rsid w:val="00BB3694"/>
    <w:pPr>
      <w:widowControl/>
      <w:shd w:val="clear" w:color="000000" w:fill="FFFFFF"/>
      <w:autoSpaceDE/>
      <w:autoSpaceDN/>
      <w:spacing w:before="100" w:beforeAutospacing="1" w:after="100" w:afterAutospacing="1"/>
      <w:textAlignment w:val="center"/>
    </w:pPr>
    <w:rPr>
      <w:lang w:eastAsia="zh-CN"/>
    </w:rPr>
  </w:style>
  <w:style w:type="paragraph" w:customStyle="1" w:styleId="xl82">
    <w:name w:val="xl82"/>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pPr>
    <w:rPr>
      <w:b/>
      <w:bCs/>
      <w:lang w:eastAsia="zh-CN"/>
    </w:rPr>
  </w:style>
  <w:style w:type="paragraph" w:customStyle="1" w:styleId="xl83">
    <w:name w:val="xl83"/>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pPr>
    <w:rPr>
      <w:b/>
      <w:bCs/>
      <w:lang w:eastAsia="zh-CN"/>
    </w:rPr>
  </w:style>
  <w:style w:type="paragraph" w:customStyle="1" w:styleId="xl84">
    <w:name w:val="xl84"/>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5">
    <w:name w:val="xl85"/>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86">
    <w:name w:val="xl86"/>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7">
    <w:name w:val="xl87"/>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88">
    <w:name w:val="xl88"/>
    <w:basedOn w:val="Normal"/>
    <w:rsid w:val="00BB3694"/>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89">
    <w:name w:val="xl89"/>
    <w:basedOn w:val="Normal"/>
    <w:rsid w:val="00BB3694"/>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0">
    <w:name w:val="xl90"/>
    <w:basedOn w:val="Normal"/>
    <w:rsid w:val="00BB3694"/>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1">
    <w:name w:val="xl91"/>
    <w:basedOn w:val="Normal"/>
    <w:rsid w:val="00BB3694"/>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92">
    <w:name w:val="xl92"/>
    <w:basedOn w:val="Normal"/>
    <w:rsid w:val="00BB3694"/>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3">
    <w:name w:val="xl93"/>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94">
    <w:name w:val="xl94"/>
    <w:basedOn w:val="Normal"/>
    <w:rsid w:val="00BB3694"/>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95">
    <w:name w:val="xl95"/>
    <w:basedOn w:val="Normal"/>
    <w:rsid w:val="00BB3694"/>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6">
    <w:name w:val="xl96"/>
    <w:basedOn w:val="Normal"/>
    <w:rsid w:val="00BB3694"/>
    <w:pPr>
      <w:widowControl/>
      <w:pBdr>
        <w:bottom w:val="single" w:sz="8"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7">
    <w:name w:val="xl97"/>
    <w:basedOn w:val="Normal"/>
    <w:rsid w:val="00BB3694"/>
    <w:pPr>
      <w:widowControl/>
      <w:pBdr>
        <w:bottom w:val="single" w:sz="8" w:space="0" w:color="auto"/>
      </w:pBdr>
      <w:shd w:val="clear" w:color="000000" w:fill="FFFFFF"/>
      <w:autoSpaceDE/>
      <w:autoSpaceDN/>
      <w:spacing w:before="100" w:beforeAutospacing="1" w:after="100" w:afterAutospacing="1"/>
      <w:textAlignment w:val="center"/>
    </w:pPr>
    <w:rPr>
      <w:lang w:eastAsia="zh-CN"/>
    </w:rPr>
  </w:style>
  <w:style w:type="paragraph" w:customStyle="1" w:styleId="xl98">
    <w:name w:val="xl98"/>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9">
    <w:name w:val="xl99"/>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100">
    <w:name w:val="xl100"/>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01">
    <w:name w:val="xl101"/>
    <w:basedOn w:val="Normal"/>
    <w:rsid w:val="00BB3694"/>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2">
    <w:name w:val="xl102"/>
    <w:basedOn w:val="Normal"/>
    <w:rsid w:val="00BB3694"/>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3">
    <w:name w:val="xl103"/>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4">
    <w:name w:val="xl104"/>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5">
    <w:name w:val="xl105"/>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relative">
    <w:name w:val="relative"/>
    <w:basedOn w:val="DefaultParagraphFont"/>
    <w:rsid w:val="009C503F"/>
  </w:style>
  <w:style w:type="paragraph" w:customStyle="1" w:styleId="not-prose">
    <w:name w:val="not-prose"/>
    <w:basedOn w:val="Normal"/>
    <w:rsid w:val="009C503F"/>
    <w:pPr>
      <w:widowControl/>
      <w:autoSpaceDE/>
      <w:autoSpaceDN/>
      <w:spacing w:before="100" w:beforeAutospacing="1" w:after="100" w:afterAutospacing="1"/>
    </w:pPr>
    <w:rPr>
      <w:sz w:val="24"/>
      <w:szCs w:val="24"/>
      <w:lang w:eastAsia="ko-KR"/>
    </w:rPr>
  </w:style>
  <w:style w:type="paragraph" w:customStyle="1" w:styleId="xl68">
    <w:name w:val="xl6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70">
    <w:name w:val="xl70"/>
    <w:basedOn w:val="Normal"/>
    <w:rsid w:val="00C9414F"/>
    <w:pPr>
      <w:widowControl/>
      <w:shd w:val="clear" w:color="000000" w:fill="FFFFFF"/>
      <w:autoSpaceDE/>
      <w:autoSpaceDN/>
      <w:spacing w:before="100" w:beforeAutospacing="1" w:after="100" w:afterAutospacing="1"/>
    </w:pPr>
    <w:rPr>
      <w:lang w:eastAsia="zh-CN"/>
    </w:rPr>
  </w:style>
  <w:style w:type="paragraph" w:customStyle="1" w:styleId="xl106">
    <w:name w:val="xl106"/>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7">
    <w:name w:val="xl107"/>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108">
    <w:name w:val="xl108"/>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9">
    <w:name w:val="xl10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0">
    <w:name w:val="xl110"/>
    <w:basedOn w:val="Normal"/>
    <w:rsid w:val="00C9414F"/>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1">
    <w:name w:val="xl111"/>
    <w:basedOn w:val="Normal"/>
    <w:rsid w:val="00C9414F"/>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2">
    <w:name w:val="xl112"/>
    <w:basedOn w:val="Normal"/>
    <w:rsid w:val="00C9414F"/>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3">
    <w:name w:val="xl113"/>
    <w:basedOn w:val="Normal"/>
    <w:rsid w:val="00C9414F"/>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4">
    <w:name w:val="xl114"/>
    <w:basedOn w:val="Normal"/>
    <w:rsid w:val="00C9414F"/>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115">
    <w:name w:val="xl115"/>
    <w:basedOn w:val="Normal"/>
    <w:rsid w:val="00C9414F"/>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116">
    <w:name w:val="xl116"/>
    <w:basedOn w:val="Normal"/>
    <w:rsid w:val="00C9414F"/>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7">
    <w:name w:val="xl117"/>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8">
    <w:name w:val="xl11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119">
    <w:name w:val="xl11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20">
    <w:name w:val="xl120"/>
    <w:basedOn w:val="Normal"/>
    <w:rsid w:val="00C9414F"/>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1">
    <w:name w:val="xl121"/>
    <w:basedOn w:val="Normal"/>
    <w:rsid w:val="00C9414F"/>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2">
    <w:name w:val="xl122"/>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3">
    <w:name w:val="xl123"/>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4">
    <w:name w:val="xl124"/>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5">
    <w:name w:val="xl125"/>
    <w:basedOn w:val="Normal"/>
    <w:rsid w:val="00C9414F"/>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6">
    <w:name w:val="xl126"/>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7">
    <w:name w:val="xl127"/>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8">
    <w:name w:val="xl128"/>
    <w:basedOn w:val="Normal"/>
    <w:rsid w:val="00C9414F"/>
    <w:pPr>
      <w:widowControl/>
      <w:pBdr>
        <w:top w:val="single" w:sz="4" w:space="0" w:color="000000"/>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9">
    <w:name w:val="xl129"/>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0">
    <w:name w:val="xl130"/>
    <w:basedOn w:val="Normal"/>
    <w:rsid w:val="00C9414F"/>
    <w:pPr>
      <w:widowControl/>
      <w:pBdr>
        <w:bottom w:val="single" w:sz="8" w:space="0" w:color="auto"/>
      </w:pBdr>
      <w:shd w:val="clear" w:color="000000" w:fill="FFFFFF"/>
      <w:autoSpaceDE/>
      <w:autoSpaceDN/>
      <w:spacing w:before="100" w:beforeAutospacing="1" w:after="100" w:afterAutospacing="1"/>
      <w:jc w:val="right"/>
    </w:pPr>
    <w:rPr>
      <w:lang w:eastAsia="zh-CN"/>
    </w:rPr>
  </w:style>
  <w:style w:type="paragraph" w:customStyle="1" w:styleId="xl131">
    <w:name w:val="xl131"/>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2">
    <w:name w:val="xl132"/>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3">
    <w:name w:val="xl133"/>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citation-69">
    <w:name w:val="citation-69"/>
    <w:basedOn w:val="DefaultParagraphFont"/>
    <w:rsid w:val="000C67CF"/>
  </w:style>
  <w:style w:type="character" w:customStyle="1" w:styleId="citation-68">
    <w:name w:val="citation-68"/>
    <w:basedOn w:val="DefaultParagraphFont"/>
    <w:rsid w:val="000C67CF"/>
  </w:style>
  <w:style w:type="character" w:customStyle="1" w:styleId="citation-67">
    <w:name w:val="citation-67"/>
    <w:basedOn w:val="DefaultParagraphFont"/>
    <w:rsid w:val="000C67CF"/>
  </w:style>
  <w:style w:type="character" w:customStyle="1" w:styleId="citation-66">
    <w:name w:val="citation-66"/>
    <w:basedOn w:val="DefaultParagraphFont"/>
    <w:rsid w:val="000C6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4273113">
      <w:bodyDiv w:val="1"/>
      <w:marLeft w:val="0"/>
      <w:marRight w:val="0"/>
      <w:marTop w:val="0"/>
      <w:marBottom w:val="0"/>
      <w:divBdr>
        <w:top w:val="none" w:sz="0" w:space="0" w:color="auto"/>
        <w:left w:val="none" w:sz="0" w:space="0" w:color="auto"/>
        <w:bottom w:val="none" w:sz="0" w:space="0" w:color="auto"/>
        <w:right w:val="none" w:sz="0" w:space="0" w:color="auto"/>
      </w:divBdr>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28015345">
      <w:bodyDiv w:val="1"/>
      <w:marLeft w:val="0"/>
      <w:marRight w:val="0"/>
      <w:marTop w:val="0"/>
      <w:marBottom w:val="0"/>
      <w:divBdr>
        <w:top w:val="none" w:sz="0" w:space="0" w:color="auto"/>
        <w:left w:val="none" w:sz="0" w:space="0" w:color="auto"/>
        <w:bottom w:val="none" w:sz="0" w:space="0" w:color="auto"/>
        <w:right w:val="none" w:sz="0" w:space="0" w:color="auto"/>
      </w:divBdr>
    </w:div>
    <w:div w:id="14866820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59741694">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86988394">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893">
      <w:bodyDiv w:val="1"/>
      <w:marLeft w:val="0"/>
      <w:marRight w:val="0"/>
      <w:marTop w:val="0"/>
      <w:marBottom w:val="0"/>
      <w:divBdr>
        <w:top w:val="none" w:sz="0" w:space="0" w:color="auto"/>
        <w:left w:val="none" w:sz="0" w:space="0" w:color="auto"/>
        <w:bottom w:val="none" w:sz="0" w:space="0" w:color="auto"/>
        <w:right w:val="none" w:sz="0" w:space="0" w:color="auto"/>
      </w:divBdr>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37790923">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22562">
      <w:bodyDiv w:val="1"/>
      <w:marLeft w:val="0"/>
      <w:marRight w:val="0"/>
      <w:marTop w:val="0"/>
      <w:marBottom w:val="0"/>
      <w:divBdr>
        <w:top w:val="none" w:sz="0" w:space="0" w:color="auto"/>
        <w:left w:val="none" w:sz="0" w:space="0" w:color="auto"/>
        <w:bottom w:val="none" w:sz="0" w:space="0" w:color="auto"/>
        <w:right w:val="none" w:sz="0" w:space="0" w:color="auto"/>
      </w:divBdr>
    </w:div>
    <w:div w:id="404646811">
      <w:bodyDiv w:val="1"/>
      <w:marLeft w:val="0"/>
      <w:marRight w:val="0"/>
      <w:marTop w:val="0"/>
      <w:marBottom w:val="0"/>
      <w:divBdr>
        <w:top w:val="none" w:sz="0" w:space="0" w:color="auto"/>
        <w:left w:val="none" w:sz="0" w:space="0" w:color="auto"/>
        <w:bottom w:val="none" w:sz="0" w:space="0" w:color="auto"/>
        <w:right w:val="none" w:sz="0" w:space="0" w:color="auto"/>
      </w:divBdr>
      <w:divsChild>
        <w:div w:id="360782774">
          <w:marLeft w:val="677"/>
          <w:marRight w:val="0"/>
          <w:marTop w:val="0"/>
          <w:marBottom w:val="0"/>
          <w:divBdr>
            <w:top w:val="none" w:sz="0" w:space="0" w:color="auto"/>
            <w:left w:val="none" w:sz="0" w:space="0" w:color="auto"/>
            <w:bottom w:val="none" w:sz="0" w:space="0" w:color="auto"/>
            <w:right w:val="none" w:sz="0" w:space="0" w:color="auto"/>
          </w:divBdr>
        </w:div>
      </w:divsChild>
    </w:div>
    <w:div w:id="425351347">
      <w:bodyDiv w:val="1"/>
      <w:marLeft w:val="0"/>
      <w:marRight w:val="0"/>
      <w:marTop w:val="0"/>
      <w:marBottom w:val="0"/>
      <w:divBdr>
        <w:top w:val="none" w:sz="0" w:space="0" w:color="auto"/>
        <w:left w:val="none" w:sz="0" w:space="0" w:color="auto"/>
        <w:bottom w:val="none" w:sz="0" w:space="0" w:color="auto"/>
        <w:right w:val="none" w:sz="0" w:space="0" w:color="auto"/>
      </w:divBdr>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2619003">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9521">
      <w:bodyDiv w:val="1"/>
      <w:marLeft w:val="0"/>
      <w:marRight w:val="0"/>
      <w:marTop w:val="0"/>
      <w:marBottom w:val="0"/>
      <w:divBdr>
        <w:top w:val="none" w:sz="0" w:space="0" w:color="auto"/>
        <w:left w:val="none" w:sz="0" w:space="0" w:color="auto"/>
        <w:bottom w:val="none" w:sz="0" w:space="0" w:color="auto"/>
        <w:right w:val="none" w:sz="0" w:space="0" w:color="auto"/>
      </w:divBdr>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81593413">
      <w:bodyDiv w:val="1"/>
      <w:marLeft w:val="0"/>
      <w:marRight w:val="0"/>
      <w:marTop w:val="0"/>
      <w:marBottom w:val="0"/>
      <w:divBdr>
        <w:top w:val="none" w:sz="0" w:space="0" w:color="auto"/>
        <w:left w:val="none" w:sz="0" w:space="0" w:color="auto"/>
        <w:bottom w:val="none" w:sz="0" w:space="0" w:color="auto"/>
        <w:right w:val="none" w:sz="0" w:space="0" w:color="auto"/>
      </w:divBdr>
      <w:divsChild>
        <w:div w:id="76707883">
          <w:marLeft w:val="0"/>
          <w:marRight w:val="0"/>
          <w:marTop w:val="0"/>
          <w:marBottom w:val="0"/>
          <w:divBdr>
            <w:top w:val="none" w:sz="0" w:space="0" w:color="auto"/>
            <w:left w:val="none" w:sz="0" w:space="0" w:color="auto"/>
            <w:bottom w:val="none" w:sz="0" w:space="0" w:color="auto"/>
            <w:right w:val="none" w:sz="0" w:space="0" w:color="auto"/>
          </w:divBdr>
        </w:div>
        <w:div w:id="272202738">
          <w:marLeft w:val="0"/>
          <w:marRight w:val="0"/>
          <w:marTop w:val="0"/>
          <w:marBottom w:val="0"/>
          <w:divBdr>
            <w:top w:val="none" w:sz="0" w:space="0" w:color="auto"/>
            <w:left w:val="none" w:sz="0" w:space="0" w:color="auto"/>
            <w:bottom w:val="none" w:sz="0" w:space="0" w:color="auto"/>
            <w:right w:val="none" w:sz="0" w:space="0" w:color="auto"/>
          </w:divBdr>
        </w:div>
        <w:div w:id="286130184">
          <w:marLeft w:val="0"/>
          <w:marRight w:val="0"/>
          <w:marTop w:val="0"/>
          <w:marBottom w:val="0"/>
          <w:divBdr>
            <w:top w:val="none" w:sz="0" w:space="0" w:color="auto"/>
            <w:left w:val="none" w:sz="0" w:space="0" w:color="auto"/>
            <w:bottom w:val="none" w:sz="0" w:space="0" w:color="auto"/>
            <w:right w:val="none" w:sz="0" w:space="0" w:color="auto"/>
          </w:divBdr>
        </w:div>
        <w:div w:id="386417893">
          <w:marLeft w:val="0"/>
          <w:marRight w:val="0"/>
          <w:marTop w:val="0"/>
          <w:marBottom w:val="0"/>
          <w:divBdr>
            <w:top w:val="none" w:sz="0" w:space="0" w:color="auto"/>
            <w:left w:val="none" w:sz="0" w:space="0" w:color="auto"/>
            <w:bottom w:val="none" w:sz="0" w:space="0" w:color="auto"/>
            <w:right w:val="none" w:sz="0" w:space="0" w:color="auto"/>
          </w:divBdr>
        </w:div>
        <w:div w:id="424809455">
          <w:marLeft w:val="0"/>
          <w:marRight w:val="0"/>
          <w:marTop w:val="0"/>
          <w:marBottom w:val="0"/>
          <w:divBdr>
            <w:top w:val="none" w:sz="0" w:space="0" w:color="auto"/>
            <w:left w:val="none" w:sz="0" w:space="0" w:color="auto"/>
            <w:bottom w:val="none" w:sz="0" w:space="0" w:color="auto"/>
            <w:right w:val="none" w:sz="0" w:space="0" w:color="auto"/>
          </w:divBdr>
        </w:div>
        <w:div w:id="475295412">
          <w:marLeft w:val="0"/>
          <w:marRight w:val="0"/>
          <w:marTop w:val="0"/>
          <w:marBottom w:val="0"/>
          <w:divBdr>
            <w:top w:val="none" w:sz="0" w:space="0" w:color="auto"/>
            <w:left w:val="none" w:sz="0" w:space="0" w:color="auto"/>
            <w:bottom w:val="none" w:sz="0" w:space="0" w:color="auto"/>
            <w:right w:val="none" w:sz="0" w:space="0" w:color="auto"/>
          </w:divBdr>
        </w:div>
        <w:div w:id="513569119">
          <w:marLeft w:val="0"/>
          <w:marRight w:val="0"/>
          <w:marTop w:val="0"/>
          <w:marBottom w:val="0"/>
          <w:divBdr>
            <w:top w:val="none" w:sz="0" w:space="0" w:color="auto"/>
            <w:left w:val="none" w:sz="0" w:space="0" w:color="auto"/>
            <w:bottom w:val="none" w:sz="0" w:space="0" w:color="auto"/>
            <w:right w:val="none" w:sz="0" w:space="0" w:color="auto"/>
          </w:divBdr>
        </w:div>
        <w:div w:id="579288463">
          <w:marLeft w:val="0"/>
          <w:marRight w:val="0"/>
          <w:marTop w:val="0"/>
          <w:marBottom w:val="0"/>
          <w:divBdr>
            <w:top w:val="none" w:sz="0" w:space="0" w:color="auto"/>
            <w:left w:val="none" w:sz="0" w:space="0" w:color="auto"/>
            <w:bottom w:val="none" w:sz="0" w:space="0" w:color="auto"/>
            <w:right w:val="none" w:sz="0" w:space="0" w:color="auto"/>
          </w:divBdr>
        </w:div>
        <w:div w:id="827789156">
          <w:marLeft w:val="0"/>
          <w:marRight w:val="0"/>
          <w:marTop w:val="0"/>
          <w:marBottom w:val="0"/>
          <w:divBdr>
            <w:top w:val="none" w:sz="0" w:space="0" w:color="auto"/>
            <w:left w:val="none" w:sz="0" w:space="0" w:color="auto"/>
            <w:bottom w:val="none" w:sz="0" w:space="0" w:color="auto"/>
            <w:right w:val="none" w:sz="0" w:space="0" w:color="auto"/>
          </w:divBdr>
        </w:div>
        <w:div w:id="969818699">
          <w:marLeft w:val="0"/>
          <w:marRight w:val="0"/>
          <w:marTop w:val="0"/>
          <w:marBottom w:val="0"/>
          <w:divBdr>
            <w:top w:val="none" w:sz="0" w:space="0" w:color="auto"/>
            <w:left w:val="none" w:sz="0" w:space="0" w:color="auto"/>
            <w:bottom w:val="none" w:sz="0" w:space="0" w:color="auto"/>
            <w:right w:val="none" w:sz="0" w:space="0" w:color="auto"/>
          </w:divBdr>
        </w:div>
        <w:div w:id="1107892353">
          <w:marLeft w:val="0"/>
          <w:marRight w:val="0"/>
          <w:marTop w:val="0"/>
          <w:marBottom w:val="0"/>
          <w:divBdr>
            <w:top w:val="none" w:sz="0" w:space="0" w:color="auto"/>
            <w:left w:val="none" w:sz="0" w:space="0" w:color="auto"/>
            <w:bottom w:val="none" w:sz="0" w:space="0" w:color="auto"/>
            <w:right w:val="none" w:sz="0" w:space="0" w:color="auto"/>
          </w:divBdr>
        </w:div>
        <w:div w:id="1235748848">
          <w:marLeft w:val="0"/>
          <w:marRight w:val="0"/>
          <w:marTop w:val="0"/>
          <w:marBottom w:val="0"/>
          <w:divBdr>
            <w:top w:val="none" w:sz="0" w:space="0" w:color="auto"/>
            <w:left w:val="none" w:sz="0" w:space="0" w:color="auto"/>
            <w:bottom w:val="none" w:sz="0" w:space="0" w:color="auto"/>
            <w:right w:val="none" w:sz="0" w:space="0" w:color="auto"/>
          </w:divBdr>
        </w:div>
        <w:div w:id="1273853734">
          <w:marLeft w:val="0"/>
          <w:marRight w:val="0"/>
          <w:marTop w:val="0"/>
          <w:marBottom w:val="0"/>
          <w:divBdr>
            <w:top w:val="none" w:sz="0" w:space="0" w:color="auto"/>
            <w:left w:val="none" w:sz="0" w:space="0" w:color="auto"/>
            <w:bottom w:val="none" w:sz="0" w:space="0" w:color="auto"/>
            <w:right w:val="none" w:sz="0" w:space="0" w:color="auto"/>
          </w:divBdr>
        </w:div>
        <w:div w:id="1775438625">
          <w:marLeft w:val="0"/>
          <w:marRight w:val="0"/>
          <w:marTop w:val="0"/>
          <w:marBottom w:val="0"/>
          <w:divBdr>
            <w:top w:val="none" w:sz="0" w:space="0" w:color="auto"/>
            <w:left w:val="none" w:sz="0" w:space="0" w:color="auto"/>
            <w:bottom w:val="none" w:sz="0" w:space="0" w:color="auto"/>
            <w:right w:val="none" w:sz="0" w:space="0" w:color="auto"/>
          </w:divBdr>
        </w:div>
        <w:div w:id="1799107498">
          <w:marLeft w:val="0"/>
          <w:marRight w:val="0"/>
          <w:marTop w:val="0"/>
          <w:marBottom w:val="0"/>
          <w:divBdr>
            <w:top w:val="none" w:sz="0" w:space="0" w:color="auto"/>
            <w:left w:val="none" w:sz="0" w:space="0" w:color="auto"/>
            <w:bottom w:val="none" w:sz="0" w:space="0" w:color="auto"/>
            <w:right w:val="none" w:sz="0" w:space="0" w:color="auto"/>
          </w:divBdr>
        </w:div>
        <w:div w:id="1945066149">
          <w:marLeft w:val="0"/>
          <w:marRight w:val="0"/>
          <w:marTop w:val="0"/>
          <w:marBottom w:val="0"/>
          <w:divBdr>
            <w:top w:val="none" w:sz="0" w:space="0" w:color="auto"/>
            <w:left w:val="none" w:sz="0" w:space="0" w:color="auto"/>
            <w:bottom w:val="none" w:sz="0" w:space="0" w:color="auto"/>
            <w:right w:val="none" w:sz="0" w:space="0" w:color="auto"/>
          </w:divBdr>
        </w:div>
        <w:div w:id="1958831141">
          <w:marLeft w:val="0"/>
          <w:marRight w:val="0"/>
          <w:marTop w:val="0"/>
          <w:marBottom w:val="0"/>
          <w:divBdr>
            <w:top w:val="none" w:sz="0" w:space="0" w:color="auto"/>
            <w:left w:val="none" w:sz="0" w:space="0" w:color="auto"/>
            <w:bottom w:val="none" w:sz="0" w:space="0" w:color="auto"/>
            <w:right w:val="none" w:sz="0" w:space="0" w:color="auto"/>
          </w:divBdr>
        </w:div>
        <w:div w:id="1979604074">
          <w:marLeft w:val="0"/>
          <w:marRight w:val="0"/>
          <w:marTop w:val="0"/>
          <w:marBottom w:val="0"/>
          <w:divBdr>
            <w:top w:val="none" w:sz="0" w:space="0" w:color="auto"/>
            <w:left w:val="none" w:sz="0" w:space="0" w:color="auto"/>
            <w:bottom w:val="none" w:sz="0" w:space="0" w:color="auto"/>
            <w:right w:val="none" w:sz="0" w:space="0" w:color="auto"/>
          </w:divBdr>
        </w:div>
        <w:div w:id="2036422014">
          <w:marLeft w:val="0"/>
          <w:marRight w:val="0"/>
          <w:marTop w:val="0"/>
          <w:marBottom w:val="0"/>
          <w:divBdr>
            <w:top w:val="none" w:sz="0" w:space="0" w:color="auto"/>
            <w:left w:val="none" w:sz="0" w:space="0" w:color="auto"/>
            <w:bottom w:val="none" w:sz="0" w:space="0" w:color="auto"/>
            <w:right w:val="none" w:sz="0" w:space="0" w:color="auto"/>
          </w:divBdr>
        </w:div>
        <w:div w:id="2096200489">
          <w:marLeft w:val="0"/>
          <w:marRight w:val="0"/>
          <w:marTop w:val="0"/>
          <w:marBottom w:val="0"/>
          <w:divBdr>
            <w:top w:val="none" w:sz="0" w:space="0" w:color="auto"/>
            <w:left w:val="none" w:sz="0" w:space="0" w:color="auto"/>
            <w:bottom w:val="none" w:sz="0" w:space="0" w:color="auto"/>
            <w:right w:val="none" w:sz="0" w:space="0" w:color="auto"/>
          </w:divBdr>
        </w:div>
      </w:divsChild>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3928">
      <w:bodyDiv w:val="1"/>
      <w:marLeft w:val="0"/>
      <w:marRight w:val="0"/>
      <w:marTop w:val="0"/>
      <w:marBottom w:val="0"/>
      <w:divBdr>
        <w:top w:val="none" w:sz="0" w:space="0" w:color="auto"/>
        <w:left w:val="none" w:sz="0" w:space="0" w:color="auto"/>
        <w:bottom w:val="none" w:sz="0" w:space="0" w:color="auto"/>
        <w:right w:val="none" w:sz="0" w:space="0" w:color="auto"/>
      </w:divBdr>
      <w:divsChild>
        <w:div w:id="2013874934">
          <w:marLeft w:val="0"/>
          <w:marRight w:val="0"/>
          <w:marTop w:val="0"/>
          <w:marBottom w:val="0"/>
          <w:divBdr>
            <w:top w:val="none" w:sz="0" w:space="0" w:color="auto"/>
            <w:left w:val="none" w:sz="0" w:space="0" w:color="auto"/>
            <w:bottom w:val="none" w:sz="0" w:space="0" w:color="auto"/>
            <w:right w:val="none" w:sz="0" w:space="0" w:color="auto"/>
          </w:divBdr>
        </w:div>
        <w:div w:id="1779182472">
          <w:marLeft w:val="0"/>
          <w:marRight w:val="0"/>
          <w:marTop w:val="0"/>
          <w:marBottom w:val="0"/>
          <w:divBdr>
            <w:top w:val="none" w:sz="0" w:space="0" w:color="auto"/>
            <w:left w:val="none" w:sz="0" w:space="0" w:color="auto"/>
            <w:bottom w:val="none" w:sz="0" w:space="0" w:color="auto"/>
            <w:right w:val="none" w:sz="0" w:space="0" w:color="auto"/>
          </w:divBdr>
        </w:div>
        <w:div w:id="416095283">
          <w:marLeft w:val="0"/>
          <w:marRight w:val="0"/>
          <w:marTop w:val="0"/>
          <w:marBottom w:val="0"/>
          <w:divBdr>
            <w:top w:val="none" w:sz="0" w:space="0" w:color="auto"/>
            <w:left w:val="none" w:sz="0" w:space="0" w:color="auto"/>
            <w:bottom w:val="none" w:sz="0" w:space="0" w:color="auto"/>
            <w:right w:val="none" w:sz="0" w:space="0" w:color="auto"/>
          </w:divBdr>
        </w:div>
        <w:div w:id="1347557608">
          <w:marLeft w:val="0"/>
          <w:marRight w:val="0"/>
          <w:marTop w:val="0"/>
          <w:marBottom w:val="0"/>
          <w:divBdr>
            <w:top w:val="none" w:sz="0" w:space="0" w:color="auto"/>
            <w:left w:val="none" w:sz="0" w:space="0" w:color="auto"/>
            <w:bottom w:val="none" w:sz="0" w:space="0" w:color="auto"/>
            <w:right w:val="none" w:sz="0" w:space="0" w:color="auto"/>
          </w:divBdr>
        </w:div>
        <w:div w:id="60371772">
          <w:marLeft w:val="0"/>
          <w:marRight w:val="0"/>
          <w:marTop w:val="0"/>
          <w:marBottom w:val="0"/>
          <w:divBdr>
            <w:top w:val="none" w:sz="0" w:space="0" w:color="auto"/>
            <w:left w:val="none" w:sz="0" w:space="0" w:color="auto"/>
            <w:bottom w:val="none" w:sz="0" w:space="0" w:color="auto"/>
            <w:right w:val="none" w:sz="0" w:space="0" w:color="auto"/>
          </w:divBdr>
        </w:div>
        <w:div w:id="347222008">
          <w:marLeft w:val="0"/>
          <w:marRight w:val="0"/>
          <w:marTop w:val="0"/>
          <w:marBottom w:val="0"/>
          <w:divBdr>
            <w:top w:val="none" w:sz="0" w:space="0" w:color="auto"/>
            <w:left w:val="none" w:sz="0" w:space="0" w:color="auto"/>
            <w:bottom w:val="none" w:sz="0" w:space="0" w:color="auto"/>
            <w:right w:val="none" w:sz="0" w:space="0" w:color="auto"/>
          </w:divBdr>
        </w:div>
        <w:div w:id="1284726011">
          <w:marLeft w:val="0"/>
          <w:marRight w:val="0"/>
          <w:marTop w:val="0"/>
          <w:marBottom w:val="0"/>
          <w:divBdr>
            <w:top w:val="none" w:sz="0" w:space="0" w:color="auto"/>
            <w:left w:val="none" w:sz="0" w:space="0" w:color="auto"/>
            <w:bottom w:val="none" w:sz="0" w:space="0" w:color="auto"/>
            <w:right w:val="none" w:sz="0" w:space="0" w:color="auto"/>
          </w:divBdr>
        </w:div>
        <w:div w:id="857307819">
          <w:marLeft w:val="0"/>
          <w:marRight w:val="0"/>
          <w:marTop w:val="0"/>
          <w:marBottom w:val="0"/>
          <w:divBdr>
            <w:top w:val="none" w:sz="0" w:space="0" w:color="auto"/>
            <w:left w:val="none" w:sz="0" w:space="0" w:color="auto"/>
            <w:bottom w:val="none" w:sz="0" w:space="0" w:color="auto"/>
            <w:right w:val="none" w:sz="0" w:space="0" w:color="auto"/>
          </w:divBdr>
        </w:div>
        <w:div w:id="576093413">
          <w:marLeft w:val="0"/>
          <w:marRight w:val="0"/>
          <w:marTop w:val="0"/>
          <w:marBottom w:val="0"/>
          <w:divBdr>
            <w:top w:val="none" w:sz="0" w:space="0" w:color="auto"/>
            <w:left w:val="none" w:sz="0" w:space="0" w:color="auto"/>
            <w:bottom w:val="none" w:sz="0" w:space="0" w:color="auto"/>
            <w:right w:val="none" w:sz="0" w:space="0" w:color="auto"/>
          </w:divBdr>
        </w:div>
        <w:div w:id="367799066">
          <w:marLeft w:val="0"/>
          <w:marRight w:val="0"/>
          <w:marTop w:val="0"/>
          <w:marBottom w:val="0"/>
          <w:divBdr>
            <w:top w:val="none" w:sz="0" w:space="0" w:color="auto"/>
            <w:left w:val="none" w:sz="0" w:space="0" w:color="auto"/>
            <w:bottom w:val="none" w:sz="0" w:space="0" w:color="auto"/>
            <w:right w:val="none" w:sz="0" w:space="0" w:color="auto"/>
          </w:divBdr>
        </w:div>
        <w:div w:id="590430522">
          <w:marLeft w:val="0"/>
          <w:marRight w:val="0"/>
          <w:marTop w:val="0"/>
          <w:marBottom w:val="0"/>
          <w:divBdr>
            <w:top w:val="none" w:sz="0" w:space="0" w:color="auto"/>
            <w:left w:val="none" w:sz="0" w:space="0" w:color="auto"/>
            <w:bottom w:val="none" w:sz="0" w:space="0" w:color="auto"/>
            <w:right w:val="none" w:sz="0" w:space="0" w:color="auto"/>
          </w:divBdr>
        </w:div>
        <w:div w:id="1695770044">
          <w:marLeft w:val="0"/>
          <w:marRight w:val="0"/>
          <w:marTop w:val="0"/>
          <w:marBottom w:val="0"/>
          <w:divBdr>
            <w:top w:val="none" w:sz="0" w:space="0" w:color="auto"/>
            <w:left w:val="none" w:sz="0" w:space="0" w:color="auto"/>
            <w:bottom w:val="none" w:sz="0" w:space="0" w:color="auto"/>
            <w:right w:val="none" w:sz="0" w:space="0" w:color="auto"/>
          </w:divBdr>
        </w:div>
        <w:div w:id="324938504">
          <w:marLeft w:val="0"/>
          <w:marRight w:val="0"/>
          <w:marTop w:val="0"/>
          <w:marBottom w:val="0"/>
          <w:divBdr>
            <w:top w:val="none" w:sz="0" w:space="0" w:color="auto"/>
            <w:left w:val="none" w:sz="0" w:space="0" w:color="auto"/>
            <w:bottom w:val="none" w:sz="0" w:space="0" w:color="auto"/>
            <w:right w:val="none" w:sz="0" w:space="0" w:color="auto"/>
          </w:divBdr>
        </w:div>
        <w:div w:id="1622683657">
          <w:marLeft w:val="0"/>
          <w:marRight w:val="0"/>
          <w:marTop w:val="0"/>
          <w:marBottom w:val="0"/>
          <w:divBdr>
            <w:top w:val="none" w:sz="0" w:space="0" w:color="auto"/>
            <w:left w:val="none" w:sz="0" w:space="0" w:color="auto"/>
            <w:bottom w:val="none" w:sz="0" w:space="0" w:color="auto"/>
            <w:right w:val="none" w:sz="0" w:space="0" w:color="auto"/>
          </w:divBdr>
        </w:div>
        <w:div w:id="1679960775">
          <w:marLeft w:val="0"/>
          <w:marRight w:val="0"/>
          <w:marTop w:val="0"/>
          <w:marBottom w:val="0"/>
          <w:divBdr>
            <w:top w:val="none" w:sz="0" w:space="0" w:color="auto"/>
            <w:left w:val="none" w:sz="0" w:space="0" w:color="auto"/>
            <w:bottom w:val="none" w:sz="0" w:space="0" w:color="auto"/>
            <w:right w:val="none" w:sz="0" w:space="0" w:color="auto"/>
          </w:divBdr>
        </w:div>
        <w:div w:id="790443751">
          <w:marLeft w:val="0"/>
          <w:marRight w:val="0"/>
          <w:marTop w:val="0"/>
          <w:marBottom w:val="0"/>
          <w:divBdr>
            <w:top w:val="none" w:sz="0" w:space="0" w:color="auto"/>
            <w:left w:val="none" w:sz="0" w:space="0" w:color="auto"/>
            <w:bottom w:val="none" w:sz="0" w:space="0" w:color="auto"/>
            <w:right w:val="none" w:sz="0" w:space="0" w:color="auto"/>
          </w:divBdr>
        </w:div>
        <w:div w:id="1554122824">
          <w:marLeft w:val="0"/>
          <w:marRight w:val="0"/>
          <w:marTop w:val="0"/>
          <w:marBottom w:val="0"/>
          <w:divBdr>
            <w:top w:val="none" w:sz="0" w:space="0" w:color="auto"/>
            <w:left w:val="none" w:sz="0" w:space="0" w:color="auto"/>
            <w:bottom w:val="none" w:sz="0" w:space="0" w:color="auto"/>
            <w:right w:val="none" w:sz="0" w:space="0" w:color="auto"/>
          </w:divBdr>
        </w:div>
        <w:div w:id="1242569873">
          <w:marLeft w:val="0"/>
          <w:marRight w:val="0"/>
          <w:marTop w:val="0"/>
          <w:marBottom w:val="0"/>
          <w:divBdr>
            <w:top w:val="none" w:sz="0" w:space="0" w:color="auto"/>
            <w:left w:val="none" w:sz="0" w:space="0" w:color="auto"/>
            <w:bottom w:val="none" w:sz="0" w:space="0" w:color="auto"/>
            <w:right w:val="none" w:sz="0" w:space="0" w:color="auto"/>
          </w:divBdr>
        </w:div>
        <w:div w:id="2059275613">
          <w:marLeft w:val="0"/>
          <w:marRight w:val="0"/>
          <w:marTop w:val="0"/>
          <w:marBottom w:val="0"/>
          <w:divBdr>
            <w:top w:val="none" w:sz="0" w:space="0" w:color="auto"/>
            <w:left w:val="none" w:sz="0" w:space="0" w:color="auto"/>
            <w:bottom w:val="none" w:sz="0" w:space="0" w:color="auto"/>
            <w:right w:val="none" w:sz="0" w:space="0" w:color="auto"/>
          </w:divBdr>
        </w:div>
        <w:div w:id="1170171626">
          <w:marLeft w:val="0"/>
          <w:marRight w:val="0"/>
          <w:marTop w:val="0"/>
          <w:marBottom w:val="0"/>
          <w:divBdr>
            <w:top w:val="none" w:sz="0" w:space="0" w:color="auto"/>
            <w:left w:val="none" w:sz="0" w:space="0" w:color="auto"/>
            <w:bottom w:val="none" w:sz="0" w:space="0" w:color="auto"/>
            <w:right w:val="none" w:sz="0" w:space="0" w:color="auto"/>
          </w:divBdr>
        </w:div>
        <w:div w:id="1047994868">
          <w:marLeft w:val="0"/>
          <w:marRight w:val="0"/>
          <w:marTop w:val="0"/>
          <w:marBottom w:val="0"/>
          <w:divBdr>
            <w:top w:val="none" w:sz="0" w:space="0" w:color="auto"/>
            <w:left w:val="none" w:sz="0" w:space="0" w:color="auto"/>
            <w:bottom w:val="none" w:sz="0" w:space="0" w:color="auto"/>
            <w:right w:val="none" w:sz="0" w:space="0" w:color="auto"/>
          </w:divBdr>
        </w:div>
        <w:div w:id="827670683">
          <w:marLeft w:val="0"/>
          <w:marRight w:val="0"/>
          <w:marTop w:val="0"/>
          <w:marBottom w:val="0"/>
          <w:divBdr>
            <w:top w:val="none" w:sz="0" w:space="0" w:color="auto"/>
            <w:left w:val="none" w:sz="0" w:space="0" w:color="auto"/>
            <w:bottom w:val="none" w:sz="0" w:space="0" w:color="auto"/>
            <w:right w:val="none" w:sz="0" w:space="0" w:color="auto"/>
          </w:divBdr>
        </w:div>
        <w:div w:id="175653937">
          <w:marLeft w:val="0"/>
          <w:marRight w:val="0"/>
          <w:marTop w:val="0"/>
          <w:marBottom w:val="0"/>
          <w:divBdr>
            <w:top w:val="none" w:sz="0" w:space="0" w:color="auto"/>
            <w:left w:val="none" w:sz="0" w:space="0" w:color="auto"/>
            <w:bottom w:val="none" w:sz="0" w:space="0" w:color="auto"/>
            <w:right w:val="none" w:sz="0" w:space="0" w:color="auto"/>
          </w:divBdr>
        </w:div>
        <w:div w:id="760104733">
          <w:marLeft w:val="0"/>
          <w:marRight w:val="0"/>
          <w:marTop w:val="0"/>
          <w:marBottom w:val="0"/>
          <w:divBdr>
            <w:top w:val="none" w:sz="0" w:space="0" w:color="auto"/>
            <w:left w:val="none" w:sz="0" w:space="0" w:color="auto"/>
            <w:bottom w:val="none" w:sz="0" w:space="0" w:color="auto"/>
            <w:right w:val="none" w:sz="0" w:space="0" w:color="auto"/>
          </w:divBdr>
        </w:div>
        <w:div w:id="1343585014">
          <w:marLeft w:val="0"/>
          <w:marRight w:val="0"/>
          <w:marTop w:val="0"/>
          <w:marBottom w:val="0"/>
          <w:divBdr>
            <w:top w:val="none" w:sz="0" w:space="0" w:color="auto"/>
            <w:left w:val="none" w:sz="0" w:space="0" w:color="auto"/>
            <w:bottom w:val="none" w:sz="0" w:space="0" w:color="auto"/>
            <w:right w:val="none" w:sz="0" w:space="0" w:color="auto"/>
          </w:divBdr>
        </w:div>
        <w:div w:id="1555845056">
          <w:marLeft w:val="0"/>
          <w:marRight w:val="0"/>
          <w:marTop w:val="0"/>
          <w:marBottom w:val="0"/>
          <w:divBdr>
            <w:top w:val="none" w:sz="0" w:space="0" w:color="auto"/>
            <w:left w:val="none" w:sz="0" w:space="0" w:color="auto"/>
            <w:bottom w:val="none" w:sz="0" w:space="0" w:color="auto"/>
            <w:right w:val="none" w:sz="0" w:space="0" w:color="auto"/>
          </w:divBdr>
        </w:div>
        <w:div w:id="585267315">
          <w:marLeft w:val="0"/>
          <w:marRight w:val="0"/>
          <w:marTop w:val="0"/>
          <w:marBottom w:val="0"/>
          <w:divBdr>
            <w:top w:val="none" w:sz="0" w:space="0" w:color="auto"/>
            <w:left w:val="none" w:sz="0" w:space="0" w:color="auto"/>
            <w:bottom w:val="none" w:sz="0" w:space="0" w:color="auto"/>
            <w:right w:val="none" w:sz="0" w:space="0" w:color="auto"/>
          </w:divBdr>
        </w:div>
        <w:div w:id="2014994709">
          <w:marLeft w:val="0"/>
          <w:marRight w:val="0"/>
          <w:marTop w:val="0"/>
          <w:marBottom w:val="0"/>
          <w:divBdr>
            <w:top w:val="none" w:sz="0" w:space="0" w:color="auto"/>
            <w:left w:val="none" w:sz="0" w:space="0" w:color="auto"/>
            <w:bottom w:val="none" w:sz="0" w:space="0" w:color="auto"/>
            <w:right w:val="none" w:sz="0" w:space="0" w:color="auto"/>
          </w:divBdr>
        </w:div>
        <w:div w:id="2082289840">
          <w:marLeft w:val="0"/>
          <w:marRight w:val="0"/>
          <w:marTop w:val="0"/>
          <w:marBottom w:val="0"/>
          <w:divBdr>
            <w:top w:val="none" w:sz="0" w:space="0" w:color="auto"/>
            <w:left w:val="none" w:sz="0" w:space="0" w:color="auto"/>
            <w:bottom w:val="none" w:sz="0" w:space="0" w:color="auto"/>
            <w:right w:val="none" w:sz="0" w:space="0" w:color="auto"/>
          </w:divBdr>
        </w:div>
        <w:div w:id="1339431549">
          <w:marLeft w:val="0"/>
          <w:marRight w:val="0"/>
          <w:marTop w:val="0"/>
          <w:marBottom w:val="0"/>
          <w:divBdr>
            <w:top w:val="none" w:sz="0" w:space="0" w:color="auto"/>
            <w:left w:val="none" w:sz="0" w:space="0" w:color="auto"/>
            <w:bottom w:val="none" w:sz="0" w:space="0" w:color="auto"/>
            <w:right w:val="none" w:sz="0" w:space="0" w:color="auto"/>
          </w:divBdr>
        </w:div>
        <w:div w:id="797574296">
          <w:marLeft w:val="0"/>
          <w:marRight w:val="0"/>
          <w:marTop w:val="0"/>
          <w:marBottom w:val="0"/>
          <w:divBdr>
            <w:top w:val="none" w:sz="0" w:space="0" w:color="auto"/>
            <w:left w:val="none" w:sz="0" w:space="0" w:color="auto"/>
            <w:bottom w:val="none" w:sz="0" w:space="0" w:color="auto"/>
            <w:right w:val="none" w:sz="0" w:space="0" w:color="auto"/>
          </w:divBdr>
        </w:div>
        <w:div w:id="1379668663">
          <w:marLeft w:val="0"/>
          <w:marRight w:val="0"/>
          <w:marTop w:val="0"/>
          <w:marBottom w:val="0"/>
          <w:divBdr>
            <w:top w:val="none" w:sz="0" w:space="0" w:color="auto"/>
            <w:left w:val="none" w:sz="0" w:space="0" w:color="auto"/>
            <w:bottom w:val="none" w:sz="0" w:space="0" w:color="auto"/>
            <w:right w:val="none" w:sz="0" w:space="0" w:color="auto"/>
          </w:divBdr>
        </w:div>
        <w:div w:id="2063409165">
          <w:marLeft w:val="0"/>
          <w:marRight w:val="0"/>
          <w:marTop w:val="0"/>
          <w:marBottom w:val="0"/>
          <w:divBdr>
            <w:top w:val="none" w:sz="0" w:space="0" w:color="auto"/>
            <w:left w:val="none" w:sz="0" w:space="0" w:color="auto"/>
            <w:bottom w:val="none" w:sz="0" w:space="0" w:color="auto"/>
            <w:right w:val="none" w:sz="0" w:space="0" w:color="auto"/>
          </w:divBdr>
        </w:div>
        <w:div w:id="634994862">
          <w:marLeft w:val="0"/>
          <w:marRight w:val="0"/>
          <w:marTop w:val="0"/>
          <w:marBottom w:val="0"/>
          <w:divBdr>
            <w:top w:val="none" w:sz="0" w:space="0" w:color="auto"/>
            <w:left w:val="none" w:sz="0" w:space="0" w:color="auto"/>
            <w:bottom w:val="none" w:sz="0" w:space="0" w:color="auto"/>
            <w:right w:val="none" w:sz="0" w:space="0" w:color="auto"/>
          </w:divBdr>
        </w:div>
        <w:div w:id="1854299455">
          <w:marLeft w:val="0"/>
          <w:marRight w:val="0"/>
          <w:marTop w:val="0"/>
          <w:marBottom w:val="0"/>
          <w:divBdr>
            <w:top w:val="none" w:sz="0" w:space="0" w:color="auto"/>
            <w:left w:val="none" w:sz="0" w:space="0" w:color="auto"/>
            <w:bottom w:val="none" w:sz="0" w:space="0" w:color="auto"/>
            <w:right w:val="none" w:sz="0" w:space="0" w:color="auto"/>
          </w:divBdr>
        </w:div>
        <w:div w:id="1890531866">
          <w:marLeft w:val="0"/>
          <w:marRight w:val="0"/>
          <w:marTop w:val="0"/>
          <w:marBottom w:val="0"/>
          <w:divBdr>
            <w:top w:val="none" w:sz="0" w:space="0" w:color="auto"/>
            <w:left w:val="none" w:sz="0" w:space="0" w:color="auto"/>
            <w:bottom w:val="none" w:sz="0" w:space="0" w:color="auto"/>
            <w:right w:val="none" w:sz="0" w:space="0" w:color="auto"/>
          </w:divBdr>
        </w:div>
        <w:div w:id="2111656916">
          <w:marLeft w:val="0"/>
          <w:marRight w:val="0"/>
          <w:marTop w:val="0"/>
          <w:marBottom w:val="0"/>
          <w:divBdr>
            <w:top w:val="none" w:sz="0" w:space="0" w:color="auto"/>
            <w:left w:val="none" w:sz="0" w:space="0" w:color="auto"/>
            <w:bottom w:val="none" w:sz="0" w:space="0" w:color="auto"/>
            <w:right w:val="none" w:sz="0" w:space="0" w:color="auto"/>
          </w:divBdr>
        </w:div>
        <w:div w:id="17783277">
          <w:marLeft w:val="0"/>
          <w:marRight w:val="0"/>
          <w:marTop w:val="0"/>
          <w:marBottom w:val="0"/>
          <w:divBdr>
            <w:top w:val="none" w:sz="0" w:space="0" w:color="auto"/>
            <w:left w:val="none" w:sz="0" w:space="0" w:color="auto"/>
            <w:bottom w:val="none" w:sz="0" w:space="0" w:color="auto"/>
            <w:right w:val="none" w:sz="0" w:space="0" w:color="auto"/>
          </w:divBdr>
        </w:div>
        <w:div w:id="2041779357">
          <w:marLeft w:val="0"/>
          <w:marRight w:val="0"/>
          <w:marTop w:val="0"/>
          <w:marBottom w:val="0"/>
          <w:divBdr>
            <w:top w:val="none" w:sz="0" w:space="0" w:color="auto"/>
            <w:left w:val="none" w:sz="0" w:space="0" w:color="auto"/>
            <w:bottom w:val="none" w:sz="0" w:space="0" w:color="auto"/>
            <w:right w:val="none" w:sz="0" w:space="0" w:color="auto"/>
          </w:divBdr>
        </w:div>
        <w:div w:id="1738237115">
          <w:marLeft w:val="0"/>
          <w:marRight w:val="0"/>
          <w:marTop w:val="0"/>
          <w:marBottom w:val="0"/>
          <w:divBdr>
            <w:top w:val="none" w:sz="0" w:space="0" w:color="auto"/>
            <w:left w:val="none" w:sz="0" w:space="0" w:color="auto"/>
            <w:bottom w:val="none" w:sz="0" w:space="0" w:color="auto"/>
            <w:right w:val="none" w:sz="0" w:space="0" w:color="auto"/>
          </w:divBdr>
        </w:div>
        <w:div w:id="1843156189">
          <w:marLeft w:val="0"/>
          <w:marRight w:val="0"/>
          <w:marTop w:val="0"/>
          <w:marBottom w:val="0"/>
          <w:divBdr>
            <w:top w:val="none" w:sz="0" w:space="0" w:color="auto"/>
            <w:left w:val="none" w:sz="0" w:space="0" w:color="auto"/>
            <w:bottom w:val="none" w:sz="0" w:space="0" w:color="auto"/>
            <w:right w:val="none" w:sz="0" w:space="0" w:color="auto"/>
          </w:divBdr>
        </w:div>
        <w:div w:id="1021735747">
          <w:marLeft w:val="0"/>
          <w:marRight w:val="0"/>
          <w:marTop w:val="0"/>
          <w:marBottom w:val="0"/>
          <w:divBdr>
            <w:top w:val="none" w:sz="0" w:space="0" w:color="auto"/>
            <w:left w:val="none" w:sz="0" w:space="0" w:color="auto"/>
            <w:bottom w:val="none" w:sz="0" w:space="0" w:color="auto"/>
            <w:right w:val="none" w:sz="0" w:space="0" w:color="auto"/>
          </w:divBdr>
        </w:div>
        <w:div w:id="150413132">
          <w:marLeft w:val="0"/>
          <w:marRight w:val="0"/>
          <w:marTop w:val="0"/>
          <w:marBottom w:val="0"/>
          <w:divBdr>
            <w:top w:val="none" w:sz="0" w:space="0" w:color="auto"/>
            <w:left w:val="none" w:sz="0" w:space="0" w:color="auto"/>
            <w:bottom w:val="none" w:sz="0" w:space="0" w:color="auto"/>
            <w:right w:val="none" w:sz="0" w:space="0" w:color="auto"/>
          </w:divBdr>
        </w:div>
        <w:div w:id="686172466">
          <w:marLeft w:val="0"/>
          <w:marRight w:val="0"/>
          <w:marTop w:val="0"/>
          <w:marBottom w:val="0"/>
          <w:divBdr>
            <w:top w:val="none" w:sz="0" w:space="0" w:color="auto"/>
            <w:left w:val="none" w:sz="0" w:space="0" w:color="auto"/>
            <w:bottom w:val="none" w:sz="0" w:space="0" w:color="auto"/>
            <w:right w:val="none" w:sz="0" w:space="0" w:color="auto"/>
          </w:divBdr>
        </w:div>
        <w:div w:id="1902401551">
          <w:marLeft w:val="0"/>
          <w:marRight w:val="0"/>
          <w:marTop w:val="0"/>
          <w:marBottom w:val="0"/>
          <w:divBdr>
            <w:top w:val="none" w:sz="0" w:space="0" w:color="auto"/>
            <w:left w:val="none" w:sz="0" w:space="0" w:color="auto"/>
            <w:bottom w:val="none" w:sz="0" w:space="0" w:color="auto"/>
            <w:right w:val="none" w:sz="0" w:space="0" w:color="auto"/>
          </w:divBdr>
        </w:div>
        <w:div w:id="1451896334">
          <w:marLeft w:val="0"/>
          <w:marRight w:val="0"/>
          <w:marTop w:val="0"/>
          <w:marBottom w:val="0"/>
          <w:divBdr>
            <w:top w:val="none" w:sz="0" w:space="0" w:color="auto"/>
            <w:left w:val="none" w:sz="0" w:space="0" w:color="auto"/>
            <w:bottom w:val="none" w:sz="0" w:space="0" w:color="auto"/>
            <w:right w:val="none" w:sz="0" w:space="0" w:color="auto"/>
          </w:divBdr>
        </w:div>
        <w:div w:id="1899589072">
          <w:marLeft w:val="0"/>
          <w:marRight w:val="0"/>
          <w:marTop w:val="0"/>
          <w:marBottom w:val="0"/>
          <w:divBdr>
            <w:top w:val="none" w:sz="0" w:space="0" w:color="auto"/>
            <w:left w:val="none" w:sz="0" w:space="0" w:color="auto"/>
            <w:bottom w:val="none" w:sz="0" w:space="0" w:color="auto"/>
            <w:right w:val="none" w:sz="0" w:space="0" w:color="auto"/>
          </w:divBdr>
        </w:div>
        <w:div w:id="2087023558">
          <w:marLeft w:val="0"/>
          <w:marRight w:val="0"/>
          <w:marTop w:val="0"/>
          <w:marBottom w:val="0"/>
          <w:divBdr>
            <w:top w:val="none" w:sz="0" w:space="0" w:color="auto"/>
            <w:left w:val="none" w:sz="0" w:space="0" w:color="auto"/>
            <w:bottom w:val="none" w:sz="0" w:space="0" w:color="auto"/>
            <w:right w:val="none" w:sz="0" w:space="0" w:color="auto"/>
          </w:divBdr>
        </w:div>
        <w:div w:id="291597845">
          <w:marLeft w:val="0"/>
          <w:marRight w:val="0"/>
          <w:marTop w:val="0"/>
          <w:marBottom w:val="0"/>
          <w:divBdr>
            <w:top w:val="none" w:sz="0" w:space="0" w:color="auto"/>
            <w:left w:val="none" w:sz="0" w:space="0" w:color="auto"/>
            <w:bottom w:val="none" w:sz="0" w:space="0" w:color="auto"/>
            <w:right w:val="none" w:sz="0" w:space="0" w:color="auto"/>
          </w:divBdr>
        </w:div>
        <w:div w:id="1047219836">
          <w:marLeft w:val="0"/>
          <w:marRight w:val="0"/>
          <w:marTop w:val="0"/>
          <w:marBottom w:val="0"/>
          <w:divBdr>
            <w:top w:val="none" w:sz="0" w:space="0" w:color="auto"/>
            <w:left w:val="none" w:sz="0" w:space="0" w:color="auto"/>
            <w:bottom w:val="none" w:sz="0" w:space="0" w:color="auto"/>
            <w:right w:val="none" w:sz="0" w:space="0" w:color="auto"/>
          </w:divBdr>
        </w:div>
        <w:div w:id="357238586">
          <w:marLeft w:val="0"/>
          <w:marRight w:val="0"/>
          <w:marTop w:val="0"/>
          <w:marBottom w:val="0"/>
          <w:divBdr>
            <w:top w:val="none" w:sz="0" w:space="0" w:color="auto"/>
            <w:left w:val="none" w:sz="0" w:space="0" w:color="auto"/>
            <w:bottom w:val="none" w:sz="0" w:space="0" w:color="auto"/>
            <w:right w:val="none" w:sz="0" w:space="0" w:color="auto"/>
          </w:divBdr>
        </w:div>
        <w:div w:id="972171302">
          <w:marLeft w:val="0"/>
          <w:marRight w:val="0"/>
          <w:marTop w:val="0"/>
          <w:marBottom w:val="0"/>
          <w:divBdr>
            <w:top w:val="none" w:sz="0" w:space="0" w:color="auto"/>
            <w:left w:val="none" w:sz="0" w:space="0" w:color="auto"/>
            <w:bottom w:val="none" w:sz="0" w:space="0" w:color="auto"/>
            <w:right w:val="none" w:sz="0" w:space="0" w:color="auto"/>
          </w:divBdr>
        </w:div>
        <w:div w:id="1609462912">
          <w:marLeft w:val="0"/>
          <w:marRight w:val="0"/>
          <w:marTop w:val="0"/>
          <w:marBottom w:val="0"/>
          <w:divBdr>
            <w:top w:val="none" w:sz="0" w:space="0" w:color="auto"/>
            <w:left w:val="none" w:sz="0" w:space="0" w:color="auto"/>
            <w:bottom w:val="none" w:sz="0" w:space="0" w:color="auto"/>
            <w:right w:val="none" w:sz="0" w:space="0" w:color="auto"/>
          </w:divBdr>
        </w:div>
        <w:div w:id="2038699766">
          <w:marLeft w:val="0"/>
          <w:marRight w:val="0"/>
          <w:marTop w:val="0"/>
          <w:marBottom w:val="0"/>
          <w:divBdr>
            <w:top w:val="none" w:sz="0" w:space="0" w:color="auto"/>
            <w:left w:val="none" w:sz="0" w:space="0" w:color="auto"/>
            <w:bottom w:val="none" w:sz="0" w:space="0" w:color="auto"/>
            <w:right w:val="none" w:sz="0" w:space="0" w:color="auto"/>
          </w:divBdr>
        </w:div>
        <w:div w:id="1781872238">
          <w:marLeft w:val="0"/>
          <w:marRight w:val="0"/>
          <w:marTop w:val="0"/>
          <w:marBottom w:val="0"/>
          <w:divBdr>
            <w:top w:val="none" w:sz="0" w:space="0" w:color="auto"/>
            <w:left w:val="none" w:sz="0" w:space="0" w:color="auto"/>
            <w:bottom w:val="none" w:sz="0" w:space="0" w:color="auto"/>
            <w:right w:val="none" w:sz="0" w:space="0" w:color="auto"/>
          </w:divBdr>
        </w:div>
        <w:div w:id="579798349">
          <w:marLeft w:val="0"/>
          <w:marRight w:val="0"/>
          <w:marTop w:val="0"/>
          <w:marBottom w:val="0"/>
          <w:divBdr>
            <w:top w:val="none" w:sz="0" w:space="0" w:color="auto"/>
            <w:left w:val="none" w:sz="0" w:space="0" w:color="auto"/>
            <w:bottom w:val="none" w:sz="0" w:space="0" w:color="auto"/>
            <w:right w:val="none" w:sz="0" w:space="0" w:color="auto"/>
          </w:divBdr>
        </w:div>
        <w:div w:id="1768689537">
          <w:marLeft w:val="0"/>
          <w:marRight w:val="0"/>
          <w:marTop w:val="0"/>
          <w:marBottom w:val="0"/>
          <w:divBdr>
            <w:top w:val="none" w:sz="0" w:space="0" w:color="auto"/>
            <w:left w:val="none" w:sz="0" w:space="0" w:color="auto"/>
            <w:bottom w:val="none" w:sz="0" w:space="0" w:color="auto"/>
            <w:right w:val="none" w:sz="0" w:space="0" w:color="auto"/>
          </w:divBdr>
        </w:div>
        <w:div w:id="1642880264">
          <w:marLeft w:val="0"/>
          <w:marRight w:val="0"/>
          <w:marTop w:val="0"/>
          <w:marBottom w:val="0"/>
          <w:divBdr>
            <w:top w:val="none" w:sz="0" w:space="0" w:color="auto"/>
            <w:left w:val="none" w:sz="0" w:space="0" w:color="auto"/>
            <w:bottom w:val="none" w:sz="0" w:space="0" w:color="auto"/>
            <w:right w:val="none" w:sz="0" w:space="0" w:color="auto"/>
          </w:divBdr>
        </w:div>
        <w:div w:id="224226770">
          <w:marLeft w:val="0"/>
          <w:marRight w:val="0"/>
          <w:marTop w:val="0"/>
          <w:marBottom w:val="0"/>
          <w:divBdr>
            <w:top w:val="none" w:sz="0" w:space="0" w:color="auto"/>
            <w:left w:val="none" w:sz="0" w:space="0" w:color="auto"/>
            <w:bottom w:val="none" w:sz="0" w:space="0" w:color="auto"/>
            <w:right w:val="none" w:sz="0" w:space="0" w:color="auto"/>
          </w:divBdr>
        </w:div>
        <w:div w:id="755782142">
          <w:marLeft w:val="0"/>
          <w:marRight w:val="0"/>
          <w:marTop w:val="0"/>
          <w:marBottom w:val="0"/>
          <w:divBdr>
            <w:top w:val="none" w:sz="0" w:space="0" w:color="auto"/>
            <w:left w:val="none" w:sz="0" w:space="0" w:color="auto"/>
            <w:bottom w:val="none" w:sz="0" w:space="0" w:color="auto"/>
            <w:right w:val="none" w:sz="0" w:space="0" w:color="auto"/>
          </w:divBdr>
        </w:div>
        <w:div w:id="676421858">
          <w:marLeft w:val="0"/>
          <w:marRight w:val="0"/>
          <w:marTop w:val="0"/>
          <w:marBottom w:val="0"/>
          <w:divBdr>
            <w:top w:val="none" w:sz="0" w:space="0" w:color="auto"/>
            <w:left w:val="none" w:sz="0" w:space="0" w:color="auto"/>
            <w:bottom w:val="none" w:sz="0" w:space="0" w:color="auto"/>
            <w:right w:val="none" w:sz="0" w:space="0" w:color="auto"/>
          </w:divBdr>
        </w:div>
        <w:div w:id="1704791925">
          <w:marLeft w:val="0"/>
          <w:marRight w:val="0"/>
          <w:marTop w:val="0"/>
          <w:marBottom w:val="0"/>
          <w:divBdr>
            <w:top w:val="none" w:sz="0" w:space="0" w:color="auto"/>
            <w:left w:val="none" w:sz="0" w:space="0" w:color="auto"/>
            <w:bottom w:val="none" w:sz="0" w:space="0" w:color="auto"/>
            <w:right w:val="none" w:sz="0" w:space="0" w:color="auto"/>
          </w:divBdr>
        </w:div>
        <w:div w:id="279726416">
          <w:marLeft w:val="0"/>
          <w:marRight w:val="0"/>
          <w:marTop w:val="0"/>
          <w:marBottom w:val="0"/>
          <w:divBdr>
            <w:top w:val="none" w:sz="0" w:space="0" w:color="auto"/>
            <w:left w:val="none" w:sz="0" w:space="0" w:color="auto"/>
            <w:bottom w:val="none" w:sz="0" w:space="0" w:color="auto"/>
            <w:right w:val="none" w:sz="0" w:space="0" w:color="auto"/>
          </w:divBdr>
        </w:div>
        <w:div w:id="821124069">
          <w:marLeft w:val="0"/>
          <w:marRight w:val="0"/>
          <w:marTop w:val="0"/>
          <w:marBottom w:val="0"/>
          <w:divBdr>
            <w:top w:val="none" w:sz="0" w:space="0" w:color="auto"/>
            <w:left w:val="none" w:sz="0" w:space="0" w:color="auto"/>
            <w:bottom w:val="none" w:sz="0" w:space="0" w:color="auto"/>
            <w:right w:val="none" w:sz="0" w:space="0" w:color="auto"/>
          </w:divBdr>
        </w:div>
        <w:div w:id="259945947">
          <w:marLeft w:val="0"/>
          <w:marRight w:val="0"/>
          <w:marTop w:val="0"/>
          <w:marBottom w:val="0"/>
          <w:divBdr>
            <w:top w:val="none" w:sz="0" w:space="0" w:color="auto"/>
            <w:left w:val="none" w:sz="0" w:space="0" w:color="auto"/>
            <w:bottom w:val="none" w:sz="0" w:space="0" w:color="auto"/>
            <w:right w:val="none" w:sz="0" w:space="0" w:color="auto"/>
          </w:divBdr>
        </w:div>
        <w:div w:id="275019068">
          <w:marLeft w:val="0"/>
          <w:marRight w:val="0"/>
          <w:marTop w:val="0"/>
          <w:marBottom w:val="0"/>
          <w:divBdr>
            <w:top w:val="none" w:sz="0" w:space="0" w:color="auto"/>
            <w:left w:val="none" w:sz="0" w:space="0" w:color="auto"/>
            <w:bottom w:val="none" w:sz="0" w:space="0" w:color="auto"/>
            <w:right w:val="none" w:sz="0" w:space="0" w:color="auto"/>
          </w:divBdr>
        </w:div>
        <w:div w:id="821190893">
          <w:marLeft w:val="0"/>
          <w:marRight w:val="0"/>
          <w:marTop w:val="0"/>
          <w:marBottom w:val="0"/>
          <w:divBdr>
            <w:top w:val="none" w:sz="0" w:space="0" w:color="auto"/>
            <w:left w:val="none" w:sz="0" w:space="0" w:color="auto"/>
            <w:bottom w:val="none" w:sz="0" w:space="0" w:color="auto"/>
            <w:right w:val="none" w:sz="0" w:space="0" w:color="auto"/>
          </w:divBdr>
        </w:div>
        <w:div w:id="384305694">
          <w:marLeft w:val="0"/>
          <w:marRight w:val="0"/>
          <w:marTop w:val="0"/>
          <w:marBottom w:val="0"/>
          <w:divBdr>
            <w:top w:val="none" w:sz="0" w:space="0" w:color="auto"/>
            <w:left w:val="none" w:sz="0" w:space="0" w:color="auto"/>
            <w:bottom w:val="none" w:sz="0" w:space="0" w:color="auto"/>
            <w:right w:val="none" w:sz="0" w:space="0" w:color="auto"/>
          </w:divBdr>
        </w:div>
        <w:div w:id="664356483">
          <w:marLeft w:val="0"/>
          <w:marRight w:val="0"/>
          <w:marTop w:val="0"/>
          <w:marBottom w:val="0"/>
          <w:divBdr>
            <w:top w:val="none" w:sz="0" w:space="0" w:color="auto"/>
            <w:left w:val="none" w:sz="0" w:space="0" w:color="auto"/>
            <w:bottom w:val="none" w:sz="0" w:space="0" w:color="auto"/>
            <w:right w:val="none" w:sz="0" w:space="0" w:color="auto"/>
          </w:divBdr>
        </w:div>
        <w:div w:id="923950691">
          <w:marLeft w:val="0"/>
          <w:marRight w:val="0"/>
          <w:marTop w:val="0"/>
          <w:marBottom w:val="0"/>
          <w:divBdr>
            <w:top w:val="none" w:sz="0" w:space="0" w:color="auto"/>
            <w:left w:val="none" w:sz="0" w:space="0" w:color="auto"/>
            <w:bottom w:val="none" w:sz="0" w:space="0" w:color="auto"/>
            <w:right w:val="none" w:sz="0" w:space="0" w:color="auto"/>
          </w:divBdr>
        </w:div>
        <w:div w:id="637150426">
          <w:marLeft w:val="0"/>
          <w:marRight w:val="0"/>
          <w:marTop w:val="0"/>
          <w:marBottom w:val="0"/>
          <w:divBdr>
            <w:top w:val="none" w:sz="0" w:space="0" w:color="auto"/>
            <w:left w:val="none" w:sz="0" w:space="0" w:color="auto"/>
            <w:bottom w:val="none" w:sz="0" w:space="0" w:color="auto"/>
            <w:right w:val="none" w:sz="0" w:space="0" w:color="auto"/>
          </w:divBdr>
        </w:div>
        <w:div w:id="1608586774">
          <w:marLeft w:val="0"/>
          <w:marRight w:val="0"/>
          <w:marTop w:val="0"/>
          <w:marBottom w:val="0"/>
          <w:divBdr>
            <w:top w:val="none" w:sz="0" w:space="0" w:color="auto"/>
            <w:left w:val="none" w:sz="0" w:space="0" w:color="auto"/>
            <w:bottom w:val="none" w:sz="0" w:space="0" w:color="auto"/>
            <w:right w:val="none" w:sz="0" w:space="0" w:color="auto"/>
          </w:divBdr>
        </w:div>
        <w:div w:id="1186745374">
          <w:marLeft w:val="0"/>
          <w:marRight w:val="0"/>
          <w:marTop w:val="0"/>
          <w:marBottom w:val="0"/>
          <w:divBdr>
            <w:top w:val="none" w:sz="0" w:space="0" w:color="auto"/>
            <w:left w:val="none" w:sz="0" w:space="0" w:color="auto"/>
            <w:bottom w:val="none" w:sz="0" w:space="0" w:color="auto"/>
            <w:right w:val="none" w:sz="0" w:space="0" w:color="auto"/>
          </w:divBdr>
        </w:div>
        <w:div w:id="719205942">
          <w:marLeft w:val="0"/>
          <w:marRight w:val="0"/>
          <w:marTop w:val="0"/>
          <w:marBottom w:val="0"/>
          <w:divBdr>
            <w:top w:val="none" w:sz="0" w:space="0" w:color="auto"/>
            <w:left w:val="none" w:sz="0" w:space="0" w:color="auto"/>
            <w:bottom w:val="none" w:sz="0" w:space="0" w:color="auto"/>
            <w:right w:val="none" w:sz="0" w:space="0" w:color="auto"/>
          </w:divBdr>
        </w:div>
        <w:div w:id="1490901333">
          <w:marLeft w:val="0"/>
          <w:marRight w:val="0"/>
          <w:marTop w:val="0"/>
          <w:marBottom w:val="0"/>
          <w:divBdr>
            <w:top w:val="none" w:sz="0" w:space="0" w:color="auto"/>
            <w:left w:val="none" w:sz="0" w:space="0" w:color="auto"/>
            <w:bottom w:val="none" w:sz="0" w:space="0" w:color="auto"/>
            <w:right w:val="none" w:sz="0" w:space="0" w:color="auto"/>
          </w:divBdr>
        </w:div>
        <w:div w:id="946935550">
          <w:marLeft w:val="0"/>
          <w:marRight w:val="0"/>
          <w:marTop w:val="0"/>
          <w:marBottom w:val="0"/>
          <w:divBdr>
            <w:top w:val="none" w:sz="0" w:space="0" w:color="auto"/>
            <w:left w:val="none" w:sz="0" w:space="0" w:color="auto"/>
            <w:bottom w:val="none" w:sz="0" w:space="0" w:color="auto"/>
            <w:right w:val="none" w:sz="0" w:space="0" w:color="auto"/>
          </w:divBdr>
        </w:div>
        <w:div w:id="757677545">
          <w:marLeft w:val="0"/>
          <w:marRight w:val="0"/>
          <w:marTop w:val="0"/>
          <w:marBottom w:val="0"/>
          <w:divBdr>
            <w:top w:val="none" w:sz="0" w:space="0" w:color="auto"/>
            <w:left w:val="none" w:sz="0" w:space="0" w:color="auto"/>
            <w:bottom w:val="none" w:sz="0" w:space="0" w:color="auto"/>
            <w:right w:val="none" w:sz="0" w:space="0" w:color="auto"/>
          </w:divBdr>
        </w:div>
        <w:div w:id="878274850">
          <w:marLeft w:val="0"/>
          <w:marRight w:val="0"/>
          <w:marTop w:val="0"/>
          <w:marBottom w:val="0"/>
          <w:divBdr>
            <w:top w:val="none" w:sz="0" w:space="0" w:color="auto"/>
            <w:left w:val="none" w:sz="0" w:space="0" w:color="auto"/>
            <w:bottom w:val="none" w:sz="0" w:space="0" w:color="auto"/>
            <w:right w:val="none" w:sz="0" w:space="0" w:color="auto"/>
          </w:divBdr>
        </w:div>
        <w:div w:id="1537229882">
          <w:marLeft w:val="0"/>
          <w:marRight w:val="0"/>
          <w:marTop w:val="0"/>
          <w:marBottom w:val="0"/>
          <w:divBdr>
            <w:top w:val="none" w:sz="0" w:space="0" w:color="auto"/>
            <w:left w:val="none" w:sz="0" w:space="0" w:color="auto"/>
            <w:bottom w:val="none" w:sz="0" w:space="0" w:color="auto"/>
            <w:right w:val="none" w:sz="0" w:space="0" w:color="auto"/>
          </w:divBdr>
        </w:div>
        <w:div w:id="2052730873">
          <w:marLeft w:val="0"/>
          <w:marRight w:val="0"/>
          <w:marTop w:val="0"/>
          <w:marBottom w:val="0"/>
          <w:divBdr>
            <w:top w:val="none" w:sz="0" w:space="0" w:color="auto"/>
            <w:left w:val="none" w:sz="0" w:space="0" w:color="auto"/>
            <w:bottom w:val="none" w:sz="0" w:space="0" w:color="auto"/>
            <w:right w:val="none" w:sz="0" w:space="0" w:color="auto"/>
          </w:divBdr>
        </w:div>
        <w:div w:id="54360806">
          <w:marLeft w:val="0"/>
          <w:marRight w:val="0"/>
          <w:marTop w:val="0"/>
          <w:marBottom w:val="0"/>
          <w:divBdr>
            <w:top w:val="none" w:sz="0" w:space="0" w:color="auto"/>
            <w:left w:val="none" w:sz="0" w:space="0" w:color="auto"/>
            <w:bottom w:val="none" w:sz="0" w:space="0" w:color="auto"/>
            <w:right w:val="none" w:sz="0" w:space="0" w:color="auto"/>
          </w:divBdr>
        </w:div>
        <w:div w:id="43601842">
          <w:marLeft w:val="0"/>
          <w:marRight w:val="0"/>
          <w:marTop w:val="0"/>
          <w:marBottom w:val="0"/>
          <w:divBdr>
            <w:top w:val="none" w:sz="0" w:space="0" w:color="auto"/>
            <w:left w:val="none" w:sz="0" w:space="0" w:color="auto"/>
            <w:bottom w:val="none" w:sz="0" w:space="0" w:color="auto"/>
            <w:right w:val="none" w:sz="0" w:space="0" w:color="auto"/>
          </w:divBdr>
        </w:div>
        <w:div w:id="1848326721">
          <w:marLeft w:val="0"/>
          <w:marRight w:val="0"/>
          <w:marTop w:val="0"/>
          <w:marBottom w:val="0"/>
          <w:divBdr>
            <w:top w:val="none" w:sz="0" w:space="0" w:color="auto"/>
            <w:left w:val="none" w:sz="0" w:space="0" w:color="auto"/>
            <w:bottom w:val="none" w:sz="0" w:space="0" w:color="auto"/>
            <w:right w:val="none" w:sz="0" w:space="0" w:color="auto"/>
          </w:divBdr>
        </w:div>
        <w:div w:id="1611859184">
          <w:marLeft w:val="0"/>
          <w:marRight w:val="0"/>
          <w:marTop w:val="0"/>
          <w:marBottom w:val="0"/>
          <w:divBdr>
            <w:top w:val="none" w:sz="0" w:space="0" w:color="auto"/>
            <w:left w:val="none" w:sz="0" w:space="0" w:color="auto"/>
            <w:bottom w:val="none" w:sz="0" w:space="0" w:color="auto"/>
            <w:right w:val="none" w:sz="0" w:space="0" w:color="auto"/>
          </w:divBdr>
        </w:div>
        <w:div w:id="1661542076">
          <w:marLeft w:val="0"/>
          <w:marRight w:val="0"/>
          <w:marTop w:val="0"/>
          <w:marBottom w:val="0"/>
          <w:divBdr>
            <w:top w:val="none" w:sz="0" w:space="0" w:color="auto"/>
            <w:left w:val="none" w:sz="0" w:space="0" w:color="auto"/>
            <w:bottom w:val="none" w:sz="0" w:space="0" w:color="auto"/>
            <w:right w:val="none" w:sz="0" w:space="0" w:color="auto"/>
          </w:divBdr>
        </w:div>
        <w:div w:id="902058160">
          <w:marLeft w:val="0"/>
          <w:marRight w:val="0"/>
          <w:marTop w:val="0"/>
          <w:marBottom w:val="0"/>
          <w:divBdr>
            <w:top w:val="none" w:sz="0" w:space="0" w:color="auto"/>
            <w:left w:val="none" w:sz="0" w:space="0" w:color="auto"/>
            <w:bottom w:val="none" w:sz="0" w:space="0" w:color="auto"/>
            <w:right w:val="none" w:sz="0" w:space="0" w:color="auto"/>
          </w:divBdr>
        </w:div>
        <w:div w:id="267157038">
          <w:marLeft w:val="0"/>
          <w:marRight w:val="0"/>
          <w:marTop w:val="0"/>
          <w:marBottom w:val="0"/>
          <w:divBdr>
            <w:top w:val="none" w:sz="0" w:space="0" w:color="auto"/>
            <w:left w:val="none" w:sz="0" w:space="0" w:color="auto"/>
            <w:bottom w:val="none" w:sz="0" w:space="0" w:color="auto"/>
            <w:right w:val="none" w:sz="0" w:space="0" w:color="auto"/>
          </w:divBdr>
        </w:div>
        <w:div w:id="1558513567">
          <w:marLeft w:val="0"/>
          <w:marRight w:val="0"/>
          <w:marTop w:val="0"/>
          <w:marBottom w:val="0"/>
          <w:divBdr>
            <w:top w:val="none" w:sz="0" w:space="0" w:color="auto"/>
            <w:left w:val="none" w:sz="0" w:space="0" w:color="auto"/>
            <w:bottom w:val="none" w:sz="0" w:space="0" w:color="auto"/>
            <w:right w:val="none" w:sz="0" w:space="0" w:color="auto"/>
          </w:divBdr>
        </w:div>
        <w:div w:id="1810172473">
          <w:marLeft w:val="0"/>
          <w:marRight w:val="0"/>
          <w:marTop w:val="0"/>
          <w:marBottom w:val="0"/>
          <w:divBdr>
            <w:top w:val="none" w:sz="0" w:space="0" w:color="auto"/>
            <w:left w:val="none" w:sz="0" w:space="0" w:color="auto"/>
            <w:bottom w:val="none" w:sz="0" w:space="0" w:color="auto"/>
            <w:right w:val="none" w:sz="0" w:space="0" w:color="auto"/>
          </w:divBdr>
        </w:div>
        <w:div w:id="641230416">
          <w:marLeft w:val="0"/>
          <w:marRight w:val="0"/>
          <w:marTop w:val="0"/>
          <w:marBottom w:val="0"/>
          <w:divBdr>
            <w:top w:val="none" w:sz="0" w:space="0" w:color="auto"/>
            <w:left w:val="none" w:sz="0" w:space="0" w:color="auto"/>
            <w:bottom w:val="none" w:sz="0" w:space="0" w:color="auto"/>
            <w:right w:val="none" w:sz="0" w:space="0" w:color="auto"/>
          </w:divBdr>
        </w:div>
        <w:div w:id="727923514">
          <w:marLeft w:val="0"/>
          <w:marRight w:val="0"/>
          <w:marTop w:val="0"/>
          <w:marBottom w:val="0"/>
          <w:divBdr>
            <w:top w:val="none" w:sz="0" w:space="0" w:color="auto"/>
            <w:left w:val="none" w:sz="0" w:space="0" w:color="auto"/>
            <w:bottom w:val="none" w:sz="0" w:space="0" w:color="auto"/>
            <w:right w:val="none" w:sz="0" w:space="0" w:color="auto"/>
          </w:divBdr>
        </w:div>
        <w:div w:id="718437407">
          <w:marLeft w:val="0"/>
          <w:marRight w:val="0"/>
          <w:marTop w:val="0"/>
          <w:marBottom w:val="0"/>
          <w:divBdr>
            <w:top w:val="none" w:sz="0" w:space="0" w:color="auto"/>
            <w:left w:val="none" w:sz="0" w:space="0" w:color="auto"/>
            <w:bottom w:val="none" w:sz="0" w:space="0" w:color="auto"/>
            <w:right w:val="none" w:sz="0" w:space="0" w:color="auto"/>
          </w:divBdr>
        </w:div>
        <w:div w:id="1406757885">
          <w:marLeft w:val="0"/>
          <w:marRight w:val="0"/>
          <w:marTop w:val="0"/>
          <w:marBottom w:val="0"/>
          <w:divBdr>
            <w:top w:val="none" w:sz="0" w:space="0" w:color="auto"/>
            <w:left w:val="none" w:sz="0" w:space="0" w:color="auto"/>
            <w:bottom w:val="none" w:sz="0" w:space="0" w:color="auto"/>
            <w:right w:val="none" w:sz="0" w:space="0" w:color="auto"/>
          </w:divBdr>
        </w:div>
        <w:div w:id="1676227032">
          <w:marLeft w:val="0"/>
          <w:marRight w:val="0"/>
          <w:marTop w:val="0"/>
          <w:marBottom w:val="0"/>
          <w:divBdr>
            <w:top w:val="none" w:sz="0" w:space="0" w:color="auto"/>
            <w:left w:val="none" w:sz="0" w:space="0" w:color="auto"/>
            <w:bottom w:val="none" w:sz="0" w:space="0" w:color="auto"/>
            <w:right w:val="none" w:sz="0" w:space="0" w:color="auto"/>
          </w:divBdr>
        </w:div>
        <w:div w:id="1366249459">
          <w:marLeft w:val="0"/>
          <w:marRight w:val="0"/>
          <w:marTop w:val="0"/>
          <w:marBottom w:val="0"/>
          <w:divBdr>
            <w:top w:val="none" w:sz="0" w:space="0" w:color="auto"/>
            <w:left w:val="none" w:sz="0" w:space="0" w:color="auto"/>
            <w:bottom w:val="none" w:sz="0" w:space="0" w:color="auto"/>
            <w:right w:val="none" w:sz="0" w:space="0" w:color="auto"/>
          </w:divBdr>
        </w:div>
        <w:div w:id="859050775">
          <w:marLeft w:val="0"/>
          <w:marRight w:val="0"/>
          <w:marTop w:val="0"/>
          <w:marBottom w:val="0"/>
          <w:divBdr>
            <w:top w:val="none" w:sz="0" w:space="0" w:color="auto"/>
            <w:left w:val="none" w:sz="0" w:space="0" w:color="auto"/>
            <w:bottom w:val="none" w:sz="0" w:space="0" w:color="auto"/>
            <w:right w:val="none" w:sz="0" w:space="0" w:color="auto"/>
          </w:divBdr>
        </w:div>
        <w:div w:id="1648783404">
          <w:marLeft w:val="0"/>
          <w:marRight w:val="0"/>
          <w:marTop w:val="0"/>
          <w:marBottom w:val="0"/>
          <w:divBdr>
            <w:top w:val="none" w:sz="0" w:space="0" w:color="auto"/>
            <w:left w:val="none" w:sz="0" w:space="0" w:color="auto"/>
            <w:bottom w:val="none" w:sz="0" w:space="0" w:color="auto"/>
            <w:right w:val="none" w:sz="0" w:space="0" w:color="auto"/>
          </w:divBdr>
        </w:div>
        <w:div w:id="17629823">
          <w:marLeft w:val="0"/>
          <w:marRight w:val="0"/>
          <w:marTop w:val="0"/>
          <w:marBottom w:val="0"/>
          <w:divBdr>
            <w:top w:val="none" w:sz="0" w:space="0" w:color="auto"/>
            <w:left w:val="none" w:sz="0" w:space="0" w:color="auto"/>
            <w:bottom w:val="none" w:sz="0" w:space="0" w:color="auto"/>
            <w:right w:val="none" w:sz="0" w:space="0" w:color="auto"/>
          </w:divBdr>
        </w:div>
        <w:div w:id="1320499426">
          <w:marLeft w:val="0"/>
          <w:marRight w:val="0"/>
          <w:marTop w:val="0"/>
          <w:marBottom w:val="0"/>
          <w:divBdr>
            <w:top w:val="none" w:sz="0" w:space="0" w:color="auto"/>
            <w:left w:val="none" w:sz="0" w:space="0" w:color="auto"/>
            <w:bottom w:val="none" w:sz="0" w:space="0" w:color="auto"/>
            <w:right w:val="none" w:sz="0" w:space="0" w:color="auto"/>
          </w:divBdr>
        </w:div>
        <w:div w:id="1036075829">
          <w:marLeft w:val="0"/>
          <w:marRight w:val="0"/>
          <w:marTop w:val="0"/>
          <w:marBottom w:val="0"/>
          <w:divBdr>
            <w:top w:val="none" w:sz="0" w:space="0" w:color="auto"/>
            <w:left w:val="none" w:sz="0" w:space="0" w:color="auto"/>
            <w:bottom w:val="none" w:sz="0" w:space="0" w:color="auto"/>
            <w:right w:val="none" w:sz="0" w:space="0" w:color="auto"/>
          </w:divBdr>
        </w:div>
        <w:div w:id="1697459696">
          <w:marLeft w:val="0"/>
          <w:marRight w:val="0"/>
          <w:marTop w:val="0"/>
          <w:marBottom w:val="0"/>
          <w:divBdr>
            <w:top w:val="none" w:sz="0" w:space="0" w:color="auto"/>
            <w:left w:val="none" w:sz="0" w:space="0" w:color="auto"/>
            <w:bottom w:val="none" w:sz="0" w:space="0" w:color="auto"/>
            <w:right w:val="none" w:sz="0" w:space="0" w:color="auto"/>
          </w:divBdr>
        </w:div>
        <w:div w:id="1806963838">
          <w:marLeft w:val="0"/>
          <w:marRight w:val="0"/>
          <w:marTop w:val="0"/>
          <w:marBottom w:val="0"/>
          <w:divBdr>
            <w:top w:val="none" w:sz="0" w:space="0" w:color="auto"/>
            <w:left w:val="none" w:sz="0" w:space="0" w:color="auto"/>
            <w:bottom w:val="none" w:sz="0" w:space="0" w:color="auto"/>
            <w:right w:val="none" w:sz="0" w:space="0" w:color="auto"/>
          </w:divBdr>
        </w:div>
        <w:div w:id="593629597">
          <w:marLeft w:val="0"/>
          <w:marRight w:val="0"/>
          <w:marTop w:val="0"/>
          <w:marBottom w:val="0"/>
          <w:divBdr>
            <w:top w:val="none" w:sz="0" w:space="0" w:color="auto"/>
            <w:left w:val="none" w:sz="0" w:space="0" w:color="auto"/>
            <w:bottom w:val="none" w:sz="0" w:space="0" w:color="auto"/>
            <w:right w:val="none" w:sz="0" w:space="0" w:color="auto"/>
          </w:divBdr>
        </w:div>
        <w:div w:id="1308436720">
          <w:marLeft w:val="0"/>
          <w:marRight w:val="0"/>
          <w:marTop w:val="0"/>
          <w:marBottom w:val="0"/>
          <w:divBdr>
            <w:top w:val="none" w:sz="0" w:space="0" w:color="auto"/>
            <w:left w:val="none" w:sz="0" w:space="0" w:color="auto"/>
            <w:bottom w:val="none" w:sz="0" w:space="0" w:color="auto"/>
            <w:right w:val="none" w:sz="0" w:space="0" w:color="auto"/>
          </w:divBdr>
        </w:div>
        <w:div w:id="236863137">
          <w:marLeft w:val="0"/>
          <w:marRight w:val="0"/>
          <w:marTop w:val="0"/>
          <w:marBottom w:val="0"/>
          <w:divBdr>
            <w:top w:val="none" w:sz="0" w:space="0" w:color="auto"/>
            <w:left w:val="none" w:sz="0" w:space="0" w:color="auto"/>
            <w:bottom w:val="none" w:sz="0" w:space="0" w:color="auto"/>
            <w:right w:val="none" w:sz="0" w:space="0" w:color="auto"/>
          </w:divBdr>
        </w:div>
        <w:div w:id="1399355931">
          <w:marLeft w:val="0"/>
          <w:marRight w:val="0"/>
          <w:marTop w:val="0"/>
          <w:marBottom w:val="0"/>
          <w:divBdr>
            <w:top w:val="none" w:sz="0" w:space="0" w:color="auto"/>
            <w:left w:val="none" w:sz="0" w:space="0" w:color="auto"/>
            <w:bottom w:val="none" w:sz="0" w:space="0" w:color="auto"/>
            <w:right w:val="none" w:sz="0" w:space="0" w:color="auto"/>
          </w:divBdr>
        </w:div>
        <w:div w:id="438986236">
          <w:marLeft w:val="0"/>
          <w:marRight w:val="0"/>
          <w:marTop w:val="0"/>
          <w:marBottom w:val="0"/>
          <w:divBdr>
            <w:top w:val="none" w:sz="0" w:space="0" w:color="auto"/>
            <w:left w:val="none" w:sz="0" w:space="0" w:color="auto"/>
            <w:bottom w:val="none" w:sz="0" w:space="0" w:color="auto"/>
            <w:right w:val="none" w:sz="0" w:space="0" w:color="auto"/>
          </w:divBdr>
        </w:div>
        <w:div w:id="526679690">
          <w:marLeft w:val="0"/>
          <w:marRight w:val="0"/>
          <w:marTop w:val="0"/>
          <w:marBottom w:val="0"/>
          <w:divBdr>
            <w:top w:val="none" w:sz="0" w:space="0" w:color="auto"/>
            <w:left w:val="none" w:sz="0" w:space="0" w:color="auto"/>
            <w:bottom w:val="none" w:sz="0" w:space="0" w:color="auto"/>
            <w:right w:val="none" w:sz="0" w:space="0" w:color="auto"/>
          </w:divBdr>
        </w:div>
        <w:div w:id="358967821">
          <w:marLeft w:val="0"/>
          <w:marRight w:val="0"/>
          <w:marTop w:val="0"/>
          <w:marBottom w:val="0"/>
          <w:divBdr>
            <w:top w:val="none" w:sz="0" w:space="0" w:color="auto"/>
            <w:left w:val="none" w:sz="0" w:space="0" w:color="auto"/>
            <w:bottom w:val="none" w:sz="0" w:space="0" w:color="auto"/>
            <w:right w:val="none" w:sz="0" w:space="0" w:color="auto"/>
          </w:divBdr>
        </w:div>
        <w:div w:id="198050770">
          <w:marLeft w:val="0"/>
          <w:marRight w:val="0"/>
          <w:marTop w:val="0"/>
          <w:marBottom w:val="0"/>
          <w:divBdr>
            <w:top w:val="none" w:sz="0" w:space="0" w:color="auto"/>
            <w:left w:val="none" w:sz="0" w:space="0" w:color="auto"/>
            <w:bottom w:val="none" w:sz="0" w:space="0" w:color="auto"/>
            <w:right w:val="none" w:sz="0" w:space="0" w:color="auto"/>
          </w:divBdr>
        </w:div>
        <w:div w:id="457601100">
          <w:marLeft w:val="0"/>
          <w:marRight w:val="0"/>
          <w:marTop w:val="0"/>
          <w:marBottom w:val="0"/>
          <w:divBdr>
            <w:top w:val="none" w:sz="0" w:space="0" w:color="auto"/>
            <w:left w:val="none" w:sz="0" w:space="0" w:color="auto"/>
            <w:bottom w:val="none" w:sz="0" w:space="0" w:color="auto"/>
            <w:right w:val="none" w:sz="0" w:space="0" w:color="auto"/>
          </w:divBdr>
        </w:div>
        <w:div w:id="786120865">
          <w:marLeft w:val="0"/>
          <w:marRight w:val="0"/>
          <w:marTop w:val="0"/>
          <w:marBottom w:val="0"/>
          <w:divBdr>
            <w:top w:val="none" w:sz="0" w:space="0" w:color="auto"/>
            <w:left w:val="none" w:sz="0" w:space="0" w:color="auto"/>
            <w:bottom w:val="none" w:sz="0" w:space="0" w:color="auto"/>
            <w:right w:val="none" w:sz="0" w:space="0" w:color="auto"/>
          </w:divBdr>
        </w:div>
        <w:div w:id="142352880">
          <w:marLeft w:val="0"/>
          <w:marRight w:val="0"/>
          <w:marTop w:val="0"/>
          <w:marBottom w:val="0"/>
          <w:divBdr>
            <w:top w:val="none" w:sz="0" w:space="0" w:color="auto"/>
            <w:left w:val="none" w:sz="0" w:space="0" w:color="auto"/>
            <w:bottom w:val="none" w:sz="0" w:space="0" w:color="auto"/>
            <w:right w:val="none" w:sz="0" w:space="0" w:color="auto"/>
          </w:divBdr>
        </w:div>
        <w:div w:id="1982686654">
          <w:marLeft w:val="0"/>
          <w:marRight w:val="0"/>
          <w:marTop w:val="0"/>
          <w:marBottom w:val="0"/>
          <w:divBdr>
            <w:top w:val="none" w:sz="0" w:space="0" w:color="auto"/>
            <w:left w:val="none" w:sz="0" w:space="0" w:color="auto"/>
            <w:bottom w:val="none" w:sz="0" w:space="0" w:color="auto"/>
            <w:right w:val="none" w:sz="0" w:space="0" w:color="auto"/>
          </w:divBdr>
        </w:div>
        <w:div w:id="1409032640">
          <w:marLeft w:val="0"/>
          <w:marRight w:val="0"/>
          <w:marTop w:val="0"/>
          <w:marBottom w:val="0"/>
          <w:divBdr>
            <w:top w:val="none" w:sz="0" w:space="0" w:color="auto"/>
            <w:left w:val="none" w:sz="0" w:space="0" w:color="auto"/>
            <w:bottom w:val="none" w:sz="0" w:space="0" w:color="auto"/>
            <w:right w:val="none" w:sz="0" w:space="0" w:color="auto"/>
          </w:divBdr>
        </w:div>
        <w:div w:id="1394887758">
          <w:marLeft w:val="0"/>
          <w:marRight w:val="0"/>
          <w:marTop w:val="0"/>
          <w:marBottom w:val="0"/>
          <w:divBdr>
            <w:top w:val="none" w:sz="0" w:space="0" w:color="auto"/>
            <w:left w:val="none" w:sz="0" w:space="0" w:color="auto"/>
            <w:bottom w:val="none" w:sz="0" w:space="0" w:color="auto"/>
            <w:right w:val="none" w:sz="0" w:space="0" w:color="auto"/>
          </w:divBdr>
        </w:div>
        <w:div w:id="2012175959">
          <w:marLeft w:val="0"/>
          <w:marRight w:val="0"/>
          <w:marTop w:val="0"/>
          <w:marBottom w:val="0"/>
          <w:divBdr>
            <w:top w:val="none" w:sz="0" w:space="0" w:color="auto"/>
            <w:left w:val="none" w:sz="0" w:space="0" w:color="auto"/>
            <w:bottom w:val="none" w:sz="0" w:space="0" w:color="auto"/>
            <w:right w:val="none" w:sz="0" w:space="0" w:color="auto"/>
          </w:divBdr>
        </w:div>
        <w:div w:id="1124618743">
          <w:marLeft w:val="0"/>
          <w:marRight w:val="0"/>
          <w:marTop w:val="0"/>
          <w:marBottom w:val="0"/>
          <w:divBdr>
            <w:top w:val="none" w:sz="0" w:space="0" w:color="auto"/>
            <w:left w:val="none" w:sz="0" w:space="0" w:color="auto"/>
            <w:bottom w:val="none" w:sz="0" w:space="0" w:color="auto"/>
            <w:right w:val="none" w:sz="0" w:space="0" w:color="auto"/>
          </w:divBdr>
        </w:div>
        <w:div w:id="507057401">
          <w:marLeft w:val="0"/>
          <w:marRight w:val="0"/>
          <w:marTop w:val="0"/>
          <w:marBottom w:val="0"/>
          <w:divBdr>
            <w:top w:val="none" w:sz="0" w:space="0" w:color="auto"/>
            <w:left w:val="none" w:sz="0" w:space="0" w:color="auto"/>
            <w:bottom w:val="none" w:sz="0" w:space="0" w:color="auto"/>
            <w:right w:val="none" w:sz="0" w:space="0" w:color="auto"/>
          </w:divBdr>
        </w:div>
        <w:div w:id="330136826">
          <w:marLeft w:val="0"/>
          <w:marRight w:val="0"/>
          <w:marTop w:val="0"/>
          <w:marBottom w:val="0"/>
          <w:divBdr>
            <w:top w:val="none" w:sz="0" w:space="0" w:color="auto"/>
            <w:left w:val="none" w:sz="0" w:space="0" w:color="auto"/>
            <w:bottom w:val="none" w:sz="0" w:space="0" w:color="auto"/>
            <w:right w:val="none" w:sz="0" w:space="0" w:color="auto"/>
          </w:divBdr>
        </w:div>
        <w:div w:id="1109936144">
          <w:marLeft w:val="0"/>
          <w:marRight w:val="0"/>
          <w:marTop w:val="0"/>
          <w:marBottom w:val="0"/>
          <w:divBdr>
            <w:top w:val="none" w:sz="0" w:space="0" w:color="auto"/>
            <w:left w:val="none" w:sz="0" w:space="0" w:color="auto"/>
            <w:bottom w:val="none" w:sz="0" w:space="0" w:color="auto"/>
            <w:right w:val="none" w:sz="0" w:space="0" w:color="auto"/>
          </w:divBdr>
        </w:div>
        <w:div w:id="995449714">
          <w:marLeft w:val="0"/>
          <w:marRight w:val="0"/>
          <w:marTop w:val="0"/>
          <w:marBottom w:val="0"/>
          <w:divBdr>
            <w:top w:val="none" w:sz="0" w:space="0" w:color="auto"/>
            <w:left w:val="none" w:sz="0" w:space="0" w:color="auto"/>
            <w:bottom w:val="none" w:sz="0" w:space="0" w:color="auto"/>
            <w:right w:val="none" w:sz="0" w:space="0" w:color="auto"/>
          </w:divBdr>
        </w:div>
        <w:div w:id="1263537385">
          <w:marLeft w:val="0"/>
          <w:marRight w:val="0"/>
          <w:marTop w:val="0"/>
          <w:marBottom w:val="0"/>
          <w:divBdr>
            <w:top w:val="none" w:sz="0" w:space="0" w:color="auto"/>
            <w:left w:val="none" w:sz="0" w:space="0" w:color="auto"/>
            <w:bottom w:val="none" w:sz="0" w:space="0" w:color="auto"/>
            <w:right w:val="none" w:sz="0" w:space="0" w:color="auto"/>
          </w:divBdr>
        </w:div>
        <w:div w:id="1075125301">
          <w:marLeft w:val="0"/>
          <w:marRight w:val="0"/>
          <w:marTop w:val="0"/>
          <w:marBottom w:val="0"/>
          <w:divBdr>
            <w:top w:val="none" w:sz="0" w:space="0" w:color="auto"/>
            <w:left w:val="none" w:sz="0" w:space="0" w:color="auto"/>
            <w:bottom w:val="none" w:sz="0" w:space="0" w:color="auto"/>
            <w:right w:val="none" w:sz="0" w:space="0" w:color="auto"/>
          </w:divBdr>
        </w:div>
        <w:div w:id="1066297853">
          <w:marLeft w:val="0"/>
          <w:marRight w:val="0"/>
          <w:marTop w:val="0"/>
          <w:marBottom w:val="0"/>
          <w:divBdr>
            <w:top w:val="none" w:sz="0" w:space="0" w:color="auto"/>
            <w:left w:val="none" w:sz="0" w:space="0" w:color="auto"/>
            <w:bottom w:val="none" w:sz="0" w:space="0" w:color="auto"/>
            <w:right w:val="none" w:sz="0" w:space="0" w:color="auto"/>
          </w:divBdr>
        </w:div>
        <w:div w:id="642857252">
          <w:marLeft w:val="0"/>
          <w:marRight w:val="0"/>
          <w:marTop w:val="0"/>
          <w:marBottom w:val="0"/>
          <w:divBdr>
            <w:top w:val="none" w:sz="0" w:space="0" w:color="auto"/>
            <w:left w:val="none" w:sz="0" w:space="0" w:color="auto"/>
            <w:bottom w:val="none" w:sz="0" w:space="0" w:color="auto"/>
            <w:right w:val="none" w:sz="0" w:space="0" w:color="auto"/>
          </w:divBdr>
        </w:div>
        <w:div w:id="944114428">
          <w:marLeft w:val="0"/>
          <w:marRight w:val="0"/>
          <w:marTop w:val="0"/>
          <w:marBottom w:val="0"/>
          <w:divBdr>
            <w:top w:val="none" w:sz="0" w:space="0" w:color="auto"/>
            <w:left w:val="none" w:sz="0" w:space="0" w:color="auto"/>
            <w:bottom w:val="none" w:sz="0" w:space="0" w:color="auto"/>
            <w:right w:val="none" w:sz="0" w:space="0" w:color="auto"/>
          </w:divBdr>
        </w:div>
        <w:div w:id="2073238697">
          <w:marLeft w:val="0"/>
          <w:marRight w:val="0"/>
          <w:marTop w:val="0"/>
          <w:marBottom w:val="0"/>
          <w:divBdr>
            <w:top w:val="none" w:sz="0" w:space="0" w:color="auto"/>
            <w:left w:val="none" w:sz="0" w:space="0" w:color="auto"/>
            <w:bottom w:val="none" w:sz="0" w:space="0" w:color="auto"/>
            <w:right w:val="none" w:sz="0" w:space="0" w:color="auto"/>
          </w:divBdr>
        </w:div>
        <w:div w:id="111752697">
          <w:marLeft w:val="0"/>
          <w:marRight w:val="0"/>
          <w:marTop w:val="0"/>
          <w:marBottom w:val="0"/>
          <w:divBdr>
            <w:top w:val="none" w:sz="0" w:space="0" w:color="auto"/>
            <w:left w:val="none" w:sz="0" w:space="0" w:color="auto"/>
            <w:bottom w:val="none" w:sz="0" w:space="0" w:color="auto"/>
            <w:right w:val="none" w:sz="0" w:space="0" w:color="auto"/>
          </w:divBdr>
        </w:div>
        <w:div w:id="669940882">
          <w:marLeft w:val="0"/>
          <w:marRight w:val="0"/>
          <w:marTop w:val="0"/>
          <w:marBottom w:val="0"/>
          <w:divBdr>
            <w:top w:val="none" w:sz="0" w:space="0" w:color="auto"/>
            <w:left w:val="none" w:sz="0" w:space="0" w:color="auto"/>
            <w:bottom w:val="none" w:sz="0" w:space="0" w:color="auto"/>
            <w:right w:val="none" w:sz="0" w:space="0" w:color="auto"/>
          </w:divBdr>
        </w:div>
        <w:div w:id="738594662">
          <w:marLeft w:val="0"/>
          <w:marRight w:val="0"/>
          <w:marTop w:val="0"/>
          <w:marBottom w:val="0"/>
          <w:divBdr>
            <w:top w:val="none" w:sz="0" w:space="0" w:color="auto"/>
            <w:left w:val="none" w:sz="0" w:space="0" w:color="auto"/>
            <w:bottom w:val="none" w:sz="0" w:space="0" w:color="auto"/>
            <w:right w:val="none" w:sz="0" w:space="0" w:color="auto"/>
          </w:divBdr>
        </w:div>
        <w:div w:id="1535266293">
          <w:marLeft w:val="0"/>
          <w:marRight w:val="0"/>
          <w:marTop w:val="0"/>
          <w:marBottom w:val="0"/>
          <w:divBdr>
            <w:top w:val="none" w:sz="0" w:space="0" w:color="auto"/>
            <w:left w:val="none" w:sz="0" w:space="0" w:color="auto"/>
            <w:bottom w:val="none" w:sz="0" w:space="0" w:color="auto"/>
            <w:right w:val="none" w:sz="0" w:space="0" w:color="auto"/>
          </w:divBdr>
        </w:div>
        <w:div w:id="1555775217">
          <w:marLeft w:val="0"/>
          <w:marRight w:val="0"/>
          <w:marTop w:val="0"/>
          <w:marBottom w:val="0"/>
          <w:divBdr>
            <w:top w:val="none" w:sz="0" w:space="0" w:color="auto"/>
            <w:left w:val="none" w:sz="0" w:space="0" w:color="auto"/>
            <w:bottom w:val="none" w:sz="0" w:space="0" w:color="auto"/>
            <w:right w:val="none" w:sz="0" w:space="0" w:color="auto"/>
          </w:divBdr>
        </w:div>
        <w:div w:id="961110296">
          <w:marLeft w:val="0"/>
          <w:marRight w:val="0"/>
          <w:marTop w:val="0"/>
          <w:marBottom w:val="0"/>
          <w:divBdr>
            <w:top w:val="none" w:sz="0" w:space="0" w:color="auto"/>
            <w:left w:val="none" w:sz="0" w:space="0" w:color="auto"/>
            <w:bottom w:val="none" w:sz="0" w:space="0" w:color="auto"/>
            <w:right w:val="none" w:sz="0" w:space="0" w:color="auto"/>
          </w:divBdr>
        </w:div>
        <w:div w:id="133331604">
          <w:marLeft w:val="0"/>
          <w:marRight w:val="0"/>
          <w:marTop w:val="0"/>
          <w:marBottom w:val="0"/>
          <w:divBdr>
            <w:top w:val="none" w:sz="0" w:space="0" w:color="auto"/>
            <w:left w:val="none" w:sz="0" w:space="0" w:color="auto"/>
            <w:bottom w:val="none" w:sz="0" w:space="0" w:color="auto"/>
            <w:right w:val="none" w:sz="0" w:space="0" w:color="auto"/>
          </w:divBdr>
        </w:div>
        <w:div w:id="874735267">
          <w:marLeft w:val="0"/>
          <w:marRight w:val="0"/>
          <w:marTop w:val="0"/>
          <w:marBottom w:val="0"/>
          <w:divBdr>
            <w:top w:val="none" w:sz="0" w:space="0" w:color="auto"/>
            <w:left w:val="none" w:sz="0" w:space="0" w:color="auto"/>
            <w:bottom w:val="none" w:sz="0" w:space="0" w:color="auto"/>
            <w:right w:val="none" w:sz="0" w:space="0" w:color="auto"/>
          </w:divBdr>
        </w:div>
        <w:div w:id="854466267">
          <w:marLeft w:val="0"/>
          <w:marRight w:val="0"/>
          <w:marTop w:val="0"/>
          <w:marBottom w:val="0"/>
          <w:divBdr>
            <w:top w:val="none" w:sz="0" w:space="0" w:color="auto"/>
            <w:left w:val="none" w:sz="0" w:space="0" w:color="auto"/>
            <w:bottom w:val="none" w:sz="0" w:space="0" w:color="auto"/>
            <w:right w:val="none" w:sz="0" w:space="0" w:color="auto"/>
          </w:divBdr>
        </w:div>
        <w:div w:id="1227759752">
          <w:marLeft w:val="0"/>
          <w:marRight w:val="0"/>
          <w:marTop w:val="0"/>
          <w:marBottom w:val="0"/>
          <w:divBdr>
            <w:top w:val="none" w:sz="0" w:space="0" w:color="auto"/>
            <w:left w:val="none" w:sz="0" w:space="0" w:color="auto"/>
            <w:bottom w:val="none" w:sz="0" w:space="0" w:color="auto"/>
            <w:right w:val="none" w:sz="0" w:space="0" w:color="auto"/>
          </w:divBdr>
        </w:div>
        <w:div w:id="21321765">
          <w:marLeft w:val="0"/>
          <w:marRight w:val="0"/>
          <w:marTop w:val="0"/>
          <w:marBottom w:val="0"/>
          <w:divBdr>
            <w:top w:val="none" w:sz="0" w:space="0" w:color="auto"/>
            <w:left w:val="none" w:sz="0" w:space="0" w:color="auto"/>
            <w:bottom w:val="none" w:sz="0" w:space="0" w:color="auto"/>
            <w:right w:val="none" w:sz="0" w:space="0" w:color="auto"/>
          </w:divBdr>
        </w:div>
        <w:div w:id="678311830">
          <w:marLeft w:val="0"/>
          <w:marRight w:val="0"/>
          <w:marTop w:val="0"/>
          <w:marBottom w:val="0"/>
          <w:divBdr>
            <w:top w:val="none" w:sz="0" w:space="0" w:color="auto"/>
            <w:left w:val="none" w:sz="0" w:space="0" w:color="auto"/>
            <w:bottom w:val="none" w:sz="0" w:space="0" w:color="auto"/>
            <w:right w:val="none" w:sz="0" w:space="0" w:color="auto"/>
          </w:divBdr>
        </w:div>
        <w:div w:id="2099978432">
          <w:marLeft w:val="0"/>
          <w:marRight w:val="0"/>
          <w:marTop w:val="0"/>
          <w:marBottom w:val="0"/>
          <w:divBdr>
            <w:top w:val="none" w:sz="0" w:space="0" w:color="auto"/>
            <w:left w:val="none" w:sz="0" w:space="0" w:color="auto"/>
            <w:bottom w:val="none" w:sz="0" w:space="0" w:color="auto"/>
            <w:right w:val="none" w:sz="0" w:space="0" w:color="auto"/>
          </w:divBdr>
        </w:div>
        <w:div w:id="1910847449">
          <w:marLeft w:val="0"/>
          <w:marRight w:val="0"/>
          <w:marTop w:val="0"/>
          <w:marBottom w:val="0"/>
          <w:divBdr>
            <w:top w:val="none" w:sz="0" w:space="0" w:color="auto"/>
            <w:left w:val="none" w:sz="0" w:space="0" w:color="auto"/>
            <w:bottom w:val="none" w:sz="0" w:space="0" w:color="auto"/>
            <w:right w:val="none" w:sz="0" w:space="0" w:color="auto"/>
          </w:divBdr>
        </w:div>
        <w:div w:id="415172559">
          <w:marLeft w:val="0"/>
          <w:marRight w:val="0"/>
          <w:marTop w:val="0"/>
          <w:marBottom w:val="0"/>
          <w:divBdr>
            <w:top w:val="none" w:sz="0" w:space="0" w:color="auto"/>
            <w:left w:val="none" w:sz="0" w:space="0" w:color="auto"/>
            <w:bottom w:val="none" w:sz="0" w:space="0" w:color="auto"/>
            <w:right w:val="none" w:sz="0" w:space="0" w:color="auto"/>
          </w:divBdr>
        </w:div>
        <w:div w:id="256334622">
          <w:marLeft w:val="0"/>
          <w:marRight w:val="0"/>
          <w:marTop w:val="0"/>
          <w:marBottom w:val="0"/>
          <w:divBdr>
            <w:top w:val="none" w:sz="0" w:space="0" w:color="auto"/>
            <w:left w:val="none" w:sz="0" w:space="0" w:color="auto"/>
            <w:bottom w:val="none" w:sz="0" w:space="0" w:color="auto"/>
            <w:right w:val="none" w:sz="0" w:space="0" w:color="auto"/>
          </w:divBdr>
        </w:div>
        <w:div w:id="595868471">
          <w:marLeft w:val="0"/>
          <w:marRight w:val="0"/>
          <w:marTop w:val="0"/>
          <w:marBottom w:val="0"/>
          <w:divBdr>
            <w:top w:val="none" w:sz="0" w:space="0" w:color="auto"/>
            <w:left w:val="none" w:sz="0" w:space="0" w:color="auto"/>
            <w:bottom w:val="none" w:sz="0" w:space="0" w:color="auto"/>
            <w:right w:val="none" w:sz="0" w:space="0" w:color="auto"/>
          </w:divBdr>
        </w:div>
        <w:div w:id="1194417913">
          <w:marLeft w:val="0"/>
          <w:marRight w:val="0"/>
          <w:marTop w:val="0"/>
          <w:marBottom w:val="0"/>
          <w:divBdr>
            <w:top w:val="none" w:sz="0" w:space="0" w:color="auto"/>
            <w:left w:val="none" w:sz="0" w:space="0" w:color="auto"/>
            <w:bottom w:val="none" w:sz="0" w:space="0" w:color="auto"/>
            <w:right w:val="none" w:sz="0" w:space="0" w:color="auto"/>
          </w:divBdr>
        </w:div>
        <w:div w:id="269121462">
          <w:marLeft w:val="0"/>
          <w:marRight w:val="0"/>
          <w:marTop w:val="0"/>
          <w:marBottom w:val="0"/>
          <w:divBdr>
            <w:top w:val="none" w:sz="0" w:space="0" w:color="auto"/>
            <w:left w:val="none" w:sz="0" w:space="0" w:color="auto"/>
            <w:bottom w:val="none" w:sz="0" w:space="0" w:color="auto"/>
            <w:right w:val="none" w:sz="0" w:space="0" w:color="auto"/>
          </w:divBdr>
        </w:div>
        <w:div w:id="794982322">
          <w:marLeft w:val="0"/>
          <w:marRight w:val="0"/>
          <w:marTop w:val="0"/>
          <w:marBottom w:val="0"/>
          <w:divBdr>
            <w:top w:val="none" w:sz="0" w:space="0" w:color="auto"/>
            <w:left w:val="none" w:sz="0" w:space="0" w:color="auto"/>
            <w:bottom w:val="none" w:sz="0" w:space="0" w:color="auto"/>
            <w:right w:val="none" w:sz="0" w:space="0" w:color="auto"/>
          </w:divBdr>
        </w:div>
        <w:div w:id="380515840">
          <w:marLeft w:val="0"/>
          <w:marRight w:val="0"/>
          <w:marTop w:val="0"/>
          <w:marBottom w:val="0"/>
          <w:divBdr>
            <w:top w:val="none" w:sz="0" w:space="0" w:color="auto"/>
            <w:left w:val="none" w:sz="0" w:space="0" w:color="auto"/>
            <w:bottom w:val="none" w:sz="0" w:space="0" w:color="auto"/>
            <w:right w:val="none" w:sz="0" w:space="0" w:color="auto"/>
          </w:divBdr>
        </w:div>
        <w:div w:id="949168526">
          <w:marLeft w:val="0"/>
          <w:marRight w:val="0"/>
          <w:marTop w:val="0"/>
          <w:marBottom w:val="0"/>
          <w:divBdr>
            <w:top w:val="none" w:sz="0" w:space="0" w:color="auto"/>
            <w:left w:val="none" w:sz="0" w:space="0" w:color="auto"/>
            <w:bottom w:val="none" w:sz="0" w:space="0" w:color="auto"/>
            <w:right w:val="none" w:sz="0" w:space="0" w:color="auto"/>
          </w:divBdr>
        </w:div>
        <w:div w:id="1324166668">
          <w:marLeft w:val="0"/>
          <w:marRight w:val="0"/>
          <w:marTop w:val="0"/>
          <w:marBottom w:val="0"/>
          <w:divBdr>
            <w:top w:val="none" w:sz="0" w:space="0" w:color="auto"/>
            <w:left w:val="none" w:sz="0" w:space="0" w:color="auto"/>
            <w:bottom w:val="none" w:sz="0" w:space="0" w:color="auto"/>
            <w:right w:val="none" w:sz="0" w:space="0" w:color="auto"/>
          </w:divBdr>
        </w:div>
        <w:div w:id="635448362">
          <w:marLeft w:val="0"/>
          <w:marRight w:val="0"/>
          <w:marTop w:val="0"/>
          <w:marBottom w:val="0"/>
          <w:divBdr>
            <w:top w:val="none" w:sz="0" w:space="0" w:color="auto"/>
            <w:left w:val="none" w:sz="0" w:space="0" w:color="auto"/>
            <w:bottom w:val="none" w:sz="0" w:space="0" w:color="auto"/>
            <w:right w:val="none" w:sz="0" w:space="0" w:color="auto"/>
          </w:divBdr>
        </w:div>
        <w:div w:id="1869951893">
          <w:marLeft w:val="0"/>
          <w:marRight w:val="0"/>
          <w:marTop w:val="0"/>
          <w:marBottom w:val="0"/>
          <w:divBdr>
            <w:top w:val="none" w:sz="0" w:space="0" w:color="auto"/>
            <w:left w:val="none" w:sz="0" w:space="0" w:color="auto"/>
            <w:bottom w:val="none" w:sz="0" w:space="0" w:color="auto"/>
            <w:right w:val="none" w:sz="0" w:space="0" w:color="auto"/>
          </w:divBdr>
        </w:div>
        <w:div w:id="1687906755">
          <w:marLeft w:val="0"/>
          <w:marRight w:val="0"/>
          <w:marTop w:val="0"/>
          <w:marBottom w:val="0"/>
          <w:divBdr>
            <w:top w:val="none" w:sz="0" w:space="0" w:color="auto"/>
            <w:left w:val="none" w:sz="0" w:space="0" w:color="auto"/>
            <w:bottom w:val="none" w:sz="0" w:space="0" w:color="auto"/>
            <w:right w:val="none" w:sz="0" w:space="0" w:color="auto"/>
          </w:divBdr>
        </w:div>
        <w:div w:id="2007710599">
          <w:marLeft w:val="0"/>
          <w:marRight w:val="0"/>
          <w:marTop w:val="0"/>
          <w:marBottom w:val="0"/>
          <w:divBdr>
            <w:top w:val="none" w:sz="0" w:space="0" w:color="auto"/>
            <w:left w:val="none" w:sz="0" w:space="0" w:color="auto"/>
            <w:bottom w:val="none" w:sz="0" w:space="0" w:color="auto"/>
            <w:right w:val="none" w:sz="0" w:space="0" w:color="auto"/>
          </w:divBdr>
        </w:div>
        <w:div w:id="823933555">
          <w:marLeft w:val="0"/>
          <w:marRight w:val="0"/>
          <w:marTop w:val="0"/>
          <w:marBottom w:val="0"/>
          <w:divBdr>
            <w:top w:val="none" w:sz="0" w:space="0" w:color="auto"/>
            <w:left w:val="none" w:sz="0" w:space="0" w:color="auto"/>
            <w:bottom w:val="none" w:sz="0" w:space="0" w:color="auto"/>
            <w:right w:val="none" w:sz="0" w:space="0" w:color="auto"/>
          </w:divBdr>
        </w:div>
        <w:div w:id="1665357558">
          <w:marLeft w:val="0"/>
          <w:marRight w:val="0"/>
          <w:marTop w:val="0"/>
          <w:marBottom w:val="0"/>
          <w:divBdr>
            <w:top w:val="none" w:sz="0" w:space="0" w:color="auto"/>
            <w:left w:val="none" w:sz="0" w:space="0" w:color="auto"/>
            <w:bottom w:val="none" w:sz="0" w:space="0" w:color="auto"/>
            <w:right w:val="none" w:sz="0" w:space="0" w:color="auto"/>
          </w:divBdr>
        </w:div>
        <w:div w:id="765619488">
          <w:marLeft w:val="0"/>
          <w:marRight w:val="0"/>
          <w:marTop w:val="0"/>
          <w:marBottom w:val="0"/>
          <w:divBdr>
            <w:top w:val="none" w:sz="0" w:space="0" w:color="auto"/>
            <w:left w:val="none" w:sz="0" w:space="0" w:color="auto"/>
            <w:bottom w:val="none" w:sz="0" w:space="0" w:color="auto"/>
            <w:right w:val="none" w:sz="0" w:space="0" w:color="auto"/>
          </w:divBdr>
        </w:div>
        <w:div w:id="69667406">
          <w:marLeft w:val="0"/>
          <w:marRight w:val="0"/>
          <w:marTop w:val="0"/>
          <w:marBottom w:val="0"/>
          <w:divBdr>
            <w:top w:val="none" w:sz="0" w:space="0" w:color="auto"/>
            <w:left w:val="none" w:sz="0" w:space="0" w:color="auto"/>
            <w:bottom w:val="none" w:sz="0" w:space="0" w:color="auto"/>
            <w:right w:val="none" w:sz="0" w:space="0" w:color="auto"/>
          </w:divBdr>
        </w:div>
        <w:div w:id="1702587826">
          <w:marLeft w:val="0"/>
          <w:marRight w:val="0"/>
          <w:marTop w:val="0"/>
          <w:marBottom w:val="0"/>
          <w:divBdr>
            <w:top w:val="none" w:sz="0" w:space="0" w:color="auto"/>
            <w:left w:val="none" w:sz="0" w:space="0" w:color="auto"/>
            <w:bottom w:val="none" w:sz="0" w:space="0" w:color="auto"/>
            <w:right w:val="none" w:sz="0" w:space="0" w:color="auto"/>
          </w:divBdr>
        </w:div>
        <w:div w:id="2014870221">
          <w:marLeft w:val="0"/>
          <w:marRight w:val="0"/>
          <w:marTop w:val="0"/>
          <w:marBottom w:val="0"/>
          <w:divBdr>
            <w:top w:val="none" w:sz="0" w:space="0" w:color="auto"/>
            <w:left w:val="none" w:sz="0" w:space="0" w:color="auto"/>
            <w:bottom w:val="none" w:sz="0" w:space="0" w:color="auto"/>
            <w:right w:val="none" w:sz="0" w:space="0" w:color="auto"/>
          </w:divBdr>
        </w:div>
        <w:div w:id="655256333">
          <w:marLeft w:val="0"/>
          <w:marRight w:val="0"/>
          <w:marTop w:val="0"/>
          <w:marBottom w:val="0"/>
          <w:divBdr>
            <w:top w:val="none" w:sz="0" w:space="0" w:color="auto"/>
            <w:left w:val="none" w:sz="0" w:space="0" w:color="auto"/>
            <w:bottom w:val="none" w:sz="0" w:space="0" w:color="auto"/>
            <w:right w:val="none" w:sz="0" w:space="0" w:color="auto"/>
          </w:divBdr>
        </w:div>
        <w:div w:id="151682708">
          <w:marLeft w:val="0"/>
          <w:marRight w:val="0"/>
          <w:marTop w:val="0"/>
          <w:marBottom w:val="0"/>
          <w:divBdr>
            <w:top w:val="none" w:sz="0" w:space="0" w:color="auto"/>
            <w:left w:val="none" w:sz="0" w:space="0" w:color="auto"/>
            <w:bottom w:val="none" w:sz="0" w:space="0" w:color="auto"/>
            <w:right w:val="none" w:sz="0" w:space="0" w:color="auto"/>
          </w:divBdr>
        </w:div>
        <w:div w:id="438914306">
          <w:marLeft w:val="0"/>
          <w:marRight w:val="0"/>
          <w:marTop w:val="0"/>
          <w:marBottom w:val="0"/>
          <w:divBdr>
            <w:top w:val="none" w:sz="0" w:space="0" w:color="auto"/>
            <w:left w:val="none" w:sz="0" w:space="0" w:color="auto"/>
            <w:bottom w:val="none" w:sz="0" w:space="0" w:color="auto"/>
            <w:right w:val="none" w:sz="0" w:space="0" w:color="auto"/>
          </w:divBdr>
        </w:div>
        <w:div w:id="1771513045">
          <w:marLeft w:val="0"/>
          <w:marRight w:val="0"/>
          <w:marTop w:val="0"/>
          <w:marBottom w:val="0"/>
          <w:divBdr>
            <w:top w:val="none" w:sz="0" w:space="0" w:color="auto"/>
            <w:left w:val="none" w:sz="0" w:space="0" w:color="auto"/>
            <w:bottom w:val="none" w:sz="0" w:space="0" w:color="auto"/>
            <w:right w:val="none" w:sz="0" w:space="0" w:color="auto"/>
          </w:divBdr>
        </w:div>
        <w:div w:id="177239935">
          <w:marLeft w:val="0"/>
          <w:marRight w:val="0"/>
          <w:marTop w:val="0"/>
          <w:marBottom w:val="0"/>
          <w:divBdr>
            <w:top w:val="none" w:sz="0" w:space="0" w:color="auto"/>
            <w:left w:val="none" w:sz="0" w:space="0" w:color="auto"/>
            <w:bottom w:val="none" w:sz="0" w:space="0" w:color="auto"/>
            <w:right w:val="none" w:sz="0" w:space="0" w:color="auto"/>
          </w:divBdr>
        </w:div>
        <w:div w:id="1911692832">
          <w:marLeft w:val="0"/>
          <w:marRight w:val="0"/>
          <w:marTop w:val="0"/>
          <w:marBottom w:val="0"/>
          <w:divBdr>
            <w:top w:val="none" w:sz="0" w:space="0" w:color="auto"/>
            <w:left w:val="none" w:sz="0" w:space="0" w:color="auto"/>
            <w:bottom w:val="none" w:sz="0" w:space="0" w:color="auto"/>
            <w:right w:val="none" w:sz="0" w:space="0" w:color="auto"/>
          </w:divBdr>
        </w:div>
        <w:div w:id="1059092571">
          <w:marLeft w:val="0"/>
          <w:marRight w:val="0"/>
          <w:marTop w:val="0"/>
          <w:marBottom w:val="0"/>
          <w:divBdr>
            <w:top w:val="none" w:sz="0" w:space="0" w:color="auto"/>
            <w:left w:val="none" w:sz="0" w:space="0" w:color="auto"/>
            <w:bottom w:val="none" w:sz="0" w:space="0" w:color="auto"/>
            <w:right w:val="none" w:sz="0" w:space="0" w:color="auto"/>
          </w:divBdr>
        </w:div>
        <w:div w:id="1438452861">
          <w:marLeft w:val="0"/>
          <w:marRight w:val="0"/>
          <w:marTop w:val="0"/>
          <w:marBottom w:val="0"/>
          <w:divBdr>
            <w:top w:val="none" w:sz="0" w:space="0" w:color="auto"/>
            <w:left w:val="none" w:sz="0" w:space="0" w:color="auto"/>
            <w:bottom w:val="none" w:sz="0" w:space="0" w:color="auto"/>
            <w:right w:val="none" w:sz="0" w:space="0" w:color="auto"/>
          </w:divBdr>
        </w:div>
        <w:div w:id="559099712">
          <w:marLeft w:val="0"/>
          <w:marRight w:val="0"/>
          <w:marTop w:val="0"/>
          <w:marBottom w:val="0"/>
          <w:divBdr>
            <w:top w:val="none" w:sz="0" w:space="0" w:color="auto"/>
            <w:left w:val="none" w:sz="0" w:space="0" w:color="auto"/>
            <w:bottom w:val="none" w:sz="0" w:space="0" w:color="auto"/>
            <w:right w:val="none" w:sz="0" w:space="0" w:color="auto"/>
          </w:divBdr>
        </w:div>
        <w:div w:id="951939331">
          <w:marLeft w:val="0"/>
          <w:marRight w:val="0"/>
          <w:marTop w:val="0"/>
          <w:marBottom w:val="0"/>
          <w:divBdr>
            <w:top w:val="none" w:sz="0" w:space="0" w:color="auto"/>
            <w:left w:val="none" w:sz="0" w:space="0" w:color="auto"/>
            <w:bottom w:val="none" w:sz="0" w:space="0" w:color="auto"/>
            <w:right w:val="none" w:sz="0" w:space="0" w:color="auto"/>
          </w:divBdr>
        </w:div>
        <w:div w:id="513688444">
          <w:marLeft w:val="0"/>
          <w:marRight w:val="0"/>
          <w:marTop w:val="0"/>
          <w:marBottom w:val="0"/>
          <w:divBdr>
            <w:top w:val="none" w:sz="0" w:space="0" w:color="auto"/>
            <w:left w:val="none" w:sz="0" w:space="0" w:color="auto"/>
            <w:bottom w:val="none" w:sz="0" w:space="0" w:color="auto"/>
            <w:right w:val="none" w:sz="0" w:space="0" w:color="auto"/>
          </w:divBdr>
        </w:div>
        <w:div w:id="58333367">
          <w:marLeft w:val="0"/>
          <w:marRight w:val="0"/>
          <w:marTop w:val="0"/>
          <w:marBottom w:val="0"/>
          <w:divBdr>
            <w:top w:val="none" w:sz="0" w:space="0" w:color="auto"/>
            <w:left w:val="none" w:sz="0" w:space="0" w:color="auto"/>
            <w:bottom w:val="none" w:sz="0" w:space="0" w:color="auto"/>
            <w:right w:val="none" w:sz="0" w:space="0" w:color="auto"/>
          </w:divBdr>
        </w:div>
        <w:div w:id="660692817">
          <w:marLeft w:val="0"/>
          <w:marRight w:val="0"/>
          <w:marTop w:val="0"/>
          <w:marBottom w:val="0"/>
          <w:divBdr>
            <w:top w:val="none" w:sz="0" w:space="0" w:color="auto"/>
            <w:left w:val="none" w:sz="0" w:space="0" w:color="auto"/>
            <w:bottom w:val="none" w:sz="0" w:space="0" w:color="auto"/>
            <w:right w:val="none" w:sz="0" w:space="0" w:color="auto"/>
          </w:divBdr>
        </w:div>
        <w:div w:id="1481918784">
          <w:marLeft w:val="0"/>
          <w:marRight w:val="0"/>
          <w:marTop w:val="0"/>
          <w:marBottom w:val="0"/>
          <w:divBdr>
            <w:top w:val="none" w:sz="0" w:space="0" w:color="auto"/>
            <w:left w:val="none" w:sz="0" w:space="0" w:color="auto"/>
            <w:bottom w:val="none" w:sz="0" w:space="0" w:color="auto"/>
            <w:right w:val="none" w:sz="0" w:space="0" w:color="auto"/>
          </w:divBdr>
        </w:div>
        <w:div w:id="760301558">
          <w:marLeft w:val="0"/>
          <w:marRight w:val="0"/>
          <w:marTop w:val="0"/>
          <w:marBottom w:val="0"/>
          <w:divBdr>
            <w:top w:val="none" w:sz="0" w:space="0" w:color="auto"/>
            <w:left w:val="none" w:sz="0" w:space="0" w:color="auto"/>
            <w:bottom w:val="none" w:sz="0" w:space="0" w:color="auto"/>
            <w:right w:val="none" w:sz="0" w:space="0" w:color="auto"/>
          </w:divBdr>
        </w:div>
        <w:div w:id="1420983520">
          <w:marLeft w:val="0"/>
          <w:marRight w:val="0"/>
          <w:marTop w:val="0"/>
          <w:marBottom w:val="0"/>
          <w:divBdr>
            <w:top w:val="none" w:sz="0" w:space="0" w:color="auto"/>
            <w:left w:val="none" w:sz="0" w:space="0" w:color="auto"/>
            <w:bottom w:val="none" w:sz="0" w:space="0" w:color="auto"/>
            <w:right w:val="none" w:sz="0" w:space="0" w:color="auto"/>
          </w:divBdr>
        </w:div>
        <w:div w:id="1235436647">
          <w:marLeft w:val="0"/>
          <w:marRight w:val="0"/>
          <w:marTop w:val="0"/>
          <w:marBottom w:val="0"/>
          <w:divBdr>
            <w:top w:val="none" w:sz="0" w:space="0" w:color="auto"/>
            <w:left w:val="none" w:sz="0" w:space="0" w:color="auto"/>
            <w:bottom w:val="none" w:sz="0" w:space="0" w:color="auto"/>
            <w:right w:val="none" w:sz="0" w:space="0" w:color="auto"/>
          </w:divBdr>
        </w:div>
        <w:div w:id="1222979547">
          <w:marLeft w:val="0"/>
          <w:marRight w:val="0"/>
          <w:marTop w:val="0"/>
          <w:marBottom w:val="0"/>
          <w:divBdr>
            <w:top w:val="none" w:sz="0" w:space="0" w:color="auto"/>
            <w:left w:val="none" w:sz="0" w:space="0" w:color="auto"/>
            <w:bottom w:val="none" w:sz="0" w:space="0" w:color="auto"/>
            <w:right w:val="none" w:sz="0" w:space="0" w:color="auto"/>
          </w:divBdr>
        </w:div>
        <w:div w:id="195509728">
          <w:marLeft w:val="0"/>
          <w:marRight w:val="0"/>
          <w:marTop w:val="0"/>
          <w:marBottom w:val="0"/>
          <w:divBdr>
            <w:top w:val="none" w:sz="0" w:space="0" w:color="auto"/>
            <w:left w:val="none" w:sz="0" w:space="0" w:color="auto"/>
            <w:bottom w:val="none" w:sz="0" w:space="0" w:color="auto"/>
            <w:right w:val="none" w:sz="0" w:space="0" w:color="auto"/>
          </w:divBdr>
        </w:div>
        <w:div w:id="1711494942">
          <w:marLeft w:val="0"/>
          <w:marRight w:val="0"/>
          <w:marTop w:val="0"/>
          <w:marBottom w:val="0"/>
          <w:divBdr>
            <w:top w:val="none" w:sz="0" w:space="0" w:color="auto"/>
            <w:left w:val="none" w:sz="0" w:space="0" w:color="auto"/>
            <w:bottom w:val="none" w:sz="0" w:space="0" w:color="auto"/>
            <w:right w:val="none" w:sz="0" w:space="0" w:color="auto"/>
          </w:divBdr>
        </w:div>
        <w:div w:id="1215462223">
          <w:marLeft w:val="0"/>
          <w:marRight w:val="0"/>
          <w:marTop w:val="0"/>
          <w:marBottom w:val="0"/>
          <w:divBdr>
            <w:top w:val="none" w:sz="0" w:space="0" w:color="auto"/>
            <w:left w:val="none" w:sz="0" w:space="0" w:color="auto"/>
            <w:bottom w:val="none" w:sz="0" w:space="0" w:color="auto"/>
            <w:right w:val="none" w:sz="0" w:space="0" w:color="auto"/>
          </w:divBdr>
        </w:div>
        <w:div w:id="856772903">
          <w:marLeft w:val="0"/>
          <w:marRight w:val="0"/>
          <w:marTop w:val="0"/>
          <w:marBottom w:val="0"/>
          <w:divBdr>
            <w:top w:val="none" w:sz="0" w:space="0" w:color="auto"/>
            <w:left w:val="none" w:sz="0" w:space="0" w:color="auto"/>
            <w:bottom w:val="none" w:sz="0" w:space="0" w:color="auto"/>
            <w:right w:val="none" w:sz="0" w:space="0" w:color="auto"/>
          </w:divBdr>
        </w:div>
        <w:div w:id="1919557128">
          <w:marLeft w:val="0"/>
          <w:marRight w:val="0"/>
          <w:marTop w:val="0"/>
          <w:marBottom w:val="0"/>
          <w:divBdr>
            <w:top w:val="none" w:sz="0" w:space="0" w:color="auto"/>
            <w:left w:val="none" w:sz="0" w:space="0" w:color="auto"/>
            <w:bottom w:val="none" w:sz="0" w:space="0" w:color="auto"/>
            <w:right w:val="none" w:sz="0" w:space="0" w:color="auto"/>
          </w:divBdr>
        </w:div>
        <w:div w:id="775750462">
          <w:marLeft w:val="0"/>
          <w:marRight w:val="0"/>
          <w:marTop w:val="0"/>
          <w:marBottom w:val="0"/>
          <w:divBdr>
            <w:top w:val="none" w:sz="0" w:space="0" w:color="auto"/>
            <w:left w:val="none" w:sz="0" w:space="0" w:color="auto"/>
            <w:bottom w:val="none" w:sz="0" w:space="0" w:color="auto"/>
            <w:right w:val="none" w:sz="0" w:space="0" w:color="auto"/>
          </w:divBdr>
        </w:div>
        <w:div w:id="1986161521">
          <w:marLeft w:val="0"/>
          <w:marRight w:val="0"/>
          <w:marTop w:val="0"/>
          <w:marBottom w:val="0"/>
          <w:divBdr>
            <w:top w:val="none" w:sz="0" w:space="0" w:color="auto"/>
            <w:left w:val="none" w:sz="0" w:space="0" w:color="auto"/>
            <w:bottom w:val="none" w:sz="0" w:space="0" w:color="auto"/>
            <w:right w:val="none" w:sz="0" w:space="0" w:color="auto"/>
          </w:divBdr>
        </w:div>
        <w:div w:id="1802259457">
          <w:marLeft w:val="0"/>
          <w:marRight w:val="0"/>
          <w:marTop w:val="0"/>
          <w:marBottom w:val="0"/>
          <w:divBdr>
            <w:top w:val="none" w:sz="0" w:space="0" w:color="auto"/>
            <w:left w:val="none" w:sz="0" w:space="0" w:color="auto"/>
            <w:bottom w:val="none" w:sz="0" w:space="0" w:color="auto"/>
            <w:right w:val="none" w:sz="0" w:space="0" w:color="auto"/>
          </w:divBdr>
        </w:div>
        <w:div w:id="1605729202">
          <w:marLeft w:val="0"/>
          <w:marRight w:val="0"/>
          <w:marTop w:val="0"/>
          <w:marBottom w:val="0"/>
          <w:divBdr>
            <w:top w:val="none" w:sz="0" w:space="0" w:color="auto"/>
            <w:left w:val="none" w:sz="0" w:space="0" w:color="auto"/>
            <w:bottom w:val="none" w:sz="0" w:space="0" w:color="auto"/>
            <w:right w:val="none" w:sz="0" w:space="0" w:color="auto"/>
          </w:divBdr>
        </w:div>
        <w:div w:id="435708683">
          <w:marLeft w:val="0"/>
          <w:marRight w:val="0"/>
          <w:marTop w:val="0"/>
          <w:marBottom w:val="0"/>
          <w:divBdr>
            <w:top w:val="none" w:sz="0" w:space="0" w:color="auto"/>
            <w:left w:val="none" w:sz="0" w:space="0" w:color="auto"/>
            <w:bottom w:val="none" w:sz="0" w:space="0" w:color="auto"/>
            <w:right w:val="none" w:sz="0" w:space="0" w:color="auto"/>
          </w:divBdr>
        </w:div>
        <w:div w:id="1007905458">
          <w:marLeft w:val="0"/>
          <w:marRight w:val="0"/>
          <w:marTop w:val="0"/>
          <w:marBottom w:val="0"/>
          <w:divBdr>
            <w:top w:val="none" w:sz="0" w:space="0" w:color="auto"/>
            <w:left w:val="none" w:sz="0" w:space="0" w:color="auto"/>
            <w:bottom w:val="none" w:sz="0" w:space="0" w:color="auto"/>
            <w:right w:val="none" w:sz="0" w:space="0" w:color="auto"/>
          </w:divBdr>
        </w:div>
        <w:div w:id="1438526946">
          <w:marLeft w:val="0"/>
          <w:marRight w:val="0"/>
          <w:marTop w:val="0"/>
          <w:marBottom w:val="0"/>
          <w:divBdr>
            <w:top w:val="none" w:sz="0" w:space="0" w:color="auto"/>
            <w:left w:val="none" w:sz="0" w:space="0" w:color="auto"/>
            <w:bottom w:val="none" w:sz="0" w:space="0" w:color="auto"/>
            <w:right w:val="none" w:sz="0" w:space="0" w:color="auto"/>
          </w:divBdr>
        </w:div>
        <w:div w:id="1115949504">
          <w:marLeft w:val="0"/>
          <w:marRight w:val="0"/>
          <w:marTop w:val="0"/>
          <w:marBottom w:val="0"/>
          <w:divBdr>
            <w:top w:val="none" w:sz="0" w:space="0" w:color="auto"/>
            <w:left w:val="none" w:sz="0" w:space="0" w:color="auto"/>
            <w:bottom w:val="none" w:sz="0" w:space="0" w:color="auto"/>
            <w:right w:val="none" w:sz="0" w:space="0" w:color="auto"/>
          </w:divBdr>
        </w:div>
        <w:div w:id="237784774">
          <w:marLeft w:val="0"/>
          <w:marRight w:val="0"/>
          <w:marTop w:val="0"/>
          <w:marBottom w:val="0"/>
          <w:divBdr>
            <w:top w:val="none" w:sz="0" w:space="0" w:color="auto"/>
            <w:left w:val="none" w:sz="0" w:space="0" w:color="auto"/>
            <w:bottom w:val="none" w:sz="0" w:space="0" w:color="auto"/>
            <w:right w:val="none" w:sz="0" w:space="0" w:color="auto"/>
          </w:divBdr>
        </w:div>
        <w:div w:id="663363667">
          <w:marLeft w:val="0"/>
          <w:marRight w:val="0"/>
          <w:marTop w:val="0"/>
          <w:marBottom w:val="0"/>
          <w:divBdr>
            <w:top w:val="none" w:sz="0" w:space="0" w:color="auto"/>
            <w:left w:val="none" w:sz="0" w:space="0" w:color="auto"/>
            <w:bottom w:val="none" w:sz="0" w:space="0" w:color="auto"/>
            <w:right w:val="none" w:sz="0" w:space="0" w:color="auto"/>
          </w:divBdr>
        </w:div>
        <w:div w:id="330134933">
          <w:marLeft w:val="0"/>
          <w:marRight w:val="0"/>
          <w:marTop w:val="0"/>
          <w:marBottom w:val="0"/>
          <w:divBdr>
            <w:top w:val="none" w:sz="0" w:space="0" w:color="auto"/>
            <w:left w:val="none" w:sz="0" w:space="0" w:color="auto"/>
            <w:bottom w:val="none" w:sz="0" w:space="0" w:color="auto"/>
            <w:right w:val="none" w:sz="0" w:space="0" w:color="auto"/>
          </w:divBdr>
        </w:div>
        <w:div w:id="286013718">
          <w:marLeft w:val="0"/>
          <w:marRight w:val="0"/>
          <w:marTop w:val="0"/>
          <w:marBottom w:val="0"/>
          <w:divBdr>
            <w:top w:val="none" w:sz="0" w:space="0" w:color="auto"/>
            <w:left w:val="none" w:sz="0" w:space="0" w:color="auto"/>
            <w:bottom w:val="none" w:sz="0" w:space="0" w:color="auto"/>
            <w:right w:val="none" w:sz="0" w:space="0" w:color="auto"/>
          </w:divBdr>
        </w:div>
        <w:div w:id="511146031">
          <w:marLeft w:val="0"/>
          <w:marRight w:val="0"/>
          <w:marTop w:val="0"/>
          <w:marBottom w:val="0"/>
          <w:divBdr>
            <w:top w:val="none" w:sz="0" w:space="0" w:color="auto"/>
            <w:left w:val="none" w:sz="0" w:space="0" w:color="auto"/>
            <w:bottom w:val="none" w:sz="0" w:space="0" w:color="auto"/>
            <w:right w:val="none" w:sz="0" w:space="0" w:color="auto"/>
          </w:divBdr>
        </w:div>
        <w:div w:id="1264604178">
          <w:marLeft w:val="0"/>
          <w:marRight w:val="0"/>
          <w:marTop w:val="0"/>
          <w:marBottom w:val="0"/>
          <w:divBdr>
            <w:top w:val="none" w:sz="0" w:space="0" w:color="auto"/>
            <w:left w:val="none" w:sz="0" w:space="0" w:color="auto"/>
            <w:bottom w:val="none" w:sz="0" w:space="0" w:color="auto"/>
            <w:right w:val="none" w:sz="0" w:space="0" w:color="auto"/>
          </w:divBdr>
        </w:div>
        <w:div w:id="1446344130">
          <w:marLeft w:val="0"/>
          <w:marRight w:val="0"/>
          <w:marTop w:val="0"/>
          <w:marBottom w:val="0"/>
          <w:divBdr>
            <w:top w:val="none" w:sz="0" w:space="0" w:color="auto"/>
            <w:left w:val="none" w:sz="0" w:space="0" w:color="auto"/>
            <w:bottom w:val="none" w:sz="0" w:space="0" w:color="auto"/>
            <w:right w:val="none" w:sz="0" w:space="0" w:color="auto"/>
          </w:divBdr>
        </w:div>
        <w:div w:id="1042095522">
          <w:marLeft w:val="0"/>
          <w:marRight w:val="0"/>
          <w:marTop w:val="0"/>
          <w:marBottom w:val="0"/>
          <w:divBdr>
            <w:top w:val="none" w:sz="0" w:space="0" w:color="auto"/>
            <w:left w:val="none" w:sz="0" w:space="0" w:color="auto"/>
            <w:bottom w:val="none" w:sz="0" w:space="0" w:color="auto"/>
            <w:right w:val="none" w:sz="0" w:space="0" w:color="auto"/>
          </w:divBdr>
        </w:div>
        <w:div w:id="1725788156">
          <w:marLeft w:val="0"/>
          <w:marRight w:val="0"/>
          <w:marTop w:val="0"/>
          <w:marBottom w:val="0"/>
          <w:divBdr>
            <w:top w:val="none" w:sz="0" w:space="0" w:color="auto"/>
            <w:left w:val="none" w:sz="0" w:space="0" w:color="auto"/>
            <w:bottom w:val="none" w:sz="0" w:space="0" w:color="auto"/>
            <w:right w:val="none" w:sz="0" w:space="0" w:color="auto"/>
          </w:divBdr>
        </w:div>
        <w:div w:id="1371491387">
          <w:marLeft w:val="0"/>
          <w:marRight w:val="0"/>
          <w:marTop w:val="0"/>
          <w:marBottom w:val="0"/>
          <w:divBdr>
            <w:top w:val="none" w:sz="0" w:space="0" w:color="auto"/>
            <w:left w:val="none" w:sz="0" w:space="0" w:color="auto"/>
            <w:bottom w:val="none" w:sz="0" w:space="0" w:color="auto"/>
            <w:right w:val="none" w:sz="0" w:space="0" w:color="auto"/>
          </w:divBdr>
        </w:div>
        <w:div w:id="333800769">
          <w:marLeft w:val="0"/>
          <w:marRight w:val="0"/>
          <w:marTop w:val="0"/>
          <w:marBottom w:val="0"/>
          <w:divBdr>
            <w:top w:val="none" w:sz="0" w:space="0" w:color="auto"/>
            <w:left w:val="none" w:sz="0" w:space="0" w:color="auto"/>
            <w:bottom w:val="none" w:sz="0" w:space="0" w:color="auto"/>
            <w:right w:val="none" w:sz="0" w:space="0" w:color="auto"/>
          </w:divBdr>
        </w:div>
        <w:div w:id="274098943">
          <w:marLeft w:val="0"/>
          <w:marRight w:val="0"/>
          <w:marTop w:val="0"/>
          <w:marBottom w:val="0"/>
          <w:divBdr>
            <w:top w:val="none" w:sz="0" w:space="0" w:color="auto"/>
            <w:left w:val="none" w:sz="0" w:space="0" w:color="auto"/>
            <w:bottom w:val="none" w:sz="0" w:space="0" w:color="auto"/>
            <w:right w:val="none" w:sz="0" w:space="0" w:color="auto"/>
          </w:divBdr>
        </w:div>
        <w:div w:id="1369599792">
          <w:marLeft w:val="0"/>
          <w:marRight w:val="0"/>
          <w:marTop w:val="0"/>
          <w:marBottom w:val="0"/>
          <w:divBdr>
            <w:top w:val="none" w:sz="0" w:space="0" w:color="auto"/>
            <w:left w:val="none" w:sz="0" w:space="0" w:color="auto"/>
            <w:bottom w:val="none" w:sz="0" w:space="0" w:color="auto"/>
            <w:right w:val="none" w:sz="0" w:space="0" w:color="auto"/>
          </w:divBdr>
        </w:div>
        <w:div w:id="791365679">
          <w:marLeft w:val="0"/>
          <w:marRight w:val="0"/>
          <w:marTop w:val="0"/>
          <w:marBottom w:val="0"/>
          <w:divBdr>
            <w:top w:val="none" w:sz="0" w:space="0" w:color="auto"/>
            <w:left w:val="none" w:sz="0" w:space="0" w:color="auto"/>
            <w:bottom w:val="none" w:sz="0" w:space="0" w:color="auto"/>
            <w:right w:val="none" w:sz="0" w:space="0" w:color="auto"/>
          </w:divBdr>
        </w:div>
        <w:div w:id="1162697457">
          <w:marLeft w:val="0"/>
          <w:marRight w:val="0"/>
          <w:marTop w:val="0"/>
          <w:marBottom w:val="0"/>
          <w:divBdr>
            <w:top w:val="none" w:sz="0" w:space="0" w:color="auto"/>
            <w:left w:val="none" w:sz="0" w:space="0" w:color="auto"/>
            <w:bottom w:val="none" w:sz="0" w:space="0" w:color="auto"/>
            <w:right w:val="none" w:sz="0" w:space="0" w:color="auto"/>
          </w:divBdr>
        </w:div>
        <w:div w:id="1692105151">
          <w:marLeft w:val="0"/>
          <w:marRight w:val="0"/>
          <w:marTop w:val="0"/>
          <w:marBottom w:val="0"/>
          <w:divBdr>
            <w:top w:val="none" w:sz="0" w:space="0" w:color="auto"/>
            <w:left w:val="none" w:sz="0" w:space="0" w:color="auto"/>
            <w:bottom w:val="none" w:sz="0" w:space="0" w:color="auto"/>
            <w:right w:val="none" w:sz="0" w:space="0" w:color="auto"/>
          </w:divBdr>
        </w:div>
        <w:div w:id="1186020540">
          <w:marLeft w:val="0"/>
          <w:marRight w:val="0"/>
          <w:marTop w:val="0"/>
          <w:marBottom w:val="0"/>
          <w:divBdr>
            <w:top w:val="none" w:sz="0" w:space="0" w:color="auto"/>
            <w:left w:val="none" w:sz="0" w:space="0" w:color="auto"/>
            <w:bottom w:val="none" w:sz="0" w:space="0" w:color="auto"/>
            <w:right w:val="none" w:sz="0" w:space="0" w:color="auto"/>
          </w:divBdr>
        </w:div>
        <w:div w:id="386338662">
          <w:marLeft w:val="0"/>
          <w:marRight w:val="0"/>
          <w:marTop w:val="0"/>
          <w:marBottom w:val="0"/>
          <w:divBdr>
            <w:top w:val="none" w:sz="0" w:space="0" w:color="auto"/>
            <w:left w:val="none" w:sz="0" w:space="0" w:color="auto"/>
            <w:bottom w:val="none" w:sz="0" w:space="0" w:color="auto"/>
            <w:right w:val="none" w:sz="0" w:space="0" w:color="auto"/>
          </w:divBdr>
        </w:div>
        <w:div w:id="994264670">
          <w:marLeft w:val="0"/>
          <w:marRight w:val="0"/>
          <w:marTop w:val="0"/>
          <w:marBottom w:val="0"/>
          <w:divBdr>
            <w:top w:val="none" w:sz="0" w:space="0" w:color="auto"/>
            <w:left w:val="none" w:sz="0" w:space="0" w:color="auto"/>
            <w:bottom w:val="none" w:sz="0" w:space="0" w:color="auto"/>
            <w:right w:val="none" w:sz="0" w:space="0" w:color="auto"/>
          </w:divBdr>
        </w:div>
        <w:div w:id="609630352">
          <w:marLeft w:val="0"/>
          <w:marRight w:val="0"/>
          <w:marTop w:val="0"/>
          <w:marBottom w:val="0"/>
          <w:divBdr>
            <w:top w:val="none" w:sz="0" w:space="0" w:color="auto"/>
            <w:left w:val="none" w:sz="0" w:space="0" w:color="auto"/>
            <w:bottom w:val="none" w:sz="0" w:space="0" w:color="auto"/>
            <w:right w:val="none" w:sz="0" w:space="0" w:color="auto"/>
          </w:divBdr>
        </w:div>
        <w:div w:id="15616112">
          <w:marLeft w:val="0"/>
          <w:marRight w:val="0"/>
          <w:marTop w:val="0"/>
          <w:marBottom w:val="0"/>
          <w:divBdr>
            <w:top w:val="none" w:sz="0" w:space="0" w:color="auto"/>
            <w:left w:val="none" w:sz="0" w:space="0" w:color="auto"/>
            <w:bottom w:val="none" w:sz="0" w:space="0" w:color="auto"/>
            <w:right w:val="none" w:sz="0" w:space="0" w:color="auto"/>
          </w:divBdr>
        </w:div>
        <w:div w:id="2068020725">
          <w:marLeft w:val="0"/>
          <w:marRight w:val="0"/>
          <w:marTop w:val="0"/>
          <w:marBottom w:val="0"/>
          <w:divBdr>
            <w:top w:val="none" w:sz="0" w:space="0" w:color="auto"/>
            <w:left w:val="none" w:sz="0" w:space="0" w:color="auto"/>
            <w:bottom w:val="none" w:sz="0" w:space="0" w:color="auto"/>
            <w:right w:val="none" w:sz="0" w:space="0" w:color="auto"/>
          </w:divBdr>
        </w:div>
        <w:div w:id="1094207562">
          <w:marLeft w:val="0"/>
          <w:marRight w:val="0"/>
          <w:marTop w:val="0"/>
          <w:marBottom w:val="0"/>
          <w:divBdr>
            <w:top w:val="none" w:sz="0" w:space="0" w:color="auto"/>
            <w:left w:val="none" w:sz="0" w:space="0" w:color="auto"/>
            <w:bottom w:val="none" w:sz="0" w:space="0" w:color="auto"/>
            <w:right w:val="none" w:sz="0" w:space="0" w:color="auto"/>
          </w:divBdr>
        </w:div>
        <w:div w:id="1681077704">
          <w:marLeft w:val="0"/>
          <w:marRight w:val="0"/>
          <w:marTop w:val="0"/>
          <w:marBottom w:val="0"/>
          <w:divBdr>
            <w:top w:val="none" w:sz="0" w:space="0" w:color="auto"/>
            <w:left w:val="none" w:sz="0" w:space="0" w:color="auto"/>
            <w:bottom w:val="none" w:sz="0" w:space="0" w:color="auto"/>
            <w:right w:val="none" w:sz="0" w:space="0" w:color="auto"/>
          </w:divBdr>
        </w:div>
        <w:div w:id="1120804405">
          <w:marLeft w:val="0"/>
          <w:marRight w:val="0"/>
          <w:marTop w:val="0"/>
          <w:marBottom w:val="0"/>
          <w:divBdr>
            <w:top w:val="none" w:sz="0" w:space="0" w:color="auto"/>
            <w:left w:val="none" w:sz="0" w:space="0" w:color="auto"/>
            <w:bottom w:val="none" w:sz="0" w:space="0" w:color="auto"/>
            <w:right w:val="none" w:sz="0" w:space="0" w:color="auto"/>
          </w:divBdr>
        </w:div>
        <w:div w:id="1962954300">
          <w:marLeft w:val="0"/>
          <w:marRight w:val="0"/>
          <w:marTop w:val="0"/>
          <w:marBottom w:val="0"/>
          <w:divBdr>
            <w:top w:val="none" w:sz="0" w:space="0" w:color="auto"/>
            <w:left w:val="none" w:sz="0" w:space="0" w:color="auto"/>
            <w:bottom w:val="none" w:sz="0" w:space="0" w:color="auto"/>
            <w:right w:val="none" w:sz="0" w:space="0" w:color="auto"/>
          </w:divBdr>
        </w:div>
        <w:div w:id="2048406922">
          <w:marLeft w:val="0"/>
          <w:marRight w:val="0"/>
          <w:marTop w:val="0"/>
          <w:marBottom w:val="0"/>
          <w:divBdr>
            <w:top w:val="none" w:sz="0" w:space="0" w:color="auto"/>
            <w:left w:val="none" w:sz="0" w:space="0" w:color="auto"/>
            <w:bottom w:val="none" w:sz="0" w:space="0" w:color="auto"/>
            <w:right w:val="none" w:sz="0" w:space="0" w:color="auto"/>
          </w:divBdr>
        </w:div>
        <w:div w:id="57023379">
          <w:marLeft w:val="0"/>
          <w:marRight w:val="0"/>
          <w:marTop w:val="0"/>
          <w:marBottom w:val="0"/>
          <w:divBdr>
            <w:top w:val="none" w:sz="0" w:space="0" w:color="auto"/>
            <w:left w:val="none" w:sz="0" w:space="0" w:color="auto"/>
            <w:bottom w:val="none" w:sz="0" w:space="0" w:color="auto"/>
            <w:right w:val="none" w:sz="0" w:space="0" w:color="auto"/>
          </w:divBdr>
        </w:div>
        <w:div w:id="1553301443">
          <w:marLeft w:val="0"/>
          <w:marRight w:val="0"/>
          <w:marTop w:val="0"/>
          <w:marBottom w:val="0"/>
          <w:divBdr>
            <w:top w:val="none" w:sz="0" w:space="0" w:color="auto"/>
            <w:left w:val="none" w:sz="0" w:space="0" w:color="auto"/>
            <w:bottom w:val="none" w:sz="0" w:space="0" w:color="auto"/>
            <w:right w:val="none" w:sz="0" w:space="0" w:color="auto"/>
          </w:divBdr>
        </w:div>
        <w:div w:id="464930952">
          <w:marLeft w:val="0"/>
          <w:marRight w:val="0"/>
          <w:marTop w:val="0"/>
          <w:marBottom w:val="0"/>
          <w:divBdr>
            <w:top w:val="none" w:sz="0" w:space="0" w:color="auto"/>
            <w:left w:val="none" w:sz="0" w:space="0" w:color="auto"/>
            <w:bottom w:val="none" w:sz="0" w:space="0" w:color="auto"/>
            <w:right w:val="none" w:sz="0" w:space="0" w:color="auto"/>
          </w:divBdr>
        </w:div>
        <w:div w:id="634259559">
          <w:marLeft w:val="0"/>
          <w:marRight w:val="0"/>
          <w:marTop w:val="0"/>
          <w:marBottom w:val="0"/>
          <w:divBdr>
            <w:top w:val="none" w:sz="0" w:space="0" w:color="auto"/>
            <w:left w:val="none" w:sz="0" w:space="0" w:color="auto"/>
            <w:bottom w:val="none" w:sz="0" w:space="0" w:color="auto"/>
            <w:right w:val="none" w:sz="0" w:space="0" w:color="auto"/>
          </w:divBdr>
        </w:div>
        <w:div w:id="1721903716">
          <w:marLeft w:val="0"/>
          <w:marRight w:val="0"/>
          <w:marTop w:val="0"/>
          <w:marBottom w:val="0"/>
          <w:divBdr>
            <w:top w:val="none" w:sz="0" w:space="0" w:color="auto"/>
            <w:left w:val="none" w:sz="0" w:space="0" w:color="auto"/>
            <w:bottom w:val="none" w:sz="0" w:space="0" w:color="auto"/>
            <w:right w:val="none" w:sz="0" w:space="0" w:color="auto"/>
          </w:divBdr>
        </w:div>
        <w:div w:id="1095517840">
          <w:marLeft w:val="0"/>
          <w:marRight w:val="0"/>
          <w:marTop w:val="0"/>
          <w:marBottom w:val="0"/>
          <w:divBdr>
            <w:top w:val="none" w:sz="0" w:space="0" w:color="auto"/>
            <w:left w:val="none" w:sz="0" w:space="0" w:color="auto"/>
            <w:bottom w:val="none" w:sz="0" w:space="0" w:color="auto"/>
            <w:right w:val="none" w:sz="0" w:space="0" w:color="auto"/>
          </w:divBdr>
        </w:div>
        <w:div w:id="376009885">
          <w:marLeft w:val="0"/>
          <w:marRight w:val="0"/>
          <w:marTop w:val="0"/>
          <w:marBottom w:val="0"/>
          <w:divBdr>
            <w:top w:val="none" w:sz="0" w:space="0" w:color="auto"/>
            <w:left w:val="none" w:sz="0" w:space="0" w:color="auto"/>
            <w:bottom w:val="none" w:sz="0" w:space="0" w:color="auto"/>
            <w:right w:val="none" w:sz="0" w:space="0" w:color="auto"/>
          </w:divBdr>
        </w:div>
        <w:div w:id="1559323662">
          <w:marLeft w:val="0"/>
          <w:marRight w:val="0"/>
          <w:marTop w:val="0"/>
          <w:marBottom w:val="0"/>
          <w:divBdr>
            <w:top w:val="none" w:sz="0" w:space="0" w:color="auto"/>
            <w:left w:val="none" w:sz="0" w:space="0" w:color="auto"/>
            <w:bottom w:val="none" w:sz="0" w:space="0" w:color="auto"/>
            <w:right w:val="none" w:sz="0" w:space="0" w:color="auto"/>
          </w:divBdr>
        </w:div>
        <w:div w:id="29964015">
          <w:marLeft w:val="0"/>
          <w:marRight w:val="0"/>
          <w:marTop w:val="0"/>
          <w:marBottom w:val="0"/>
          <w:divBdr>
            <w:top w:val="none" w:sz="0" w:space="0" w:color="auto"/>
            <w:left w:val="none" w:sz="0" w:space="0" w:color="auto"/>
            <w:bottom w:val="none" w:sz="0" w:space="0" w:color="auto"/>
            <w:right w:val="none" w:sz="0" w:space="0" w:color="auto"/>
          </w:divBdr>
        </w:div>
        <w:div w:id="341131345">
          <w:marLeft w:val="0"/>
          <w:marRight w:val="0"/>
          <w:marTop w:val="0"/>
          <w:marBottom w:val="0"/>
          <w:divBdr>
            <w:top w:val="none" w:sz="0" w:space="0" w:color="auto"/>
            <w:left w:val="none" w:sz="0" w:space="0" w:color="auto"/>
            <w:bottom w:val="none" w:sz="0" w:space="0" w:color="auto"/>
            <w:right w:val="none" w:sz="0" w:space="0" w:color="auto"/>
          </w:divBdr>
        </w:div>
        <w:div w:id="2090493977">
          <w:marLeft w:val="0"/>
          <w:marRight w:val="0"/>
          <w:marTop w:val="0"/>
          <w:marBottom w:val="0"/>
          <w:divBdr>
            <w:top w:val="none" w:sz="0" w:space="0" w:color="auto"/>
            <w:left w:val="none" w:sz="0" w:space="0" w:color="auto"/>
            <w:bottom w:val="none" w:sz="0" w:space="0" w:color="auto"/>
            <w:right w:val="none" w:sz="0" w:space="0" w:color="auto"/>
          </w:divBdr>
        </w:div>
        <w:div w:id="773089192">
          <w:marLeft w:val="0"/>
          <w:marRight w:val="0"/>
          <w:marTop w:val="0"/>
          <w:marBottom w:val="0"/>
          <w:divBdr>
            <w:top w:val="none" w:sz="0" w:space="0" w:color="auto"/>
            <w:left w:val="none" w:sz="0" w:space="0" w:color="auto"/>
            <w:bottom w:val="none" w:sz="0" w:space="0" w:color="auto"/>
            <w:right w:val="none" w:sz="0" w:space="0" w:color="auto"/>
          </w:divBdr>
        </w:div>
        <w:div w:id="1158880311">
          <w:marLeft w:val="0"/>
          <w:marRight w:val="0"/>
          <w:marTop w:val="0"/>
          <w:marBottom w:val="0"/>
          <w:divBdr>
            <w:top w:val="none" w:sz="0" w:space="0" w:color="auto"/>
            <w:left w:val="none" w:sz="0" w:space="0" w:color="auto"/>
            <w:bottom w:val="none" w:sz="0" w:space="0" w:color="auto"/>
            <w:right w:val="none" w:sz="0" w:space="0" w:color="auto"/>
          </w:divBdr>
        </w:div>
        <w:div w:id="1834031797">
          <w:marLeft w:val="0"/>
          <w:marRight w:val="0"/>
          <w:marTop w:val="0"/>
          <w:marBottom w:val="0"/>
          <w:divBdr>
            <w:top w:val="none" w:sz="0" w:space="0" w:color="auto"/>
            <w:left w:val="none" w:sz="0" w:space="0" w:color="auto"/>
            <w:bottom w:val="none" w:sz="0" w:space="0" w:color="auto"/>
            <w:right w:val="none" w:sz="0" w:space="0" w:color="auto"/>
          </w:divBdr>
        </w:div>
      </w:divsChild>
    </w:div>
    <w:div w:id="712735641">
      <w:bodyDiv w:val="1"/>
      <w:marLeft w:val="0"/>
      <w:marRight w:val="0"/>
      <w:marTop w:val="0"/>
      <w:marBottom w:val="0"/>
      <w:divBdr>
        <w:top w:val="none" w:sz="0" w:space="0" w:color="auto"/>
        <w:left w:val="none" w:sz="0" w:space="0" w:color="auto"/>
        <w:bottom w:val="none" w:sz="0" w:space="0" w:color="auto"/>
        <w:right w:val="none" w:sz="0" w:space="0" w:color="auto"/>
      </w:divBdr>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40562053">
      <w:bodyDiv w:val="1"/>
      <w:marLeft w:val="0"/>
      <w:marRight w:val="0"/>
      <w:marTop w:val="0"/>
      <w:marBottom w:val="0"/>
      <w:divBdr>
        <w:top w:val="none" w:sz="0" w:space="0" w:color="auto"/>
        <w:left w:val="none" w:sz="0" w:space="0" w:color="auto"/>
        <w:bottom w:val="none" w:sz="0" w:space="0" w:color="auto"/>
        <w:right w:val="none" w:sz="0" w:space="0" w:color="auto"/>
      </w:divBdr>
    </w:div>
    <w:div w:id="746146010">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0173323">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37771288">
      <w:bodyDiv w:val="1"/>
      <w:marLeft w:val="0"/>
      <w:marRight w:val="0"/>
      <w:marTop w:val="0"/>
      <w:marBottom w:val="0"/>
      <w:divBdr>
        <w:top w:val="none" w:sz="0" w:space="0" w:color="auto"/>
        <w:left w:val="none" w:sz="0" w:space="0" w:color="auto"/>
        <w:bottom w:val="none" w:sz="0" w:space="0" w:color="auto"/>
        <w:right w:val="none" w:sz="0" w:space="0" w:color="auto"/>
      </w:divBdr>
      <w:divsChild>
        <w:div w:id="1682048178">
          <w:marLeft w:val="0"/>
          <w:marRight w:val="0"/>
          <w:marTop w:val="0"/>
          <w:marBottom w:val="0"/>
          <w:divBdr>
            <w:top w:val="none" w:sz="0" w:space="0" w:color="auto"/>
            <w:left w:val="none" w:sz="0" w:space="0" w:color="auto"/>
            <w:bottom w:val="none" w:sz="0" w:space="0" w:color="auto"/>
            <w:right w:val="none" w:sz="0" w:space="0" w:color="auto"/>
          </w:divBdr>
          <w:divsChild>
            <w:div w:id="1148862588">
              <w:marLeft w:val="0"/>
              <w:marRight w:val="0"/>
              <w:marTop w:val="0"/>
              <w:marBottom w:val="0"/>
              <w:divBdr>
                <w:top w:val="none" w:sz="0" w:space="0" w:color="auto"/>
                <w:left w:val="none" w:sz="0" w:space="0" w:color="auto"/>
                <w:bottom w:val="none" w:sz="0" w:space="0" w:color="auto"/>
                <w:right w:val="none" w:sz="0" w:space="0" w:color="auto"/>
              </w:divBdr>
              <w:divsChild>
                <w:div w:id="299848805">
                  <w:marLeft w:val="0"/>
                  <w:marRight w:val="0"/>
                  <w:marTop w:val="0"/>
                  <w:marBottom w:val="0"/>
                  <w:divBdr>
                    <w:top w:val="none" w:sz="0" w:space="0" w:color="auto"/>
                    <w:left w:val="none" w:sz="0" w:space="0" w:color="auto"/>
                    <w:bottom w:val="none" w:sz="0" w:space="0" w:color="auto"/>
                    <w:right w:val="none" w:sz="0" w:space="0" w:color="auto"/>
                  </w:divBdr>
                  <w:divsChild>
                    <w:div w:id="1407454883">
                      <w:marLeft w:val="0"/>
                      <w:marRight w:val="0"/>
                      <w:marTop w:val="0"/>
                      <w:marBottom w:val="0"/>
                      <w:divBdr>
                        <w:top w:val="none" w:sz="0" w:space="0" w:color="auto"/>
                        <w:left w:val="none" w:sz="0" w:space="0" w:color="auto"/>
                        <w:bottom w:val="none" w:sz="0" w:space="0" w:color="auto"/>
                        <w:right w:val="none" w:sz="0" w:space="0" w:color="auto"/>
                      </w:divBdr>
                      <w:divsChild>
                        <w:div w:id="1574316154">
                          <w:marLeft w:val="0"/>
                          <w:marRight w:val="0"/>
                          <w:marTop w:val="0"/>
                          <w:marBottom w:val="0"/>
                          <w:divBdr>
                            <w:top w:val="none" w:sz="0" w:space="0" w:color="auto"/>
                            <w:left w:val="none" w:sz="0" w:space="0" w:color="auto"/>
                            <w:bottom w:val="none" w:sz="0" w:space="0" w:color="auto"/>
                            <w:right w:val="none" w:sz="0" w:space="0" w:color="auto"/>
                          </w:divBdr>
                          <w:divsChild>
                            <w:div w:id="1176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871767169">
      <w:bodyDiv w:val="1"/>
      <w:marLeft w:val="0"/>
      <w:marRight w:val="0"/>
      <w:marTop w:val="0"/>
      <w:marBottom w:val="0"/>
      <w:divBdr>
        <w:top w:val="none" w:sz="0" w:space="0" w:color="auto"/>
        <w:left w:val="none" w:sz="0" w:space="0" w:color="auto"/>
        <w:bottom w:val="none" w:sz="0" w:space="0" w:color="auto"/>
        <w:right w:val="none" w:sz="0" w:space="0" w:color="auto"/>
      </w:divBdr>
    </w:div>
    <w:div w:id="880823714">
      <w:bodyDiv w:val="1"/>
      <w:marLeft w:val="0"/>
      <w:marRight w:val="0"/>
      <w:marTop w:val="0"/>
      <w:marBottom w:val="0"/>
      <w:divBdr>
        <w:top w:val="none" w:sz="0" w:space="0" w:color="auto"/>
        <w:left w:val="none" w:sz="0" w:space="0" w:color="auto"/>
        <w:bottom w:val="none" w:sz="0" w:space="0" w:color="auto"/>
        <w:right w:val="none" w:sz="0" w:space="0" w:color="auto"/>
      </w:divBdr>
    </w:div>
    <w:div w:id="884102701">
      <w:bodyDiv w:val="1"/>
      <w:marLeft w:val="0"/>
      <w:marRight w:val="0"/>
      <w:marTop w:val="0"/>
      <w:marBottom w:val="0"/>
      <w:divBdr>
        <w:top w:val="none" w:sz="0" w:space="0" w:color="auto"/>
        <w:left w:val="none" w:sz="0" w:space="0" w:color="auto"/>
        <w:bottom w:val="none" w:sz="0" w:space="0" w:color="auto"/>
        <w:right w:val="none" w:sz="0" w:space="0" w:color="auto"/>
      </w:divBdr>
      <w:divsChild>
        <w:div w:id="1056461">
          <w:marLeft w:val="0"/>
          <w:marRight w:val="0"/>
          <w:marTop w:val="0"/>
          <w:marBottom w:val="0"/>
          <w:divBdr>
            <w:top w:val="none" w:sz="0" w:space="0" w:color="auto"/>
            <w:left w:val="none" w:sz="0" w:space="0" w:color="auto"/>
            <w:bottom w:val="none" w:sz="0" w:space="0" w:color="auto"/>
            <w:right w:val="none" w:sz="0" w:space="0" w:color="auto"/>
          </w:divBdr>
        </w:div>
        <w:div w:id="6292383">
          <w:marLeft w:val="0"/>
          <w:marRight w:val="0"/>
          <w:marTop w:val="0"/>
          <w:marBottom w:val="0"/>
          <w:divBdr>
            <w:top w:val="none" w:sz="0" w:space="0" w:color="auto"/>
            <w:left w:val="none" w:sz="0" w:space="0" w:color="auto"/>
            <w:bottom w:val="none" w:sz="0" w:space="0" w:color="auto"/>
            <w:right w:val="none" w:sz="0" w:space="0" w:color="auto"/>
          </w:divBdr>
        </w:div>
        <w:div w:id="9382123">
          <w:marLeft w:val="0"/>
          <w:marRight w:val="0"/>
          <w:marTop w:val="0"/>
          <w:marBottom w:val="0"/>
          <w:divBdr>
            <w:top w:val="none" w:sz="0" w:space="0" w:color="auto"/>
            <w:left w:val="none" w:sz="0" w:space="0" w:color="auto"/>
            <w:bottom w:val="none" w:sz="0" w:space="0" w:color="auto"/>
            <w:right w:val="none" w:sz="0" w:space="0" w:color="auto"/>
          </w:divBdr>
        </w:div>
        <w:div w:id="19356648">
          <w:marLeft w:val="0"/>
          <w:marRight w:val="0"/>
          <w:marTop w:val="0"/>
          <w:marBottom w:val="0"/>
          <w:divBdr>
            <w:top w:val="none" w:sz="0" w:space="0" w:color="auto"/>
            <w:left w:val="none" w:sz="0" w:space="0" w:color="auto"/>
            <w:bottom w:val="none" w:sz="0" w:space="0" w:color="auto"/>
            <w:right w:val="none" w:sz="0" w:space="0" w:color="auto"/>
          </w:divBdr>
        </w:div>
        <w:div w:id="21438729">
          <w:marLeft w:val="0"/>
          <w:marRight w:val="0"/>
          <w:marTop w:val="0"/>
          <w:marBottom w:val="0"/>
          <w:divBdr>
            <w:top w:val="none" w:sz="0" w:space="0" w:color="auto"/>
            <w:left w:val="none" w:sz="0" w:space="0" w:color="auto"/>
            <w:bottom w:val="none" w:sz="0" w:space="0" w:color="auto"/>
            <w:right w:val="none" w:sz="0" w:space="0" w:color="auto"/>
          </w:divBdr>
        </w:div>
        <w:div w:id="24213846">
          <w:marLeft w:val="0"/>
          <w:marRight w:val="0"/>
          <w:marTop w:val="0"/>
          <w:marBottom w:val="0"/>
          <w:divBdr>
            <w:top w:val="none" w:sz="0" w:space="0" w:color="auto"/>
            <w:left w:val="none" w:sz="0" w:space="0" w:color="auto"/>
            <w:bottom w:val="none" w:sz="0" w:space="0" w:color="auto"/>
            <w:right w:val="none" w:sz="0" w:space="0" w:color="auto"/>
          </w:divBdr>
        </w:div>
        <w:div w:id="28605971">
          <w:marLeft w:val="0"/>
          <w:marRight w:val="0"/>
          <w:marTop w:val="0"/>
          <w:marBottom w:val="0"/>
          <w:divBdr>
            <w:top w:val="none" w:sz="0" w:space="0" w:color="auto"/>
            <w:left w:val="none" w:sz="0" w:space="0" w:color="auto"/>
            <w:bottom w:val="none" w:sz="0" w:space="0" w:color="auto"/>
            <w:right w:val="none" w:sz="0" w:space="0" w:color="auto"/>
          </w:divBdr>
        </w:div>
        <w:div w:id="30687935">
          <w:marLeft w:val="0"/>
          <w:marRight w:val="0"/>
          <w:marTop w:val="0"/>
          <w:marBottom w:val="0"/>
          <w:divBdr>
            <w:top w:val="none" w:sz="0" w:space="0" w:color="auto"/>
            <w:left w:val="none" w:sz="0" w:space="0" w:color="auto"/>
            <w:bottom w:val="none" w:sz="0" w:space="0" w:color="auto"/>
            <w:right w:val="none" w:sz="0" w:space="0" w:color="auto"/>
          </w:divBdr>
        </w:div>
        <w:div w:id="35664602">
          <w:marLeft w:val="0"/>
          <w:marRight w:val="0"/>
          <w:marTop w:val="0"/>
          <w:marBottom w:val="0"/>
          <w:divBdr>
            <w:top w:val="none" w:sz="0" w:space="0" w:color="auto"/>
            <w:left w:val="none" w:sz="0" w:space="0" w:color="auto"/>
            <w:bottom w:val="none" w:sz="0" w:space="0" w:color="auto"/>
            <w:right w:val="none" w:sz="0" w:space="0" w:color="auto"/>
          </w:divBdr>
        </w:div>
        <w:div w:id="39477176">
          <w:marLeft w:val="0"/>
          <w:marRight w:val="0"/>
          <w:marTop w:val="0"/>
          <w:marBottom w:val="0"/>
          <w:divBdr>
            <w:top w:val="none" w:sz="0" w:space="0" w:color="auto"/>
            <w:left w:val="none" w:sz="0" w:space="0" w:color="auto"/>
            <w:bottom w:val="none" w:sz="0" w:space="0" w:color="auto"/>
            <w:right w:val="none" w:sz="0" w:space="0" w:color="auto"/>
          </w:divBdr>
        </w:div>
        <w:div w:id="52504661">
          <w:marLeft w:val="0"/>
          <w:marRight w:val="0"/>
          <w:marTop w:val="0"/>
          <w:marBottom w:val="0"/>
          <w:divBdr>
            <w:top w:val="none" w:sz="0" w:space="0" w:color="auto"/>
            <w:left w:val="none" w:sz="0" w:space="0" w:color="auto"/>
            <w:bottom w:val="none" w:sz="0" w:space="0" w:color="auto"/>
            <w:right w:val="none" w:sz="0" w:space="0" w:color="auto"/>
          </w:divBdr>
        </w:div>
        <w:div w:id="53050381">
          <w:marLeft w:val="0"/>
          <w:marRight w:val="0"/>
          <w:marTop w:val="0"/>
          <w:marBottom w:val="0"/>
          <w:divBdr>
            <w:top w:val="none" w:sz="0" w:space="0" w:color="auto"/>
            <w:left w:val="none" w:sz="0" w:space="0" w:color="auto"/>
            <w:bottom w:val="none" w:sz="0" w:space="0" w:color="auto"/>
            <w:right w:val="none" w:sz="0" w:space="0" w:color="auto"/>
          </w:divBdr>
        </w:div>
        <w:div w:id="54090940">
          <w:marLeft w:val="0"/>
          <w:marRight w:val="0"/>
          <w:marTop w:val="0"/>
          <w:marBottom w:val="0"/>
          <w:divBdr>
            <w:top w:val="none" w:sz="0" w:space="0" w:color="auto"/>
            <w:left w:val="none" w:sz="0" w:space="0" w:color="auto"/>
            <w:bottom w:val="none" w:sz="0" w:space="0" w:color="auto"/>
            <w:right w:val="none" w:sz="0" w:space="0" w:color="auto"/>
          </w:divBdr>
        </w:div>
        <w:div w:id="55012901">
          <w:marLeft w:val="0"/>
          <w:marRight w:val="0"/>
          <w:marTop w:val="0"/>
          <w:marBottom w:val="0"/>
          <w:divBdr>
            <w:top w:val="none" w:sz="0" w:space="0" w:color="auto"/>
            <w:left w:val="none" w:sz="0" w:space="0" w:color="auto"/>
            <w:bottom w:val="none" w:sz="0" w:space="0" w:color="auto"/>
            <w:right w:val="none" w:sz="0" w:space="0" w:color="auto"/>
          </w:divBdr>
        </w:div>
        <w:div w:id="59594944">
          <w:marLeft w:val="0"/>
          <w:marRight w:val="0"/>
          <w:marTop w:val="0"/>
          <w:marBottom w:val="0"/>
          <w:divBdr>
            <w:top w:val="none" w:sz="0" w:space="0" w:color="auto"/>
            <w:left w:val="none" w:sz="0" w:space="0" w:color="auto"/>
            <w:bottom w:val="none" w:sz="0" w:space="0" w:color="auto"/>
            <w:right w:val="none" w:sz="0" w:space="0" w:color="auto"/>
          </w:divBdr>
        </w:div>
        <w:div w:id="62801031">
          <w:marLeft w:val="0"/>
          <w:marRight w:val="0"/>
          <w:marTop w:val="0"/>
          <w:marBottom w:val="0"/>
          <w:divBdr>
            <w:top w:val="none" w:sz="0" w:space="0" w:color="auto"/>
            <w:left w:val="none" w:sz="0" w:space="0" w:color="auto"/>
            <w:bottom w:val="none" w:sz="0" w:space="0" w:color="auto"/>
            <w:right w:val="none" w:sz="0" w:space="0" w:color="auto"/>
          </w:divBdr>
        </w:div>
        <w:div w:id="65300904">
          <w:marLeft w:val="0"/>
          <w:marRight w:val="0"/>
          <w:marTop w:val="0"/>
          <w:marBottom w:val="0"/>
          <w:divBdr>
            <w:top w:val="none" w:sz="0" w:space="0" w:color="auto"/>
            <w:left w:val="none" w:sz="0" w:space="0" w:color="auto"/>
            <w:bottom w:val="none" w:sz="0" w:space="0" w:color="auto"/>
            <w:right w:val="none" w:sz="0" w:space="0" w:color="auto"/>
          </w:divBdr>
        </w:div>
        <w:div w:id="66728196">
          <w:marLeft w:val="0"/>
          <w:marRight w:val="0"/>
          <w:marTop w:val="0"/>
          <w:marBottom w:val="0"/>
          <w:divBdr>
            <w:top w:val="none" w:sz="0" w:space="0" w:color="auto"/>
            <w:left w:val="none" w:sz="0" w:space="0" w:color="auto"/>
            <w:bottom w:val="none" w:sz="0" w:space="0" w:color="auto"/>
            <w:right w:val="none" w:sz="0" w:space="0" w:color="auto"/>
          </w:divBdr>
        </w:div>
        <w:div w:id="69011555">
          <w:marLeft w:val="0"/>
          <w:marRight w:val="0"/>
          <w:marTop w:val="0"/>
          <w:marBottom w:val="0"/>
          <w:divBdr>
            <w:top w:val="none" w:sz="0" w:space="0" w:color="auto"/>
            <w:left w:val="none" w:sz="0" w:space="0" w:color="auto"/>
            <w:bottom w:val="none" w:sz="0" w:space="0" w:color="auto"/>
            <w:right w:val="none" w:sz="0" w:space="0" w:color="auto"/>
          </w:divBdr>
        </w:div>
        <w:div w:id="75174318">
          <w:marLeft w:val="0"/>
          <w:marRight w:val="0"/>
          <w:marTop w:val="0"/>
          <w:marBottom w:val="0"/>
          <w:divBdr>
            <w:top w:val="none" w:sz="0" w:space="0" w:color="auto"/>
            <w:left w:val="none" w:sz="0" w:space="0" w:color="auto"/>
            <w:bottom w:val="none" w:sz="0" w:space="0" w:color="auto"/>
            <w:right w:val="none" w:sz="0" w:space="0" w:color="auto"/>
          </w:divBdr>
        </w:div>
        <w:div w:id="80878540">
          <w:marLeft w:val="0"/>
          <w:marRight w:val="0"/>
          <w:marTop w:val="0"/>
          <w:marBottom w:val="0"/>
          <w:divBdr>
            <w:top w:val="none" w:sz="0" w:space="0" w:color="auto"/>
            <w:left w:val="none" w:sz="0" w:space="0" w:color="auto"/>
            <w:bottom w:val="none" w:sz="0" w:space="0" w:color="auto"/>
            <w:right w:val="none" w:sz="0" w:space="0" w:color="auto"/>
          </w:divBdr>
        </w:div>
        <w:div w:id="83771225">
          <w:marLeft w:val="0"/>
          <w:marRight w:val="0"/>
          <w:marTop w:val="0"/>
          <w:marBottom w:val="0"/>
          <w:divBdr>
            <w:top w:val="none" w:sz="0" w:space="0" w:color="auto"/>
            <w:left w:val="none" w:sz="0" w:space="0" w:color="auto"/>
            <w:bottom w:val="none" w:sz="0" w:space="0" w:color="auto"/>
            <w:right w:val="none" w:sz="0" w:space="0" w:color="auto"/>
          </w:divBdr>
        </w:div>
        <w:div w:id="90901130">
          <w:marLeft w:val="0"/>
          <w:marRight w:val="0"/>
          <w:marTop w:val="0"/>
          <w:marBottom w:val="0"/>
          <w:divBdr>
            <w:top w:val="none" w:sz="0" w:space="0" w:color="auto"/>
            <w:left w:val="none" w:sz="0" w:space="0" w:color="auto"/>
            <w:bottom w:val="none" w:sz="0" w:space="0" w:color="auto"/>
            <w:right w:val="none" w:sz="0" w:space="0" w:color="auto"/>
          </w:divBdr>
        </w:div>
        <w:div w:id="94634426">
          <w:marLeft w:val="0"/>
          <w:marRight w:val="0"/>
          <w:marTop w:val="0"/>
          <w:marBottom w:val="0"/>
          <w:divBdr>
            <w:top w:val="none" w:sz="0" w:space="0" w:color="auto"/>
            <w:left w:val="none" w:sz="0" w:space="0" w:color="auto"/>
            <w:bottom w:val="none" w:sz="0" w:space="0" w:color="auto"/>
            <w:right w:val="none" w:sz="0" w:space="0" w:color="auto"/>
          </w:divBdr>
        </w:div>
        <w:div w:id="100344565">
          <w:marLeft w:val="0"/>
          <w:marRight w:val="0"/>
          <w:marTop w:val="0"/>
          <w:marBottom w:val="0"/>
          <w:divBdr>
            <w:top w:val="none" w:sz="0" w:space="0" w:color="auto"/>
            <w:left w:val="none" w:sz="0" w:space="0" w:color="auto"/>
            <w:bottom w:val="none" w:sz="0" w:space="0" w:color="auto"/>
            <w:right w:val="none" w:sz="0" w:space="0" w:color="auto"/>
          </w:divBdr>
        </w:div>
        <w:div w:id="100955942">
          <w:marLeft w:val="0"/>
          <w:marRight w:val="0"/>
          <w:marTop w:val="0"/>
          <w:marBottom w:val="0"/>
          <w:divBdr>
            <w:top w:val="none" w:sz="0" w:space="0" w:color="auto"/>
            <w:left w:val="none" w:sz="0" w:space="0" w:color="auto"/>
            <w:bottom w:val="none" w:sz="0" w:space="0" w:color="auto"/>
            <w:right w:val="none" w:sz="0" w:space="0" w:color="auto"/>
          </w:divBdr>
        </w:div>
        <w:div w:id="104735837">
          <w:marLeft w:val="0"/>
          <w:marRight w:val="0"/>
          <w:marTop w:val="0"/>
          <w:marBottom w:val="0"/>
          <w:divBdr>
            <w:top w:val="none" w:sz="0" w:space="0" w:color="auto"/>
            <w:left w:val="none" w:sz="0" w:space="0" w:color="auto"/>
            <w:bottom w:val="none" w:sz="0" w:space="0" w:color="auto"/>
            <w:right w:val="none" w:sz="0" w:space="0" w:color="auto"/>
          </w:divBdr>
        </w:div>
        <w:div w:id="104737804">
          <w:marLeft w:val="0"/>
          <w:marRight w:val="0"/>
          <w:marTop w:val="0"/>
          <w:marBottom w:val="0"/>
          <w:divBdr>
            <w:top w:val="none" w:sz="0" w:space="0" w:color="auto"/>
            <w:left w:val="none" w:sz="0" w:space="0" w:color="auto"/>
            <w:bottom w:val="none" w:sz="0" w:space="0" w:color="auto"/>
            <w:right w:val="none" w:sz="0" w:space="0" w:color="auto"/>
          </w:divBdr>
        </w:div>
        <w:div w:id="106312635">
          <w:marLeft w:val="0"/>
          <w:marRight w:val="0"/>
          <w:marTop w:val="0"/>
          <w:marBottom w:val="0"/>
          <w:divBdr>
            <w:top w:val="none" w:sz="0" w:space="0" w:color="auto"/>
            <w:left w:val="none" w:sz="0" w:space="0" w:color="auto"/>
            <w:bottom w:val="none" w:sz="0" w:space="0" w:color="auto"/>
            <w:right w:val="none" w:sz="0" w:space="0" w:color="auto"/>
          </w:divBdr>
        </w:div>
        <w:div w:id="117721057">
          <w:marLeft w:val="0"/>
          <w:marRight w:val="0"/>
          <w:marTop w:val="0"/>
          <w:marBottom w:val="0"/>
          <w:divBdr>
            <w:top w:val="none" w:sz="0" w:space="0" w:color="auto"/>
            <w:left w:val="none" w:sz="0" w:space="0" w:color="auto"/>
            <w:bottom w:val="none" w:sz="0" w:space="0" w:color="auto"/>
            <w:right w:val="none" w:sz="0" w:space="0" w:color="auto"/>
          </w:divBdr>
        </w:div>
        <w:div w:id="118841293">
          <w:marLeft w:val="0"/>
          <w:marRight w:val="0"/>
          <w:marTop w:val="0"/>
          <w:marBottom w:val="0"/>
          <w:divBdr>
            <w:top w:val="none" w:sz="0" w:space="0" w:color="auto"/>
            <w:left w:val="none" w:sz="0" w:space="0" w:color="auto"/>
            <w:bottom w:val="none" w:sz="0" w:space="0" w:color="auto"/>
            <w:right w:val="none" w:sz="0" w:space="0" w:color="auto"/>
          </w:divBdr>
        </w:div>
        <w:div w:id="119689720">
          <w:marLeft w:val="0"/>
          <w:marRight w:val="0"/>
          <w:marTop w:val="0"/>
          <w:marBottom w:val="0"/>
          <w:divBdr>
            <w:top w:val="none" w:sz="0" w:space="0" w:color="auto"/>
            <w:left w:val="none" w:sz="0" w:space="0" w:color="auto"/>
            <w:bottom w:val="none" w:sz="0" w:space="0" w:color="auto"/>
            <w:right w:val="none" w:sz="0" w:space="0" w:color="auto"/>
          </w:divBdr>
        </w:div>
        <w:div w:id="119805212">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33328363">
          <w:marLeft w:val="0"/>
          <w:marRight w:val="0"/>
          <w:marTop w:val="0"/>
          <w:marBottom w:val="0"/>
          <w:divBdr>
            <w:top w:val="none" w:sz="0" w:space="0" w:color="auto"/>
            <w:left w:val="none" w:sz="0" w:space="0" w:color="auto"/>
            <w:bottom w:val="none" w:sz="0" w:space="0" w:color="auto"/>
            <w:right w:val="none" w:sz="0" w:space="0" w:color="auto"/>
          </w:divBdr>
        </w:div>
        <w:div w:id="140511764">
          <w:marLeft w:val="0"/>
          <w:marRight w:val="0"/>
          <w:marTop w:val="0"/>
          <w:marBottom w:val="0"/>
          <w:divBdr>
            <w:top w:val="none" w:sz="0" w:space="0" w:color="auto"/>
            <w:left w:val="none" w:sz="0" w:space="0" w:color="auto"/>
            <w:bottom w:val="none" w:sz="0" w:space="0" w:color="auto"/>
            <w:right w:val="none" w:sz="0" w:space="0" w:color="auto"/>
          </w:divBdr>
        </w:div>
        <w:div w:id="145123259">
          <w:marLeft w:val="0"/>
          <w:marRight w:val="0"/>
          <w:marTop w:val="0"/>
          <w:marBottom w:val="0"/>
          <w:divBdr>
            <w:top w:val="none" w:sz="0" w:space="0" w:color="auto"/>
            <w:left w:val="none" w:sz="0" w:space="0" w:color="auto"/>
            <w:bottom w:val="none" w:sz="0" w:space="0" w:color="auto"/>
            <w:right w:val="none" w:sz="0" w:space="0" w:color="auto"/>
          </w:divBdr>
        </w:div>
        <w:div w:id="146553327">
          <w:marLeft w:val="0"/>
          <w:marRight w:val="0"/>
          <w:marTop w:val="0"/>
          <w:marBottom w:val="0"/>
          <w:divBdr>
            <w:top w:val="none" w:sz="0" w:space="0" w:color="auto"/>
            <w:left w:val="none" w:sz="0" w:space="0" w:color="auto"/>
            <w:bottom w:val="none" w:sz="0" w:space="0" w:color="auto"/>
            <w:right w:val="none" w:sz="0" w:space="0" w:color="auto"/>
          </w:divBdr>
        </w:div>
        <w:div w:id="152450200">
          <w:marLeft w:val="0"/>
          <w:marRight w:val="0"/>
          <w:marTop w:val="0"/>
          <w:marBottom w:val="0"/>
          <w:divBdr>
            <w:top w:val="none" w:sz="0" w:space="0" w:color="auto"/>
            <w:left w:val="none" w:sz="0" w:space="0" w:color="auto"/>
            <w:bottom w:val="none" w:sz="0" w:space="0" w:color="auto"/>
            <w:right w:val="none" w:sz="0" w:space="0" w:color="auto"/>
          </w:divBdr>
        </w:div>
        <w:div w:id="158082038">
          <w:marLeft w:val="0"/>
          <w:marRight w:val="0"/>
          <w:marTop w:val="0"/>
          <w:marBottom w:val="0"/>
          <w:divBdr>
            <w:top w:val="none" w:sz="0" w:space="0" w:color="auto"/>
            <w:left w:val="none" w:sz="0" w:space="0" w:color="auto"/>
            <w:bottom w:val="none" w:sz="0" w:space="0" w:color="auto"/>
            <w:right w:val="none" w:sz="0" w:space="0" w:color="auto"/>
          </w:divBdr>
        </w:div>
        <w:div w:id="161284129">
          <w:marLeft w:val="0"/>
          <w:marRight w:val="0"/>
          <w:marTop w:val="0"/>
          <w:marBottom w:val="0"/>
          <w:divBdr>
            <w:top w:val="none" w:sz="0" w:space="0" w:color="auto"/>
            <w:left w:val="none" w:sz="0" w:space="0" w:color="auto"/>
            <w:bottom w:val="none" w:sz="0" w:space="0" w:color="auto"/>
            <w:right w:val="none" w:sz="0" w:space="0" w:color="auto"/>
          </w:divBdr>
        </w:div>
        <w:div w:id="162090843">
          <w:marLeft w:val="0"/>
          <w:marRight w:val="0"/>
          <w:marTop w:val="0"/>
          <w:marBottom w:val="0"/>
          <w:divBdr>
            <w:top w:val="none" w:sz="0" w:space="0" w:color="auto"/>
            <w:left w:val="none" w:sz="0" w:space="0" w:color="auto"/>
            <w:bottom w:val="none" w:sz="0" w:space="0" w:color="auto"/>
            <w:right w:val="none" w:sz="0" w:space="0" w:color="auto"/>
          </w:divBdr>
        </w:div>
        <w:div w:id="165561972">
          <w:marLeft w:val="0"/>
          <w:marRight w:val="0"/>
          <w:marTop w:val="0"/>
          <w:marBottom w:val="0"/>
          <w:divBdr>
            <w:top w:val="none" w:sz="0" w:space="0" w:color="auto"/>
            <w:left w:val="none" w:sz="0" w:space="0" w:color="auto"/>
            <w:bottom w:val="none" w:sz="0" w:space="0" w:color="auto"/>
            <w:right w:val="none" w:sz="0" w:space="0" w:color="auto"/>
          </w:divBdr>
        </w:div>
        <w:div w:id="171065913">
          <w:marLeft w:val="0"/>
          <w:marRight w:val="0"/>
          <w:marTop w:val="0"/>
          <w:marBottom w:val="0"/>
          <w:divBdr>
            <w:top w:val="none" w:sz="0" w:space="0" w:color="auto"/>
            <w:left w:val="none" w:sz="0" w:space="0" w:color="auto"/>
            <w:bottom w:val="none" w:sz="0" w:space="0" w:color="auto"/>
            <w:right w:val="none" w:sz="0" w:space="0" w:color="auto"/>
          </w:divBdr>
        </w:div>
        <w:div w:id="177891134">
          <w:marLeft w:val="0"/>
          <w:marRight w:val="0"/>
          <w:marTop w:val="0"/>
          <w:marBottom w:val="0"/>
          <w:divBdr>
            <w:top w:val="none" w:sz="0" w:space="0" w:color="auto"/>
            <w:left w:val="none" w:sz="0" w:space="0" w:color="auto"/>
            <w:bottom w:val="none" w:sz="0" w:space="0" w:color="auto"/>
            <w:right w:val="none" w:sz="0" w:space="0" w:color="auto"/>
          </w:divBdr>
        </w:div>
        <w:div w:id="178812401">
          <w:marLeft w:val="0"/>
          <w:marRight w:val="0"/>
          <w:marTop w:val="0"/>
          <w:marBottom w:val="0"/>
          <w:divBdr>
            <w:top w:val="none" w:sz="0" w:space="0" w:color="auto"/>
            <w:left w:val="none" w:sz="0" w:space="0" w:color="auto"/>
            <w:bottom w:val="none" w:sz="0" w:space="0" w:color="auto"/>
            <w:right w:val="none" w:sz="0" w:space="0" w:color="auto"/>
          </w:divBdr>
        </w:div>
        <w:div w:id="180903626">
          <w:marLeft w:val="0"/>
          <w:marRight w:val="0"/>
          <w:marTop w:val="0"/>
          <w:marBottom w:val="0"/>
          <w:divBdr>
            <w:top w:val="none" w:sz="0" w:space="0" w:color="auto"/>
            <w:left w:val="none" w:sz="0" w:space="0" w:color="auto"/>
            <w:bottom w:val="none" w:sz="0" w:space="0" w:color="auto"/>
            <w:right w:val="none" w:sz="0" w:space="0" w:color="auto"/>
          </w:divBdr>
        </w:div>
        <w:div w:id="181823944">
          <w:marLeft w:val="0"/>
          <w:marRight w:val="0"/>
          <w:marTop w:val="0"/>
          <w:marBottom w:val="0"/>
          <w:divBdr>
            <w:top w:val="none" w:sz="0" w:space="0" w:color="auto"/>
            <w:left w:val="none" w:sz="0" w:space="0" w:color="auto"/>
            <w:bottom w:val="none" w:sz="0" w:space="0" w:color="auto"/>
            <w:right w:val="none" w:sz="0" w:space="0" w:color="auto"/>
          </w:divBdr>
        </w:div>
        <w:div w:id="182088914">
          <w:marLeft w:val="0"/>
          <w:marRight w:val="0"/>
          <w:marTop w:val="0"/>
          <w:marBottom w:val="0"/>
          <w:divBdr>
            <w:top w:val="none" w:sz="0" w:space="0" w:color="auto"/>
            <w:left w:val="none" w:sz="0" w:space="0" w:color="auto"/>
            <w:bottom w:val="none" w:sz="0" w:space="0" w:color="auto"/>
            <w:right w:val="none" w:sz="0" w:space="0" w:color="auto"/>
          </w:divBdr>
        </w:div>
        <w:div w:id="184560157">
          <w:marLeft w:val="0"/>
          <w:marRight w:val="0"/>
          <w:marTop w:val="0"/>
          <w:marBottom w:val="0"/>
          <w:divBdr>
            <w:top w:val="none" w:sz="0" w:space="0" w:color="auto"/>
            <w:left w:val="none" w:sz="0" w:space="0" w:color="auto"/>
            <w:bottom w:val="none" w:sz="0" w:space="0" w:color="auto"/>
            <w:right w:val="none" w:sz="0" w:space="0" w:color="auto"/>
          </w:divBdr>
        </w:div>
        <w:div w:id="187111858">
          <w:marLeft w:val="0"/>
          <w:marRight w:val="0"/>
          <w:marTop w:val="0"/>
          <w:marBottom w:val="0"/>
          <w:divBdr>
            <w:top w:val="none" w:sz="0" w:space="0" w:color="auto"/>
            <w:left w:val="none" w:sz="0" w:space="0" w:color="auto"/>
            <w:bottom w:val="none" w:sz="0" w:space="0" w:color="auto"/>
            <w:right w:val="none" w:sz="0" w:space="0" w:color="auto"/>
          </w:divBdr>
        </w:div>
        <w:div w:id="193468125">
          <w:marLeft w:val="0"/>
          <w:marRight w:val="0"/>
          <w:marTop w:val="0"/>
          <w:marBottom w:val="0"/>
          <w:divBdr>
            <w:top w:val="none" w:sz="0" w:space="0" w:color="auto"/>
            <w:left w:val="none" w:sz="0" w:space="0" w:color="auto"/>
            <w:bottom w:val="none" w:sz="0" w:space="0" w:color="auto"/>
            <w:right w:val="none" w:sz="0" w:space="0" w:color="auto"/>
          </w:divBdr>
        </w:div>
        <w:div w:id="202601696">
          <w:marLeft w:val="0"/>
          <w:marRight w:val="0"/>
          <w:marTop w:val="0"/>
          <w:marBottom w:val="0"/>
          <w:divBdr>
            <w:top w:val="none" w:sz="0" w:space="0" w:color="auto"/>
            <w:left w:val="none" w:sz="0" w:space="0" w:color="auto"/>
            <w:bottom w:val="none" w:sz="0" w:space="0" w:color="auto"/>
            <w:right w:val="none" w:sz="0" w:space="0" w:color="auto"/>
          </w:divBdr>
        </w:div>
        <w:div w:id="203253242">
          <w:marLeft w:val="0"/>
          <w:marRight w:val="0"/>
          <w:marTop w:val="0"/>
          <w:marBottom w:val="0"/>
          <w:divBdr>
            <w:top w:val="none" w:sz="0" w:space="0" w:color="auto"/>
            <w:left w:val="none" w:sz="0" w:space="0" w:color="auto"/>
            <w:bottom w:val="none" w:sz="0" w:space="0" w:color="auto"/>
            <w:right w:val="none" w:sz="0" w:space="0" w:color="auto"/>
          </w:divBdr>
        </w:div>
        <w:div w:id="204221004">
          <w:marLeft w:val="0"/>
          <w:marRight w:val="0"/>
          <w:marTop w:val="0"/>
          <w:marBottom w:val="0"/>
          <w:divBdr>
            <w:top w:val="none" w:sz="0" w:space="0" w:color="auto"/>
            <w:left w:val="none" w:sz="0" w:space="0" w:color="auto"/>
            <w:bottom w:val="none" w:sz="0" w:space="0" w:color="auto"/>
            <w:right w:val="none" w:sz="0" w:space="0" w:color="auto"/>
          </w:divBdr>
        </w:div>
        <w:div w:id="205916715">
          <w:marLeft w:val="0"/>
          <w:marRight w:val="0"/>
          <w:marTop w:val="0"/>
          <w:marBottom w:val="0"/>
          <w:divBdr>
            <w:top w:val="none" w:sz="0" w:space="0" w:color="auto"/>
            <w:left w:val="none" w:sz="0" w:space="0" w:color="auto"/>
            <w:bottom w:val="none" w:sz="0" w:space="0" w:color="auto"/>
            <w:right w:val="none" w:sz="0" w:space="0" w:color="auto"/>
          </w:divBdr>
        </w:div>
        <w:div w:id="206573606">
          <w:marLeft w:val="0"/>
          <w:marRight w:val="0"/>
          <w:marTop w:val="0"/>
          <w:marBottom w:val="0"/>
          <w:divBdr>
            <w:top w:val="none" w:sz="0" w:space="0" w:color="auto"/>
            <w:left w:val="none" w:sz="0" w:space="0" w:color="auto"/>
            <w:bottom w:val="none" w:sz="0" w:space="0" w:color="auto"/>
            <w:right w:val="none" w:sz="0" w:space="0" w:color="auto"/>
          </w:divBdr>
        </w:div>
        <w:div w:id="210389026">
          <w:marLeft w:val="0"/>
          <w:marRight w:val="0"/>
          <w:marTop w:val="0"/>
          <w:marBottom w:val="0"/>
          <w:divBdr>
            <w:top w:val="none" w:sz="0" w:space="0" w:color="auto"/>
            <w:left w:val="none" w:sz="0" w:space="0" w:color="auto"/>
            <w:bottom w:val="none" w:sz="0" w:space="0" w:color="auto"/>
            <w:right w:val="none" w:sz="0" w:space="0" w:color="auto"/>
          </w:divBdr>
        </w:div>
        <w:div w:id="213199036">
          <w:marLeft w:val="0"/>
          <w:marRight w:val="0"/>
          <w:marTop w:val="0"/>
          <w:marBottom w:val="0"/>
          <w:divBdr>
            <w:top w:val="none" w:sz="0" w:space="0" w:color="auto"/>
            <w:left w:val="none" w:sz="0" w:space="0" w:color="auto"/>
            <w:bottom w:val="none" w:sz="0" w:space="0" w:color="auto"/>
            <w:right w:val="none" w:sz="0" w:space="0" w:color="auto"/>
          </w:divBdr>
        </w:div>
        <w:div w:id="213466136">
          <w:marLeft w:val="0"/>
          <w:marRight w:val="0"/>
          <w:marTop w:val="0"/>
          <w:marBottom w:val="0"/>
          <w:divBdr>
            <w:top w:val="none" w:sz="0" w:space="0" w:color="auto"/>
            <w:left w:val="none" w:sz="0" w:space="0" w:color="auto"/>
            <w:bottom w:val="none" w:sz="0" w:space="0" w:color="auto"/>
            <w:right w:val="none" w:sz="0" w:space="0" w:color="auto"/>
          </w:divBdr>
        </w:div>
        <w:div w:id="224068193">
          <w:marLeft w:val="0"/>
          <w:marRight w:val="0"/>
          <w:marTop w:val="0"/>
          <w:marBottom w:val="0"/>
          <w:divBdr>
            <w:top w:val="none" w:sz="0" w:space="0" w:color="auto"/>
            <w:left w:val="none" w:sz="0" w:space="0" w:color="auto"/>
            <w:bottom w:val="none" w:sz="0" w:space="0" w:color="auto"/>
            <w:right w:val="none" w:sz="0" w:space="0" w:color="auto"/>
          </w:divBdr>
        </w:div>
        <w:div w:id="226109554">
          <w:marLeft w:val="0"/>
          <w:marRight w:val="0"/>
          <w:marTop w:val="0"/>
          <w:marBottom w:val="0"/>
          <w:divBdr>
            <w:top w:val="none" w:sz="0" w:space="0" w:color="auto"/>
            <w:left w:val="none" w:sz="0" w:space="0" w:color="auto"/>
            <w:bottom w:val="none" w:sz="0" w:space="0" w:color="auto"/>
            <w:right w:val="none" w:sz="0" w:space="0" w:color="auto"/>
          </w:divBdr>
        </w:div>
        <w:div w:id="227108888">
          <w:marLeft w:val="0"/>
          <w:marRight w:val="0"/>
          <w:marTop w:val="0"/>
          <w:marBottom w:val="0"/>
          <w:divBdr>
            <w:top w:val="none" w:sz="0" w:space="0" w:color="auto"/>
            <w:left w:val="none" w:sz="0" w:space="0" w:color="auto"/>
            <w:bottom w:val="none" w:sz="0" w:space="0" w:color="auto"/>
            <w:right w:val="none" w:sz="0" w:space="0" w:color="auto"/>
          </w:divBdr>
        </w:div>
        <w:div w:id="229314106">
          <w:marLeft w:val="0"/>
          <w:marRight w:val="0"/>
          <w:marTop w:val="0"/>
          <w:marBottom w:val="0"/>
          <w:divBdr>
            <w:top w:val="none" w:sz="0" w:space="0" w:color="auto"/>
            <w:left w:val="none" w:sz="0" w:space="0" w:color="auto"/>
            <w:bottom w:val="none" w:sz="0" w:space="0" w:color="auto"/>
            <w:right w:val="none" w:sz="0" w:space="0" w:color="auto"/>
          </w:divBdr>
        </w:div>
        <w:div w:id="235088462">
          <w:marLeft w:val="0"/>
          <w:marRight w:val="0"/>
          <w:marTop w:val="0"/>
          <w:marBottom w:val="0"/>
          <w:divBdr>
            <w:top w:val="none" w:sz="0" w:space="0" w:color="auto"/>
            <w:left w:val="none" w:sz="0" w:space="0" w:color="auto"/>
            <w:bottom w:val="none" w:sz="0" w:space="0" w:color="auto"/>
            <w:right w:val="none" w:sz="0" w:space="0" w:color="auto"/>
          </w:divBdr>
        </w:div>
        <w:div w:id="237062011">
          <w:marLeft w:val="0"/>
          <w:marRight w:val="0"/>
          <w:marTop w:val="0"/>
          <w:marBottom w:val="0"/>
          <w:divBdr>
            <w:top w:val="none" w:sz="0" w:space="0" w:color="auto"/>
            <w:left w:val="none" w:sz="0" w:space="0" w:color="auto"/>
            <w:bottom w:val="none" w:sz="0" w:space="0" w:color="auto"/>
            <w:right w:val="none" w:sz="0" w:space="0" w:color="auto"/>
          </w:divBdr>
        </w:div>
        <w:div w:id="245502798">
          <w:marLeft w:val="0"/>
          <w:marRight w:val="0"/>
          <w:marTop w:val="0"/>
          <w:marBottom w:val="0"/>
          <w:divBdr>
            <w:top w:val="none" w:sz="0" w:space="0" w:color="auto"/>
            <w:left w:val="none" w:sz="0" w:space="0" w:color="auto"/>
            <w:bottom w:val="none" w:sz="0" w:space="0" w:color="auto"/>
            <w:right w:val="none" w:sz="0" w:space="0" w:color="auto"/>
          </w:divBdr>
        </w:div>
        <w:div w:id="259145706">
          <w:marLeft w:val="0"/>
          <w:marRight w:val="0"/>
          <w:marTop w:val="0"/>
          <w:marBottom w:val="0"/>
          <w:divBdr>
            <w:top w:val="none" w:sz="0" w:space="0" w:color="auto"/>
            <w:left w:val="none" w:sz="0" w:space="0" w:color="auto"/>
            <w:bottom w:val="none" w:sz="0" w:space="0" w:color="auto"/>
            <w:right w:val="none" w:sz="0" w:space="0" w:color="auto"/>
          </w:divBdr>
        </w:div>
        <w:div w:id="261499459">
          <w:marLeft w:val="0"/>
          <w:marRight w:val="0"/>
          <w:marTop w:val="0"/>
          <w:marBottom w:val="0"/>
          <w:divBdr>
            <w:top w:val="none" w:sz="0" w:space="0" w:color="auto"/>
            <w:left w:val="none" w:sz="0" w:space="0" w:color="auto"/>
            <w:bottom w:val="none" w:sz="0" w:space="0" w:color="auto"/>
            <w:right w:val="none" w:sz="0" w:space="0" w:color="auto"/>
          </w:divBdr>
        </w:div>
        <w:div w:id="262811055">
          <w:marLeft w:val="0"/>
          <w:marRight w:val="0"/>
          <w:marTop w:val="0"/>
          <w:marBottom w:val="0"/>
          <w:divBdr>
            <w:top w:val="none" w:sz="0" w:space="0" w:color="auto"/>
            <w:left w:val="none" w:sz="0" w:space="0" w:color="auto"/>
            <w:bottom w:val="none" w:sz="0" w:space="0" w:color="auto"/>
            <w:right w:val="none" w:sz="0" w:space="0" w:color="auto"/>
          </w:divBdr>
        </w:div>
        <w:div w:id="267398370">
          <w:marLeft w:val="0"/>
          <w:marRight w:val="0"/>
          <w:marTop w:val="0"/>
          <w:marBottom w:val="0"/>
          <w:divBdr>
            <w:top w:val="none" w:sz="0" w:space="0" w:color="auto"/>
            <w:left w:val="none" w:sz="0" w:space="0" w:color="auto"/>
            <w:bottom w:val="none" w:sz="0" w:space="0" w:color="auto"/>
            <w:right w:val="none" w:sz="0" w:space="0" w:color="auto"/>
          </w:divBdr>
        </w:div>
        <w:div w:id="275648369">
          <w:marLeft w:val="0"/>
          <w:marRight w:val="0"/>
          <w:marTop w:val="0"/>
          <w:marBottom w:val="0"/>
          <w:divBdr>
            <w:top w:val="none" w:sz="0" w:space="0" w:color="auto"/>
            <w:left w:val="none" w:sz="0" w:space="0" w:color="auto"/>
            <w:bottom w:val="none" w:sz="0" w:space="0" w:color="auto"/>
            <w:right w:val="none" w:sz="0" w:space="0" w:color="auto"/>
          </w:divBdr>
        </w:div>
        <w:div w:id="275720095">
          <w:marLeft w:val="0"/>
          <w:marRight w:val="0"/>
          <w:marTop w:val="0"/>
          <w:marBottom w:val="0"/>
          <w:divBdr>
            <w:top w:val="none" w:sz="0" w:space="0" w:color="auto"/>
            <w:left w:val="none" w:sz="0" w:space="0" w:color="auto"/>
            <w:bottom w:val="none" w:sz="0" w:space="0" w:color="auto"/>
            <w:right w:val="none" w:sz="0" w:space="0" w:color="auto"/>
          </w:divBdr>
        </w:div>
        <w:div w:id="276370260">
          <w:marLeft w:val="0"/>
          <w:marRight w:val="0"/>
          <w:marTop w:val="0"/>
          <w:marBottom w:val="0"/>
          <w:divBdr>
            <w:top w:val="none" w:sz="0" w:space="0" w:color="auto"/>
            <w:left w:val="none" w:sz="0" w:space="0" w:color="auto"/>
            <w:bottom w:val="none" w:sz="0" w:space="0" w:color="auto"/>
            <w:right w:val="none" w:sz="0" w:space="0" w:color="auto"/>
          </w:divBdr>
        </w:div>
        <w:div w:id="280647071">
          <w:marLeft w:val="0"/>
          <w:marRight w:val="0"/>
          <w:marTop w:val="0"/>
          <w:marBottom w:val="0"/>
          <w:divBdr>
            <w:top w:val="none" w:sz="0" w:space="0" w:color="auto"/>
            <w:left w:val="none" w:sz="0" w:space="0" w:color="auto"/>
            <w:bottom w:val="none" w:sz="0" w:space="0" w:color="auto"/>
            <w:right w:val="none" w:sz="0" w:space="0" w:color="auto"/>
          </w:divBdr>
        </w:div>
        <w:div w:id="282619410">
          <w:marLeft w:val="0"/>
          <w:marRight w:val="0"/>
          <w:marTop w:val="0"/>
          <w:marBottom w:val="0"/>
          <w:divBdr>
            <w:top w:val="none" w:sz="0" w:space="0" w:color="auto"/>
            <w:left w:val="none" w:sz="0" w:space="0" w:color="auto"/>
            <w:bottom w:val="none" w:sz="0" w:space="0" w:color="auto"/>
            <w:right w:val="none" w:sz="0" w:space="0" w:color="auto"/>
          </w:divBdr>
        </w:div>
        <w:div w:id="288971346">
          <w:marLeft w:val="0"/>
          <w:marRight w:val="0"/>
          <w:marTop w:val="0"/>
          <w:marBottom w:val="0"/>
          <w:divBdr>
            <w:top w:val="none" w:sz="0" w:space="0" w:color="auto"/>
            <w:left w:val="none" w:sz="0" w:space="0" w:color="auto"/>
            <w:bottom w:val="none" w:sz="0" w:space="0" w:color="auto"/>
            <w:right w:val="none" w:sz="0" w:space="0" w:color="auto"/>
          </w:divBdr>
        </w:div>
        <w:div w:id="294260226">
          <w:marLeft w:val="0"/>
          <w:marRight w:val="0"/>
          <w:marTop w:val="0"/>
          <w:marBottom w:val="0"/>
          <w:divBdr>
            <w:top w:val="none" w:sz="0" w:space="0" w:color="auto"/>
            <w:left w:val="none" w:sz="0" w:space="0" w:color="auto"/>
            <w:bottom w:val="none" w:sz="0" w:space="0" w:color="auto"/>
            <w:right w:val="none" w:sz="0" w:space="0" w:color="auto"/>
          </w:divBdr>
        </w:div>
        <w:div w:id="294650296">
          <w:marLeft w:val="0"/>
          <w:marRight w:val="0"/>
          <w:marTop w:val="0"/>
          <w:marBottom w:val="0"/>
          <w:divBdr>
            <w:top w:val="none" w:sz="0" w:space="0" w:color="auto"/>
            <w:left w:val="none" w:sz="0" w:space="0" w:color="auto"/>
            <w:bottom w:val="none" w:sz="0" w:space="0" w:color="auto"/>
            <w:right w:val="none" w:sz="0" w:space="0" w:color="auto"/>
          </w:divBdr>
        </w:div>
        <w:div w:id="296111632">
          <w:marLeft w:val="0"/>
          <w:marRight w:val="0"/>
          <w:marTop w:val="0"/>
          <w:marBottom w:val="0"/>
          <w:divBdr>
            <w:top w:val="none" w:sz="0" w:space="0" w:color="auto"/>
            <w:left w:val="none" w:sz="0" w:space="0" w:color="auto"/>
            <w:bottom w:val="none" w:sz="0" w:space="0" w:color="auto"/>
            <w:right w:val="none" w:sz="0" w:space="0" w:color="auto"/>
          </w:divBdr>
        </w:div>
        <w:div w:id="298144759">
          <w:marLeft w:val="0"/>
          <w:marRight w:val="0"/>
          <w:marTop w:val="0"/>
          <w:marBottom w:val="0"/>
          <w:divBdr>
            <w:top w:val="none" w:sz="0" w:space="0" w:color="auto"/>
            <w:left w:val="none" w:sz="0" w:space="0" w:color="auto"/>
            <w:bottom w:val="none" w:sz="0" w:space="0" w:color="auto"/>
            <w:right w:val="none" w:sz="0" w:space="0" w:color="auto"/>
          </w:divBdr>
        </w:div>
        <w:div w:id="309478652">
          <w:marLeft w:val="0"/>
          <w:marRight w:val="0"/>
          <w:marTop w:val="0"/>
          <w:marBottom w:val="0"/>
          <w:divBdr>
            <w:top w:val="none" w:sz="0" w:space="0" w:color="auto"/>
            <w:left w:val="none" w:sz="0" w:space="0" w:color="auto"/>
            <w:bottom w:val="none" w:sz="0" w:space="0" w:color="auto"/>
            <w:right w:val="none" w:sz="0" w:space="0" w:color="auto"/>
          </w:divBdr>
        </w:div>
        <w:div w:id="317807109">
          <w:marLeft w:val="0"/>
          <w:marRight w:val="0"/>
          <w:marTop w:val="0"/>
          <w:marBottom w:val="0"/>
          <w:divBdr>
            <w:top w:val="none" w:sz="0" w:space="0" w:color="auto"/>
            <w:left w:val="none" w:sz="0" w:space="0" w:color="auto"/>
            <w:bottom w:val="none" w:sz="0" w:space="0" w:color="auto"/>
            <w:right w:val="none" w:sz="0" w:space="0" w:color="auto"/>
          </w:divBdr>
        </w:div>
        <w:div w:id="323902972">
          <w:marLeft w:val="0"/>
          <w:marRight w:val="0"/>
          <w:marTop w:val="0"/>
          <w:marBottom w:val="0"/>
          <w:divBdr>
            <w:top w:val="none" w:sz="0" w:space="0" w:color="auto"/>
            <w:left w:val="none" w:sz="0" w:space="0" w:color="auto"/>
            <w:bottom w:val="none" w:sz="0" w:space="0" w:color="auto"/>
            <w:right w:val="none" w:sz="0" w:space="0" w:color="auto"/>
          </w:divBdr>
        </w:div>
        <w:div w:id="324363451">
          <w:marLeft w:val="0"/>
          <w:marRight w:val="0"/>
          <w:marTop w:val="0"/>
          <w:marBottom w:val="0"/>
          <w:divBdr>
            <w:top w:val="none" w:sz="0" w:space="0" w:color="auto"/>
            <w:left w:val="none" w:sz="0" w:space="0" w:color="auto"/>
            <w:bottom w:val="none" w:sz="0" w:space="0" w:color="auto"/>
            <w:right w:val="none" w:sz="0" w:space="0" w:color="auto"/>
          </w:divBdr>
        </w:div>
        <w:div w:id="326908373">
          <w:marLeft w:val="0"/>
          <w:marRight w:val="0"/>
          <w:marTop w:val="0"/>
          <w:marBottom w:val="0"/>
          <w:divBdr>
            <w:top w:val="none" w:sz="0" w:space="0" w:color="auto"/>
            <w:left w:val="none" w:sz="0" w:space="0" w:color="auto"/>
            <w:bottom w:val="none" w:sz="0" w:space="0" w:color="auto"/>
            <w:right w:val="none" w:sz="0" w:space="0" w:color="auto"/>
          </w:divBdr>
        </w:div>
        <w:div w:id="329021767">
          <w:marLeft w:val="0"/>
          <w:marRight w:val="0"/>
          <w:marTop w:val="0"/>
          <w:marBottom w:val="0"/>
          <w:divBdr>
            <w:top w:val="none" w:sz="0" w:space="0" w:color="auto"/>
            <w:left w:val="none" w:sz="0" w:space="0" w:color="auto"/>
            <w:bottom w:val="none" w:sz="0" w:space="0" w:color="auto"/>
            <w:right w:val="none" w:sz="0" w:space="0" w:color="auto"/>
          </w:divBdr>
        </w:div>
        <w:div w:id="332221456">
          <w:marLeft w:val="0"/>
          <w:marRight w:val="0"/>
          <w:marTop w:val="0"/>
          <w:marBottom w:val="0"/>
          <w:divBdr>
            <w:top w:val="none" w:sz="0" w:space="0" w:color="auto"/>
            <w:left w:val="none" w:sz="0" w:space="0" w:color="auto"/>
            <w:bottom w:val="none" w:sz="0" w:space="0" w:color="auto"/>
            <w:right w:val="none" w:sz="0" w:space="0" w:color="auto"/>
          </w:divBdr>
        </w:div>
        <w:div w:id="334577612">
          <w:marLeft w:val="0"/>
          <w:marRight w:val="0"/>
          <w:marTop w:val="0"/>
          <w:marBottom w:val="0"/>
          <w:divBdr>
            <w:top w:val="none" w:sz="0" w:space="0" w:color="auto"/>
            <w:left w:val="none" w:sz="0" w:space="0" w:color="auto"/>
            <w:bottom w:val="none" w:sz="0" w:space="0" w:color="auto"/>
            <w:right w:val="none" w:sz="0" w:space="0" w:color="auto"/>
          </w:divBdr>
        </w:div>
        <w:div w:id="338846830">
          <w:marLeft w:val="0"/>
          <w:marRight w:val="0"/>
          <w:marTop w:val="0"/>
          <w:marBottom w:val="0"/>
          <w:divBdr>
            <w:top w:val="none" w:sz="0" w:space="0" w:color="auto"/>
            <w:left w:val="none" w:sz="0" w:space="0" w:color="auto"/>
            <w:bottom w:val="none" w:sz="0" w:space="0" w:color="auto"/>
            <w:right w:val="none" w:sz="0" w:space="0" w:color="auto"/>
          </w:divBdr>
        </w:div>
        <w:div w:id="343435481">
          <w:marLeft w:val="0"/>
          <w:marRight w:val="0"/>
          <w:marTop w:val="0"/>
          <w:marBottom w:val="0"/>
          <w:divBdr>
            <w:top w:val="none" w:sz="0" w:space="0" w:color="auto"/>
            <w:left w:val="none" w:sz="0" w:space="0" w:color="auto"/>
            <w:bottom w:val="none" w:sz="0" w:space="0" w:color="auto"/>
            <w:right w:val="none" w:sz="0" w:space="0" w:color="auto"/>
          </w:divBdr>
        </w:div>
        <w:div w:id="348606834">
          <w:marLeft w:val="0"/>
          <w:marRight w:val="0"/>
          <w:marTop w:val="0"/>
          <w:marBottom w:val="0"/>
          <w:divBdr>
            <w:top w:val="none" w:sz="0" w:space="0" w:color="auto"/>
            <w:left w:val="none" w:sz="0" w:space="0" w:color="auto"/>
            <w:bottom w:val="none" w:sz="0" w:space="0" w:color="auto"/>
            <w:right w:val="none" w:sz="0" w:space="0" w:color="auto"/>
          </w:divBdr>
        </w:div>
        <w:div w:id="349836621">
          <w:marLeft w:val="0"/>
          <w:marRight w:val="0"/>
          <w:marTop w:val="0"/>
          <w:marBottom w:val="0"/>
          <w:divBdr>
            <w:top w:val="none" w:sz="0" w:space="0" w:color="auto"/>
            <w:left w:val="none" w:sz="0" w:space="0" w:color="auto"/>
            <w:bottom w:val="none" w:sz="0" w:space="0" w:color="auto"/>
            <w:right w:val="none" w:sz="0" w:space="0" w:color="auto"/>
          </w:divBdr>
        </w:div>
        <w:div w:id="350033971">
          <w:marLeft w:val="0"/>
          <w:marRight w:val="0"/>
          <w:marTop w:val="0"/>
          <w:marBottom w:val="0"/>
          <w:divBdr>
            <w:top w:val="none" w:sz="0" w:space="0" w:color="auto"/>
            <w:left w:val="none" w:sz="0" w:space="0" w:color="auto"/>
            <w:bottom w:val="none" w:sz="0" w:space="0" w:color="auto"/>
            <w:right w:val="none" w:sz="0" w:space="0" w:color="auto"/>
          </w:divBdr>
        </w:div>
        <w:div w:id="354963838">
          <w:marLeft w:val="0"/>
          <w:marRight w:val="0"/>
          <w:marTop w:val="0"/>
          <w:marBottom w:val="0"/>
          <w:divBdr>
            <w:top w:val="none" w:sz="0" w:space="0" w:color="auto"/>
            <w:left w:val="none" w:sz="0" w:space="0" w:color="auto"/>
            <w:bottom w:val="none" w:sz="0" w:space="0" w:color="auto"/>
            <w:right w:val="none" w:sz="0" w:space="0" w:color="auto"/>
          </w:divBdr>
        </w:div>
        <w:div w:id="359357376">
          <w:marLeft w:val="0"/>
          <w:marRight w:val="0"/>
          <w:marTop w:val="0"/>
          <w:marBottom w:val="0"/>
          <w:divBdr>
            <w:top w:val="none" w:sz="0" w:space="0" w:color="auto"/>
            <w:left w:val="none" w:sz="0" w:space="0" w:color="auto"/>
            <w:bottom w:val="none" w:sz="0" w:space="0" w:color="auto"/>
            <w:right w:val="none" w:sz="0" w:space="0" w:color="auto"/>
          </w:divBdr>
        </w:div>
        <w:div w:id="369064993">
          <w:marLeft w:val="0"/>
          <w:marRight w:val="0"/>
          <w:marTop w:val="0"/>
          <w:marBottom w:val="0"/>
          <w:divBdr>
            <w:top w:val="none" w:sz="0" w:space="0" w:color="auto"/>
            <w:left w:val="none" w:sz="0" w:space="0" w:color="auto"/>
            <w:bottom w:val="none" w:sz="0" w:space="0" w:color="auto"/>
            <w:right w:val="none" w:sz="0" w:space="0" w:color="auto"/>
          </w:divBdr>
        </w:div>
        <w:div w:id="372969028">
          <w:marLeft w:val="0"/>
          <w:marRight w:val="0"/>
          <w:marTop w:val="0"/>
          <w:marBottom w:val="0"/>
          <w:divBdr>
            <w:top w:val="none" w:sz="0" w:space="0" w:color="auto"/>
            <w:left w:val="none" w:sz="0" w:space="0" w:color="auto"/>
            <w:bottom w:val="none" w:sz="0" w:space="0" w:color="auto"/>
            <w:right w:val="none" w:sz="0" w:space="0" w:color="auto"/>
          </w:divBdr>
        </w:div>
        <w:div w:id="376590395">
          <w:marLeft w:val="0"/>
          <w:marRight w:val="0"/>
          <w:marTop w:val="0"/>
          <w:marBottom w:val="0"/>
          <w:divBdr>
            <w:top w:val="none" w:sz="0" w:space="0" w:color="auto"/>
            <w:left w:val="none" w:sz="0" w:space="0" w:color="auto"/>
            <w:bottom w:val="none" w:sz="0" w:space="0" w:color="auto"/>
            <w:right w:val="none" w:sz="0" w:space="0" w:color="auto"/>
          </w:divBdr>
        </w:div>
        <w:div w:id="382405732">
          <w:marLeft w:val="0"/>
          <w:marRight w:val="0"/>
          <w:marTop w:val="0"/>
          <w:marBottom w:val="0"/>
          <w:divBdr>
            <w:top w:val="none" w:sz="0" w:space="0" w:color="auto"/>
            <w:left w:val="none" w:sz="0" w:space="0" w:color="auto"/>
            <w:bottom w:val="none" w:sz="0" w:space="0" w:color="auto"/>
            <w:right w:val="none" w:sz="0" w:space="0" w:color="auto"/>
          </w:divBdr>
        </w:div>
        <w:div w:id="383600398">
          <w:marLeft w:val="0"/>
          <w:marRight w:val="0"/>
          <w:marTop w:val="0"/>
          <w:marBottom w:val="0"/>
          <w:divBdr>
            <w:top w:val="none" w:sz="0" w:space="0" w:color="auto"/>
            <w:left w:val="none" w:sz="0" w:space="0" w:color="auto"/>
            <w:bottom w:val="none" w:sz="0" w:space="0" w:color="auto"/>
            <w:right w:val="none" w:sz="0" w:space="0" w:color="auto"/>
          </w:divBdr>
        </w:div>
        <w:div w:id="387412396">
          <w:marLeft w:val="0"/>
          <w:marRight w:val="0"/>
          <w:marTop w:val="0"/>
          <w:marBottom w:val="0"/>
          <w:divBdr>
            <w:top w:val="none" w:sz="0" w:space="0" w:color="auto"/>
            <w:left w:val="none" w:sz="0" w:space="0" w:color="auto"/>
            <w:bottom w:val="none" w:sz="0" w:space="0" w:color="auto"/>
            <w:right w:val="none" w:sz="0" w:space="0" w:color="auto"/>
          </w:divBdr>
        </w:div>
        <w:div w:id="397748824">
          <w:marLeft w:val="0"/>
          <w:marRight w:val="0"/>
          <w:marTop w:val="0"/>
          <w:marBottom w:val="0"/>
          <w:divBdr>
            <w:top w:val="none" w:sz="0" w:space="0" w:color="auto"/>
            <w:left w:val="none" w:sz="0" w:space="0" w:color="auto"/>
            <w:bottom w:val="none" w:sz="0" w:space="0" w:color="auto"/>
            <w:right w:val="none" w:sz="0" w:space="0" w:color="auto"/>
          </w:divBdr>
        </w:div>
        <w:div w:id="397901416">
          <w:marLeft w:val="0"/>
          <w:marRight w:val="0"/>
          <w:marTop w:val="0"/>
          <w:marBottom w:val="0"/>
          <w:divBdr>
            <w:top w:val="none" w:sz="0" w:space="0" w:color="auto"/>
            <w:left w:val="none" w:sz="0" w:space="0" w:color="auto"/>
            <w:bottom w:val="none" w:sz="0" w:space="0" w:color="auto"/>
            <w:right w:val="none" w:sz="0" w:space="0" w:color="auto"/>
          </w:divBdr>
        </w:div>
        <w:div w:id="403993846">
          <w:marLeft w:val="0"/>
          <w:marRight w:val="0"/>
          <w:marTop w:val="0"/>
          <w:marBottom w:val="0"/>
          <w:divBdr>
            <w:top w:val="none" w:sz="0" w:space="0" w:color="auto"/>
            <w:left w:val="none" w:sz="0" w:space="0" w:color="auto"/>
            <w:bottom w:val="none" w:sz="0" w:space="0" w:color="auto"/>
            <w:right w:val="none" w:sz="0" w:space="0" w:color="auto"/>
          </w:divBdr>
        </w:div>
        <w:div w:id="404374206">
          <w:marLeft w:val="0"/>
          <w:marRight w:val="0"/>
          <w:marTop w:val="0"/>
          <w:marBottom w:val="0"/>
          <w:divBdr>
            <w:top w:val="none" w:sz="0" w:space="0" w:color="auto"/>
            <w:left w:val="none" w:sz="0" w:space="0" w:color="auto"/>
            <w:bottom w:val="none" w:sz="0" w:space="0" w:color="auto"/>
            <w:right w:val="none" w:sz="0" w:space="0" w:color="auto"/>
          </w:divBdr>
        </w:div>
        <w:div w:id="407657743">
          <w:marLeft w:val="0"/>
          <w:marRight w:val="0"/>
          <w:marTop w:val="0"/>
          <w:marBottom w:val="0"/>
          <w:divBdr>
            <w:top w:val="none" w:sz="0" w:space="0" w:color="auto"/>
            <w:left w:val="none" w:sz="0" w:space="0" w:color="auto"/>
            <w:bottom w:val="none" w:sz="0" w:space="0" w:color="auto"/>
            <w:right w:val="none" w:sz="0" w:space="0" w:color="auto"/>
          </w:divBdr>
        </w:div>
        <w:div w:id="408036442">
          <w:marLeft w:val="0"/>
          <w:marRight w:val="0"/>
          <w:marTop w:val="0"/>
          <w:marBottom w:val="0"/>
          <w:divBdr>
            <w:top w:val="none" w:sz="0" w:space="0" w:color="auto"/>
            <w:left w:val="none" w:sz="0" w:space="0" w:color="auto"/>
            <w:bottom w:val="none" w:sz="0" w:space="0" w:color="auto"/>
            <w:right w:val="none" w:sz="0" w:space="0" w:color="auto"/>
          </w:divBdr>
        </w:div>
        <w:div w:id="412900012">
          <w:marLeft w:val="0"/>
          <w:marRight w:val="0"/>
          <w:marTop w:val="0"/>
          <w:marBottom w:val="0"/>
          <w:divBdr>
            <w:top w:val="none" w:sz="0" w:space="0" w:color="auto"/>
            <w:left w:val="none" w:sz="0" w:space="0" w:color="auto"/>
            <w:bottom w:val="none" w:sz="0" w:space="0" w:color="auto"/>
            <w:right w:val="none" w:sz="0" w:space="0" w:color="auto"/>
          </w:divBdr>
        </w:div>
        <w:div w:id="413210654">
          <w:marLeft w:val="0"/>
          <w:marRight w:val="0"/>
          <w:marTop w:val="0"/>
          <w:marBottom w:val="0"/>
          <w:divBdr>
            <w:top w:val="none" w:sz="0" w:space="0" w:color="auto"/>
            <w:left w:val="none" w:sz="0" w:space="0" w:color="auto"/>
            <w:bottom w:val="none" w:sz="0" w:space="0" w:color="auto"/>
            <w:right w:val="none" w:sz="0" w:space="0" w:color="auto"/>
          </w:divBdr>
        </w:div>
        <w:div w:id="413672015">
          <w:marLeft w:val="0"/>
          <w:marRight w:val="0"/>
          <w:marTop w:val="0"/>
          <w:marBottom w:val="0"/>
          <w:divBdr>
            <w:top w:val="none" w:sz="0" w:space="0" w:color="auto"/>
            <w:left w:val="none" w:sz="0" w:space="0" w:color="auto"/>
            <w:bottom w:val="none" w:sz="0" w:space="0" w:color="auto"/>
            <w:right w:val="none" w:sz="0" w:space="0" w:color="auto"/>
          </w:divBdr>
        </w:div>
        <w:div w:id="414940478">
          <w:marLeft w:val="0"/>
          <w:marRight w:val="0"/>
          <w:marTop w:val="0"/>
          <w:marBottom w:val="0"/>
          <w:divBdr>
            <w:top w:val="none" w:sz="0" w:space="0" w:color="auto"/>
            <w:left w:val="none" w:sz="0" w:space="0" w:color="auto"/>
            <w:bottom w:val="none" w:sz="0" w:space="0" w:color="auto"/>
            <w:right w:val="none" w:sz="0" w:space="0" w:color="auto"/>
          </w:divBdr>
        </w:div>
        <w:div w:id="417560983">
          <w:marLeft w:val="0"/>
          <w:marRight w:val="0"/>
          <w:marTop w:val="0"/>
          <w:marBottom w:val="0"/>
          <w:divBdr>
            <w:top w:val="none" w:sz="0" w:space="0" w:color="auto"/>
            <w:left w:val="none" w:sz="0" w:space="0" w:color="auto"/>
            <w:bottom w:val="none" w:sz="0" w:space="0" w:color="auto"/>
            <w:right w:val="none" w:sz="0" w:space="0" w:color="auto"/>
          </w:divBdr>
        </w:div>
        <w:div w:id="426925200">
          <w:marLeft w:val="0"/>
          <w:marRight w:val="0"/>
          <w:marTop w:val="0"/>
          <w:marBottom w:val="0"/>
          <w:divBdr>
            <w:top w:val="none" w:sz="0" w:space="0" w:color="auto"/>
            <w:left w:val="none" w:sz="0" w:space="0" w:color="auto"/>
            <w:bottom w:val="none" w:sz="0" w:space="0" w:color="auto"/>
            <w:right w:val="none" w:sz="0" w:space="0" w:color="auto"/>
          </w:divBdr>
        </w:div>
        <w:div w:id="427313981">
          <w:marLeft w:val="0"/>
          <w:marRight w:val="0"/>
          <w:marTop w:val="0"/>
          <w:marBottom w:val="0"/>
          <w:divBdr>
            <w:top w:val="none" w:sz="0" w:space="0" w:color="auto"/>
            <w:left w:val="none" w:sz="0" w:space="0" w:color="auto"/>
            <w:bottom w:val="none" w:sz="0" w:space="0" w:color="auto"/>
            <w:right w:val="none" w:sz="0" w:space="0" w:color="auto"/>
          </w:divBdr>
        </w:div>
        <w:div w:id="429660607">
          <w:marLeft w:val="0"/>
          <w:marRight w:val="0"/>
          <w:marTop w:val="0"/>
          <w:marBottom w:val="0"/>
          <w:divBdr>
            <w:top w:val="none" w:sz="0" w:space="0" w:color="auto"/>
            <w:left w:val="none" w:sz="0" w:space="0" w:color="auto"/>
            <w:bottom w:val="none" w:sz="0" w:space="0" w:color="auto"/>
            <w:right w:val="none" w:sz="0" w:space="0" w:color="auto"/>
          </w:divBdr>
        </w:div>
        <w:div w:id="433786921">
          <w:marLeft w:val="0"/>
          <w:marRight w:val="0"/>
          <w:marTop w:val="0"/>
          <w:marBottom w:val="0"/>
          <w:divBdr>
            <w:top w:val="none" w:sz="0" w:space="0" w:color="auto"/>
            <w:left w:val="none" w:sz="0" w:space="0" w:color="auto"/>
            <w:bottom w:val="none" w:sz="0" w:space="0" w:color="auto"/>
            <w:right w:val="none" w:sz="0" w:space="0" w:color="auto"/>
          </w:divBdr>
        </w:div>
        <w:div w:id="435449177">
          <w:marLeft w:val="0"/>
          <w:marRight w:val="0"/>
          <w:marTop w:val="0"/>
          <w:marBottom w:val="0"/>
          <w:divBdr>
            <w:top w:val="none" w:sz="0" w:space="0" w:color="auto"/>
            <w:left w:val="none" w:sz="0" w:space="0" w:color="auto"/>
            <w:bottom w:val="none" w:sz="0" w:space="0" w:color="auto"/>
            <w:right w:val="none" w:sz="0" w:space="0" w:color="auto"/>
          </w:divBdr>
        </w:div>
        <w:div w:id="438456485">
          <w:marLeft w:val="0"/>
          <w:marRight w:val="0"/>
          <w:marTop w:val="0"/>
          <w:marBottom w:val="0"/>
          <w:divBdr>
            <w:top w:val="none" w:sz="0" w:space="0" w:color="auto"/>
            <w:left w:val="none" w:sz="0" w:space="0" w:color="auto"/>
            <w:bottom w:val="none" w:sz="0" w:space="0" w:color="auto"/>
            <w:right w:val="none" w:sz="0" w:space="0" w:color="auto"/>
          </w:divBdr>
        </w:div>
        <w:div w:id="444354299">
          <w:marLeft w:val="0"/>
          <w:marRight w:val="0"/>
          <w:marTop w:val="0"/>
          <w:marBottom w:val="0"/>
          <w:divBdr>
            <w:top w:val="none" w:sz="0" w:space="0" w:color="auto"/>
            <w:left w:val="none" w:sz="0" w:space="0" w:color="auto"/>
            <w:bottom w:val="none" w:sz="0" w:space="0" w:color="auto"/>
            <w:right w:val="none" w:sz="0" w:space="0" w:color="auto"/>
          </w:divBdr>
        </w:div>
        <w:div w:id="456678377">
          <w:marLeft w:val="0"/>
          <w:marRight w:val="0"/>
          <w:marTop w:val="0"/>
          <w:marBottom w:val="0"/>
          <w:divBdr>
            <w:top w:val="none" w:sz="0" w:space="0" w:color="auto"/>
            <w:left w:val="none" w:sz="0" w:space="0" w:color="auto"/>
            <w:bottom w:val="none" w:sz="0" w:space="0" w:color="auto"/>
            <w:right w:val="none" w:sz="0" w:space="0" w:color="auto"/>
          </w:divBdr>
        </w:div>
        <w:div w:id="457265497">
          <w:marLeft w:val="0"/>
          <w:marRight w:val="0"/>
          <w:marTop w:val="0"/>
          <w:marBottom w:val="0"/>
          <w:divBdr>
            <w:top w:val="none" w:sz="0" w:space="0" w:color="auto"/>
            <w:left w:val="none" w:sz="0" w:space="0" w:color="auto"/>
            <w:bottom w:val="none" w:sz="0" w:space="0" w:color="auto"/>
            <w:right w:val="none" w:sz="0" w:space="0" w:color="auto"/>
          </w:divBdr>
        </w:div>
        <w:div w:id="460349755">
          <w:marLeft w:val="0"/>
          <w:marRight w:val="0"/>
          <w:marTop w:val="0"/>
          <w:marBottom w:val="0"/>
          <w:divBdr>
            <w:top w:val="none" w:sz="0" w:space="0" w:color="auto"/>
            <w:left w:val="none" w:sz="0" w:space="0" w:color="auto"/>
            <w:bottom w:val="none" w:sz="0" w:space="0" w:color="auto"/>
            <w:right w:val="none" w:sz="0" w:space="0" w:color="auto"/>
          </w:divBdr>
        </w:div>
        <w:div w:id="462037340">
          <w:marLeft w:val="0"/>
          <w:marRight w:val="0"/>
          <w:marTop w:val="0"/>
          <w:marBottom w:val="0"/>
          <w:divBdr>
            <w:top w:val="none" w:sz="0" w:space="0" w:color="auto"/>
            <w:left w:val="none" w:sz="0" w:space="0" w:color="auto"/>
            <w:bottom w:val="none" w:sz="0" w:space="0" w:color="auto"/>
            <w:right w:val="none" w:sz="0" w:space="0" w:color="auto"/>
          </w:divBdr>
        </w:div>
        <w:div w:id="463037174">
          <w:marLeft w:val="0"/>
          <w:marRight w:val="0"/>
          <w:marTop w:val="0"/>
          <w:marBottom w:val="0"/>
          <w:divBdr>
            <w:top w:val="none" w:sz="0" w:space="0" w:color="auto"/>
            <w:left w:val="none" w:sz="0" w:space="0" w:color="auto"/>
            <w:bottom w:val="none" w:sz="0" w:space="0" w:color="auto"/>
            <w:right w:val="none" w:sz="0" w:space="0" w:color="auto"/>
          </w:divBdr>
        </w:div>
        <w:div w:id="466049248">
          <w:marLeft w:val="0"/>
          <w:marRight w:val="0"/>
          <w:marTop w:val="0"/>
          <w:marBottom w:val="0"/>
          <w:divBdr>
            <w:top w:val="none" w:sz="0" w:space="0" w:color="auto"/>
            <w:left w:val="none" w:sz="0" w:space="0" w:color="auto"/>
            <w:bottom w:val="none" w:sz="0" w:space="0" w:color="auto"/>
            <w:right w:val="none" w:sz="0" w:space="0" w:color="auto"/>
          </w:divBdr>
        </w:div>
        <w:div w:id="467942820">
          <w:marLeft w:val="0"/>
          <w:marRight w:val="0"/>
          <w:marTop w:val="0"/>
          <w:marBottom w:val="0"/>
          <w:divBdr>
            <w:top w:val="none" w:sz="0" w:space="0" w:color="auto"/>
            <w:left w:val="none" w:sz="0" w:space="0" w:color="auto"/>
            <w:bottom w:val="none" w:sz="0" w:space="0" w:color="auto"/>
            <w:right w:val="none" w:sz="0" w:space="0" w:color="auto"/>
          </w:divBdr>
        </w:div>
        <w:div w:id="468598679">
          <w:marLeft w:val="0"/>
          <w:marRight w:val="0"/>
          <w:marTop w:val="0"/>
          <w:marBottom w:val="0"/>
          <w:divBdr>
            <w:top w:val="none" w:sz="0" w:space="0" w:color="auto"/>
            <w:left w:val="none" w:sz="0" w:space="0" w:color="auto"/>
            <w:bottom w:val="none" w:sz="0" w:space="0" w:color="auto"/>
            <w:right w:val="none" w:sz="0" w:space="0" w:color="auto"/>
          </w:divBdr>
        </w:div>
        <w:div w:id="469130426">
          <w:marLeft w:val="0"/>
          <w:marRight w:val="0"/>
          <w:marTop w:val="0"/>
          <w:marBottom w:val="0"/>
          <w:divBdr>
            <w:top w:val="none" w:sz="0" w:space="0" w:color="auto"/>
            <w:left w:val="none" w:sz="0" w:space="0" w:color="auto"/>
            <w:bottom w:val="none" w:sz="0" w:space="0" w:color="auto"/>
            <w:right w:val="none" w:sz="0" w:space="0" w:color="auto"/>
          </w:divBdr>
        </w:div>
        <w:div w:id="473303010">
          <w:marLeft w:val="0"/>
          <w:marRight w:val="0"/>
          <w:marTop w:val="0"/>
          <w:marBottom w:val="0"/>
          <w:divBdr>
            <w:top w:val="none" w:sz="0" w:space="0" w:color="auto"/>
            <w:left w:val="none" w:sz="0" w:space="0" w:color="auto"/>
            <w:bottom w:val="none" w:sz="0" w:space="0" w:color="auto"/>
            <w:right w:val="none" w:sz="0" w:space="0" w:color="auto"/>
          </w:divBdr>
        </w:div>
        <w:div w:id="473915713">
          <w:marLeft w:val="0"/>
          <w:marRight w:val="0"/>
          <w:marTop w:val="0"/>
          <w:marBottom w:val="0"/>
          <w:divBdr>
            <w:top w:val="none" w:sz="0" w:space="0" w:color="auto"/>
            <w:left w:val="none" w:sz="0" w:space="0" w:color="auto"/>
            <w:bottom w:val="none" w:sz="0" w:space="0" w:color="auto"/>
            <w:right w:val="none" w:sz="0" w:space="0" w:color="auto"/>
          </w:divBdr>
        </w:div>
        <w:div w:id="475416181">
          <w:marLeft w:val="0"/>
          <w:marRight w:val="0"/>
          <w:marTop w:val="0"/>
          <w:marBottom w:val="0"/>
          <w:divBdr>
            <w:top w:val="none" w:sz="0" w:space="0" w:color="auto"/>
            <w:left w:val="none" w:sz="0" w:space="0" w:color="auto"/>
            <w:bottom w:val="none" w:sz="0" w:space="0" w:color="auto"/>
            <w:right w:val="none" w:sz="0" w:space="0" w:color="auto"/>
          </w:divBdr>
        </w:div>
        <w:div w:id="478309376">
          <w:marLeft w:val="0"/>
          <w:marRight w:val="0"/>
          <w:marTop w:val="0"/>
          <w:marBottom w:val="0"/>
          <w:divBdr>
            <w:top w:val="none" w:sz="0" w:space="0" w:color="auto"/>
            <w:left w:val="none" w:sz="0" w:space="0" w:color="auto"/>
            <w:bottom w:val="none" w:sz="0" w:space="0" w:color="auto"/>
            <w:right w:val="none" w:sz="0" w:space="0" w:color="auto"/>
          </w:divBdr>
        </w:div>
        <w:div w:id="490491653">
          <w:marLeft w:val="0"/>
          <w:marRight w:val="0"/>
          <w:marTop w:val="0"/>
          <w:marBottom w:val="0"/>
          <w:divBdr>
            <w:top w:val="none" w:sz="0" w:space="0" w:color="auto"/>
            <w:left w:val="none" w:sz="0" w:space="0" w:color="auto"/>
            <w:bottom w:val="none" w:sz="0" w:space="0" w:color="auto"/>
            <w:right w:val="none" w:sz="0" w:space="0" w:color="auto"/>
          </w:divBdr>
        </w:div>
        <w:div w:id="492989123">
          <w:marLeft w:val="0"/>
          <w:marRight w:val="0"/>
          <w:marTop w:val="0"/>
          <w:marBottom w:val="0"/>
          <w:divBdr>
            <w:top w:val="none" w:sz="0" w:space="0" w:color="auto"/>
            <w:left w:val="none" w:sz="0" w:space="0" w:color="auto"/>
            <w:bottom w:val="none" w:sz="0" w:space="0" w:color="auto"/>
            <w:right w:val="none" w:sz="0" w:space="0" w:color="auto"/>
          </w:divBdr>
        </w:div>
        <w:div w:id="494538590">
          <w:marLeft w:val="0"/>
          <w:marRight w:val="0"/>
          <w:marTop w:val="0"/>
          <w:marBottom w:val="0"/>
          <w:divBdr>
            <w:top w:val="none" w:sz="0" w:space="0" w:color="auto"/>
            <w:left w:val="none" w:sz="0" w:space="0" w:color="auto"/>
            <w:bottom w:val="none" w:sz="0" w:space="0" w:color="auto"/>
            <w:right w:val="none" w:sz="0" w:space="0" w:color="auto"/>
          </w:divBdr>
        </w:div>
        <w:div w:id="494805722">
          <w:marLeft w:val="0"/>
          <w:marRight w:val="0"/>
          <w:marTop w:val="0"/>
          <w:marBottom w:val="0"/>
          <w:divBdr>
            <w:top w:val="none" w:sz="0" w:space="0" w:color="auto"/>
            <w:left w:val="none" w:sz="0" w:space="0" w:color="auto"/>
            <w:bottom w:val="none" w:sz="0" w:space="0" w:color="auto"/>
            <w:right w:val="none" w:sz="0" w:space="0" w:color="auto"/>
          </w:divBdr>
        </w:div>
        <w:div w:id="497887321">
          <w:marLeft w:val="0"/>
          <w:marRight w:val="0"/>
          <w:marTop w:val="0"/>
          <w:marBottom w:val="0"/>
          <w:divBdr>
            <w:top w:val="none" w:sz="0" w:space="0" w:color="auto"/>
            <w:left w:val="none" w:sz="0" w:space="0" w:color="auto"/>
            <w:bottom w:val="none" w:sz="0" w:space="0" w:color="auto"/>
            <w:right w:val="none" w:sz="0" w:space="0" w:color="auto"/>
          </w:divBdr>
        </w:div>
        <w:div w:id="499733517">
          <w:marLeft w:val="0"/>
          <w:marRight w:val="0"/>
          <w:marTop w:val="0"/>
          <w:marBottom w:val="0"/>
          <w:divBdr>
            <w:top w:val="none" w:sz="0" w:space="0" w:color="auto"/>
            <w:left w:val="none" w:sz="0" w:space="0" w:color="auto"/>
            <w:bottom w:val="none" w:sz="0" w:space="0" w:color="auto"/>
            <w:right w:val="none" w:sz="0" w:space="0" w:color="auto"/>
          </w:divBdr>
        </w:div>
        <w:div w:id="502938589">
          <w:marLeft w:val="0"/>
          <w:marRight w:val="0"/>
          <w:marTop w:val="0"/>
          <w:marBottom w:val="0"/>
          <w:divBdr>
            <w:top w:val="none" w:sz="0" w:space="0" w:color="auto"/>
            <w:left w:val="none" w:sz="0" w:space="0" w:color="auto"/>
            <w:bottom w:val="none" w:sz="0" w:space="0" w:color="auto"/>
            <w:right w:val="none" w:sz="0" w:space="0" w:color="auto"/>
          </w:divBdr>
        </w:div>
        <w:div w:id="508451565">
          <w:marLeft w:val="0"/>
          <w:marRight w:val="0"/>
          <w:marTop w:val="0"/>
          <w:marBottom w:val="0"/>
          <w:divBdr>
            <w:top w:val="none" w:sz="0" w:space="0" w:color="auto"/>
            <w:left w:val="none" w:sz="0" w:space="0" w:color="auto"/>
            <w:bottom w:val="none" w:sz="0" w:space="0" w:color="auto"/>
            <w:right w:val="none" w:sz="0" w:space="0" w:color="auto"/>
          </w:divBdr>
        </w:div>
        <w:div w:id="509610405">
          <w:marLeft w:val="0"/>
          <w:marRight w:val="0"/>
          <w:marTop w:val="0"/>
          <w:marBottom w:val="0"/>
          <w:divBdr>
            <w:top w:val="none" w:sz="0" w:space="0" w:color="auto"/>
            <w:left w:val="none" w:sz="0" w:space="0" w:color="auto"/>
            <w:bottom w:val="none" w:sz="0" w:space="0" w:color="auto"/>
            <w:right w:val="none" w:sz="0" w:space="0" w:color="auto"/>
          </w:divBdr>
        </w:div>
        <w:div w:id="509954187">
          <w:marLeft w:val="0"/>
          <w:marRight w:val="0"/>
          <w:marTop w:val="0"/>
          <w:marBottom w:val="0"/>
          <w:divBdr>
            <w:top w:val="none" w:sz="0" w:space="0" w:color="auto"/>
            <w:left w:val="none" w:sz="0" w:space="0" w:color="auto"/>
            <w:bottom w:val="none" w:sz="0" w:space="0" w:color="auto"/>
            <w:right w:val="none" w:sz="0" w:space="0" w:color="auto"/>
          </w:divBdr>
        </w:div>
        <w:div w:id="510489629">
          <w:marLeft w:val="0"/>
          <w:marRight w:val="0"/>
          <w:marTop w:val="0"/>
          <w:marBottom w:val="0"/>
          <w:divBdr>
            <w:top w:val="none" w:sz="0" w:space="0" w:color="auto"/>
            <w:left w:val="none" w:sz="0" w:space="0" w:color="auto"/>
            <w:bottom w:val="none" w:sz="0" w:space="0" w:color="auto"/>
            <w:right w:val="none" w:sz="0" w:space="0" w:color="auto"/>
          </w:divBdr>
        </w:div>
        <w:div w:id="511186699">
          <w:marLeft w:val="0"/>
          <w:marRight w:val="0"/>
          <w:marTop w:val="0"/>
          <w:marBottom w:val="0"/>
          <w:divBdr>
            <w:top w:val="none" w:sz="0" w:space="0" w:color="auto"/>
            <w:left w:val="none" w:sz="0" w:space="0" w:color="auto"/>
            <w:bottom w:val="none" w:sz="0" w:space="0" w:color="auto"/>
            <w:right w:val="none" w:sz="0" w:space="0" w:color="auto"/>
          </w:divBdr>
        </w:div>
        <w:div w:id="515340355">
          <w:marLeft w:val="0"/>
          <w:marRight w:val="0"/>
          <w:marTop w:val="0"/>
          <w:marBottom w:val="0"/>
          <w:divBdr>
            <w:top w:val="none" w:sz="0" w:space="0" w:color="auto"/>
            <w:left w:val="none" w:sz="0" w:space="0" w:color="auto"/>
            <w:bottom w:val="none" w:sz="0" w:space="0" w:color="auto"/>
            <w:right w:val="none" w:sz="0" w:space="0" w:color="auto"/>
          </w:divBdr>
        </w:div>
        <w:div w:id="518158185">
          <w:marLeft w:val="0"/>
          <w:marRight w:val="0"/>
          <w:marTop w:val="0"/>
          <w:marBottom w:val="0"/>
          <w:divBdr>
            <w:top w:val="none" w:sz="0" w:space="0" w:color="auto"/>
            <w:left w:val="none" w:sz="0" w:space="0" w:color="auto"/>
            <w:bottom w:val="none" w:sz="0" w:space="0" w:color="auto"/>
            <w:right w:val="none" w:sz="0" w:space="0" w:color="auto"/>
          </w:divBdr>
        </w:div>
        <w:div w:id="523439839">
          <w:marLeft w:val="0"/>
          <w:marRight w:val="0"/>
          <w:marTop w:val="0"/>
          <w:marBottom w:val="0"/>
          <w:divBdr>
            <w:top w:val="none" w:sz="0" w:space="0" w:color="auto"/>
            <w:left w:val="none" w:sz="0" w:space="0" w:color="auto"/>
            <w:bottom w:val="none" w:sz="0" w:space="0" w:color="auto"/>
            <w:right w:val="none" w:sz="0" w:space="0" w:color="auto"/>
          </w:divBdr>
        </w:div>
        <w:div w:id="529295023">
          <w:marLeft w:val="0"/>
          <w:marRight w:val="0"/>
          <w:marTop w:val="0"/>
          <w:marBottom w:val="0"/>
          <w:divBdr>
            <w:top w:val="none" w:sz="0" w:space="0" w:color="auto"/>
            <w:left w:val="none" w:sz="0" w:space="0" w:color="auto"/>
            <w:bottom w:val="none" w:sz="0" w:space="0" w:color="auto"/>
            <w:right w:val="none" w:sz="0" w:space="0" w:color="auto"/>
          </w:divBdr>
        </w:div>
        <w:div w:id="529729015">
          <w:marLeft w:val="0"/>
          <w:marRight w:val="0"/>
          <w:marTop w:val="0"/>
          <w:marBottom w:val="0"/>
          <w:divBdr>
            <w:top w:val="none" w:sz="0" w:space="0" w:color="auto"/>
            <w:left w:val="none" w:sz="0" w:space="0" w:color="auto"/>
            <w:bottom w:val="none" w:sz="0" w:space="0" w:color="auto"/>
            <w:right w:val="none" w:sz="0" w:space="0" w:color="auto"/>
          </w:divBdr>
        </w:div>
        <w:div w:id="530802428">
          <w:marLeft w:val="0"/>
          <w:marRight w:val="0"/>
          <w:marTop w:val="0"/>
          <w:marBottom w:val="0"/>
          <w:divBdr>
            <w:top w:val="none" w:sz="0" w:space="0" w:color="auto"/>
            <w:left w:val="none" w:sz="0" w:space="0" w:color="auto"/>
            <w:bottom w:val="none" w:sz="0" w:space="0" w:color="auto"/>
            <w:right w:val="none" w:sz="0" w:space="0" w:color="auto"/>
          </w:divBdr>
        </w:div>
        <w:div w:id="533152700">
          <w:marLeft w:val="0"/>
          <w:marRight w:val="0"/>
          <w:marTop w:val="0"/>
          <w:marBottom w:val="0"/>
          <w:divBdr>
            <w:top w:val="none" w:sz="0" w:space="0" w:color="auto"/>
            <w:left w:val="none" w:sz="0" w:space="0" w:color="auto"/>
            <w:bottom w:val="none" w:sz="0" w:space="0" w:color="auto"/>
            <w:right w:val="none" w:sz="0" w:space="0" w:color="auto"/>
          </w:divBdr>
        </w:div>
        <w:div w:id="534585924">
          <w:marLeft w:val="0"/>
          <w:marRight w:val="0"/>
          <w:marTop w:val="0"/>
          <w:marBottom w:val="0"/>
          <w:divBdr>
            <w:top w:val="none" w:sz="0" w:space="0" w:color="auto"/>
            <w:left w:val="none" w:sz="0" w:space="0" w:color="auto"/>
            <w:bottom w:val="none" w:sz="0" w:space="0" w:color="auto"/>
            <w:right w:val="none" w:sz="0" w:space="0" w:color="auto"/>
          </w:divBdr>
        </w:div>
        <w:div w:id="537351643">
          <w:marLeft w:val="0"/>
          <w:marRight w:val="0"/>
          <w:marTop w:val="0"/>
          <w:marBottom w:val="0"/>
          <w:divBdr>
            <w:top w:val="none" w:sz="0" w:space="0" w:color="auto"/>
            <w:left w:val="none" w:sz="0" w:space="0" w:color="auto"/>
            <w:bottom w:val="none" w:sz="0" w:space="0" w:color="auto"/>
            <w:right w:val="none" w:sz="0" w:space="0" w:color="auto"/>
          </w:divBdr>
        </w:div>
        <w:div w:id="540674507">
          <w:marLeft w:val="0"/>
          <w:marRight w:val="0"/>
          <w:marTop w:val="0"/>
          <w:marBottom w:val="0"/>
          <w:divBdr>
            <w:top w:val="none" w:sz="0" w:space="0" w:color="auto"/>
            <w:left w:val="none" w:sz="0" w:space="0" w:color="auto"/>
            <w:bottom w:val="none" w:sz="0" w:space="0" w:color="auto"/>
            <w:right w:val="none" w:sz="0" w:space="0" w:color="auto"/>
          </w:divBdr>
        </w:div>
        <w:div w:id="542911287">
          <w:marLeft w:val="0"/>
          <w:marRight w:val="0"/>
          <w:marTop w:val="0"/>
          <w:marBottom w:val="0"/>
          <w:divBdr>
            <w:top w:val="none" w:sz="0" w:space="0" w:color="auto"/>
            <w:left w:val="none" w:sz="0" w:space="0" w:color="auto"/>
            <w:bottom w:val="none" w:sz="0" w:space="0" w:color="auto"/>
            <w:right w:val="none" w:sz="0" w:space="0" w:color="auto"/>
          </w:divBdr>
        </w:div>
        <w:div w:id="550457726">
          <w:marLeft w:val="0"/>
          <w:marRight w:val="0"/>
          <w:marTop w:val="0"/>
          <w:marBottom w:val="0"/>
          <w:divBdr>
            <w:top w:val="none" w:sz="0" w:space="0" w:color="auto"/>
            <w:left w:val="none" w:sz="0" w:space="0" w:color="auto"/>
            <w:bottom w:val="none" w:sz="0" w:space="0" w:color="auto"/>
            <w:right w:val="none" w:sz="0" w:space="0" w:color="auto"/>
          </w:divBdr>
        </w:div>
        <w:div w:id="550504483">
          <w:marLeft w:val="0"/>
          <w:marRight w:val="0"/>
          <w:marTop w:val="0"/>
          <w:marBottom w:val="0"/>
          <w:divBdr>
            <w:top w:val="none" w:sz="0" w:space="0" w:color="auto"/>
            <w:left w:val="none" w:sz="0" w:space="0" w:color="auto"/>
            <w:bottom w:val="none" w:sz="0" w:space="0" w:color="auto"/>
            <w:right w:val="none" w:sz="0" w:space="0" w:color="auto"/>
          </w:divBdr>
        </w:div>
        <w:div w:id="553539856">
          <w:marLeft w:val="0"/>
          <w:marRight w:val="0"/>
          <w:marTop w:val="0"/>
          <w:marBottom w:val="0"/>
          <w:divBdr>
            <w:top w:val="none" w:sz="0" w:space="0" w:color="auto"/>
            <w:left w:val="none" w:sz="0" w:space="0" w:color="auto"/>
            <w:bottom w:val="none" w:sz="0" w:space="0" w:color="auto"/>
            <w:right w:val="none" w:sz="0" w:space="0" w:color="auto"/>
          </w:divBdr>
        </w:div>
        <w:div w:id="555553336">
          <w:marLeft w:val="0"/>
          <w:marRight w:val="0"/>
          <w:marTop w:val="0"/>
          <w:marBottom w:val="0"/>
          <w:divBdr>
            <w:top w:val="none" w:sz="0" w:space="0" w:color="auto"/>
            <w:left w:val="none" w:sz="0" w:space="0" w:color="auto"/>
            <w:bottom w:val="none" w:sz="0" w:space="0" w:color="auto"/>
            <w:right w:val="none" w:sz="0" w:space="0" w:color="auto"/>
          </w:divBdr>
        </w:div>
        <w:div w:id="561872582">
          <w:marLeft w:val="0"/>
          <w:marRight w:val="0"/>
          <w:marTop w:val="0"/>
          <w:marBottom w:val="0"/>
          <w:divBdr>
            <w:top w:val="none" w:sz="0" w:space="0" w:color="auto"/>
            <w:left w:val="none" w:sz="0" w:space="0" w:color="auto"/>
            <w:bottom w:val="none" w:sz="0" w:space="0" w:color="auto"/>
            <w:right w:val="none" w:sz="0" w:space="0" w:color="auto"/>
          </w:divBdr>
        </w:div>
        <w:div w:id="563875093">
          <w:marLeft w:val="0"/>
          <w:marRight w:val="0"/>
          <w:marTop w:val="0"/>
          <w:marBottom w:val="0"/>
          <w:divBdr>
            <w:top w:val="none" w:sz="0" w:space="0" w:color="auto"/>
            <w:left w:val="none" w:sz="0" w:space="0" w:color="auto"/>
            <w:bottom w:val="none" w:sz="0" w:space="0" w:color="auto"/>
            <w:right w:val="none" w:sz="0" w:space="0" w:color="auto"/>
          </w:divBdr>
        </w:div>
        <w:div w:id="570627936">
          <w:marLeft w:val="0"/>
          <w:marRight w:val="0"/>
          <w:marTop w:val="0"/>
          <w:marBottom w:val="0"/>
          <w:divBdr>
            <w:top w:val="none" w:sz="0" w:space="0" w:color="auto"/>
            <w:left w:val="none" w:sz="0" w:space="0" w:color="auto"/>
            <w:bottom w:val="none" w:sz="0" w:space="0" w:color="auto"/>
            <w:right w:val="none" w:sz="0" w:space="0" w:color="auto"/>
          </w:divBdr>
        </w:div>
        <w:div w:id="574824074">
          <w:marLeft w:val="0"/>
          <w:marRight w:val="0"/>
          <w:marTop w:val="0"/>
          <w:marBottom w:val="0"/>
          <w:divBdr>
            <w:top w:val="none" w:sz="0" w:space="0" w:color="auto"/>
            <w:left w:val="none" w:sz="0" w:space="0" w:color="auto"/>
            <w:bottom w:val="none" w:sz="0" w:space="0" w:color="auto"/>
            <w:right w:val="none" w:sz="0" w:space="0" w:color="auto"/>
          </w:divBdr>
        </w:div>
        <w:div w:id="575090728">
          <w:marLeft w:val="0"/>
          <w:marRight w:val="0"/>
          <w:marTop w:val="0"/>
          <w:marBottom w:val="0"/>
          <w:divBdr>
            <w:top w:val="none" w:sz="0" w:space="0" w:color="auto"/>
            <w:left w:val="none" w:sz="0" w:space="0" w:color="auto"/>
            <w:bottom w:val="none" w:sz="0" w:space="0" w:color="auto"/>
            <w:right w:val="none" w:sz="0" w:space="0" w:color="auto"/>
          </w:divBdr>
        </w:div>
        <w:div w:id="576673455">
          <w:marLeft w:val="0"/>
          <w:marRight w:val="0"/>
          <w:marTop w:val="0"/>
          <w:marBottom w:val="0"/>
          <w:divBdr>
            <w:top w:val="none" w:sz="0" w:space="0" w:color="auto"/>
            <w:left w:val="none" w:sz="0" w:space="0" w:color="auto"/>
            <w:bottom w:val="none" w:sz="0" w:space="0" w:color="auto"/>
            <w:right w:val="none" w:sz="0" w:space="0" w:color="auto"/>
          </w:divBdr>
        </w:div>
        <w:div w:id="583993939">
          <w:marLeft w:val="0"/>
          <w:marRight w:val="0"/>
          <w:marTop w:val="0"/>
          <w:marBottom w:val="0"/>
          <w:divBdr>
            <w:top w:val="none" w:sz="0" w:space="0" w:color="auto"/>
            <w:left w:val="none" w:sz="0" w:space="0" w:color="auto"/>
            <w:bottom w:val="none" w:sz="0" w:space="0" w:color="auto"/>
            <w:right w:val="none" w:sz="0" w:space="0" w:color="auto"/>
          </w:divBdr>
        </w:div>
        <w:div w:id="586116787">
          <w:marLeft w:val="0"/>
          <w:marRight w:val="0"/>
          <w:marTop w:val="0"/>
          <w:marBottom w:val="0"/>
          <w:divBdr>
            <w:top w:val="none" w:sz="0" w:space="0" w:color="auto"/>
            <w:left w:val="none" w:sz="0" w:space="0" w:color="auto"/>
            <w:bottom w:val="none" w:sz="0" w:space="0" w:color="auto"/>
            <w:right w:val="none" w:sz="0" w:space="0" w:color="auto"/>
          </w:divBdr>
        </w:div>
        <w:div w:id="588084173">
          <w:marLeft w:val="0"/>
          <w:marRight w:val="0"/>
          <w:marTop w:val="0"/>
          <w:marBottom w:val="0"/>
          <w:divBdr>
            <w:top w:val="none" w:sz="0" w:space="0" w:color="auto"/>
            <w:left w:val="none" w:sz="0" w:space="0" w:color="auto"/>
            <w:bottom w:val="none" w:sz="0" w:space="0" w:color="auto"/>
            <w:right w:val="none" w:sz="0" w:space="0" w:color="auto"/>
          </w:divBdr>
        </w:div>
        <w:div w:id="589461960">
          <w:marLeft w:val="0"/>
          <w:marRight w:val="0"/>
          <w:marTop w:val="0"/>
          <w:marBottom w:val="0"/>
          <w:divBdr>
            <w:top w:val="none" w:sz="0" w:space="0" w:color="auto"/>
            <w:left w:val="none" w:sz="0" w:space="0" w:color="auto"/>
            <w:bottom w:val="none" w:sz="0" w:space="0" w:color="auto"/>
            <w:right w:val="none" w:sz="0" w:space="0" w:color="auto"/>
          </w:divBdr>
        </w:div>
        <w:div w:id="590430150">
          <w:marLeft w:val="0"/>
          <w:marRight w:val="0"/>
          <w:marTop w:val="0"/>
          <w:marBottom w:val="0"/>
          <w:divBdr>
            <w:top w:val="none" w:sz="0" w:space="0" w:color="auto"/>
            <w:left w:val="none" w:sz="0" w:space="0" w:color="auto"/>
            <w:bottom w:val="none" w:sz="0" w:space="0" w:color="auto"/>
            <w:right w:val="none" w:sz="0" w:space="0" w:color="auto"/>
          </w:divBdr>
        </w:div>
        <w:div w:id="590503037">
          <w:marLeft w:val="0"/>
          <w:marRight w:val="0"/>
          <w:marTop w:val="0"/>
          <w:marBottom w:val="0"/>
          <w:divBdr>
            <w:top w:val="none" w:sz="0" w:space="0" w:color="auto"/>
            <w:left w:val="none" w:sz="0" w:space="0" w:color="auto"/>
            <w:bottom w:val="none" w:sz="0" w:space="0" w:color="auto"/>
            <w:right w:val="none" w:sz="0" w:space="0" w:color="auto"/>
          </w:divBdr>
        </w:div>
        <w:div w:id="591201890">
          <w:marLeft w:val="0"/>
          <w:marRight w:val="0"/>
          <w:marTop w:val="0"/>
          <w:marBottom w:val="0"/>
          <w:divBdr>
            <w:top w:val="none" w:sz="0" w:space="0" w:color="auto"/>
            <w:left w:val="none" w:sz="0" w:space="0" w:color="auto"/>
            <w:bottom w:val="none" w:sz="0" w:space="0" w:color="auto"/>
            <w:right w:val="none" w:sz="0" w:space="0" w:color="auto"/>
          </w:divBdr>
        </w:div>
        <w:div w:id="594947215">
          <w:marLeft w:val="0"/>
          <w:marRight w:val="0"/>
          <w:marTop w:val="0"/>
          <w:marBottom w:val="0"/>
          <w:divBdr>
            <w:top w:val="none" w:sz="0" w:space="0" w:color="auto"/>
            <w:left w:val="none" w:sz="0" w:space="0" w:color="auto"/>
            <w:bottom w:val="none" w:sz="0" w:space="0" w:color="auto"/>
            <w:right w:val="none" w:sz="0" w:space="0" w:color="auto"/>
          </w:divBdr>
        </w:div>
        <w:div w:id="599217249">
          <w:marLeft w:val="0"/>
          <w:marRight w:val="0"/>
          <w:marTop w:val="0"/>
          <w:marBottom w:val="0"/>
          <w:divBdr>
            <w:top w:val="none" w:sz="0" w:space="0" w:color="auto"/>
            <w:left w:val="none" w:sz="0" w:space="0" w:color="auto"/>
            <w:bottom w:val="none" w:sz="0" w:space="0" w:color="auto"/>
            <w:right w:val="none" w:sz="0" w:space="0" w:color="auto"/>
          </w:divBdr>
        </w:div>
        <w:div w:id="599486438">
          <w:marLeft w:val="0"/>
          <w:marRight w:val="0"/>
          <w:marTop w:val="0"/>
          <w:marBottom w:val="0"/>
          <w:divBdr>
            <w:top w:val="none" w:sz="0" w:space="0" w:color="auto"/>
            <w:left w:val="none" w:sz="0" w:space="0" w:color="auto"/>
            <w:bottom w:val="none" w:sz="0" w:space="0" w:color="auto"/>
            <w:right w:val="none" w:sz="0" w:space="0" w:color="auto"/>
          </w:divBdr>
        </w:div>
        <w:div w:id="606422753">
          <w:marLeft w:val="0"/>
          <w:marRight w:val="0"/>
          <w:marTop w:val="0"/>
          <w:marBottom w:val="0"/>
          <w:divBdr>
            <w:top w:val="none" w:sz="0" w:space="0" w:color="auto"/>
            <w:left w:val="none" w:sz="0" w:space="0" w:color="auto"/>
            <w:bottom w:val="none" w:sz="0" w:space="0" w:color="auto"/>
            <w:right w:val="none" w:sz="0" w:space="0" w:color="auto"/>
          </w:divBdr>
        </w:div>
        <w:div w:id="607473702">
          <w:marLeft w:val="0"/>
          <w:marRight w:val="0"/>
          <w:marTop w:val="0"/>
          <w:marBottom w:val="0"/>
          <w:divBdr>
            <w:top w:val="none" w:sz="0" w:space="0" w:color="auto"/>
            <w:left w:val="none" w:sz="0" w:space="0" w:color="auto"/>
            <w:bottom w:val="none" w:sz="0" w:space="0" w:color="auto"/>
            <w:right w:val="none" w:sz="0" w:space="0" w:color="auto"/>
          </w:divBdr>
        </w:div>
        <w:div w:id="609823446">
          <w:marLeft w:val="0"/>
          <w:marRight w:val="0"/>
          <w:marTop w:val="0"/>
          <w:marBottom w:val="0"/>
          <w:divBdr>
            <w:top w:val="none" w:sz="0" w:space="0" w:color="auto"/>
            <w:left w:val="none" w:sz="0" w:space="0" w:color="auto"/>
            <w:bottom w:val="none" w:sz="0" w:space="0" w:color="auto"/>
            <w:right w:val="none" w:sz="0" w:space="0" w:color="auto"/>
          </w:divBdr>
        </w:div>
        <w:div w:id="611403277">
          <w:marLeft w:val="0"/>
          <w:marRight w:val="0"/>
          <w:marTop w:val="0"/>
          <w:marBottom w:val="0"/>
          <w:divBdr>
            <w:top w:val="none" w:sz="0" w:space="0" w:color="auto"/>
            <w:left w:val="none" w:sz="0" w:space="0" w:color="auto"/>
            <w:bottom w:val="none" w:sz="0" w:space="0" w:color="auto"/>
            <w:right w:val="none" w:sz="0" w:space="0" w:color="auto"/>
          </w:divBdr>
        </w:div>
        <w:div w:id="611941561">
          <w:marLeft w:val="0"/>
          <w:marRight w:val="0"/>
          <w:marTop w:val="0"/>
          <w:marBottom w:val="0"/>
          <w:divBdr>
            <w:top w:val="none" w:sz="0" w:space="0" w:color="auto"/>
            <w:left w:val="none" w:sz="0" w:space="0" w:color="auto"/>
            <w:bottom w:val="none" w:sz="0" w:space="0" w:color="auto"/>
            <w:right w:val="none" w:sz="0" w:space="0" w:color="auto"/>
          </w:divBdr>
        </w:div>
        <w:div w:id="614293225">
          <w:marLeft w:val="0"/>
          <w:marRight w:val="0"/>
          <w:marTop w:val="0"/>
          <w:marBottom w:val="0"/>
          <w:divBdr>
            <w:top w:val="none" w:sz="0" w:space="0" w:color="auto"/>
            <w:left w:val="none" w:sz="0" w:space="0" w:color="auto"/>
            <w:bottom w:val="none" w:sz="0" w:space="0" w:color="auto"/>
            <w:right w:val="none" w:sz="0" w:space="0" w:color="auto"/>
          </w:divBdr>
        </w:div>
        <w:div w:id="616908962">
          <w:marLeft w:val="0"/>
          <w:marRight w:val="0"/>
          <w:marTop w:val="0"/>
          <w:marBottom w:val="0"/>
          <w:divBdr>
            <w:top w:val="none" w:sz="0" w:space="0" w:color="auto"/>
            <w:left w:val="none" w:sz="0" w:space="0" w:color="auto"/>
            <w:bottom w:val="none" w:sz="0" w:space="0" w:color="auto"/>
            <w:right w:val="none" w:sz="0" w:space="0" w:color="auto"/>
          </w:divBdr>
        </w:div>
        <w:div w:id="623536802">
          <w:marLeft w:val="0"/>
          <w:marRight w:val="0"/>
          <w:marTop w:val="0"/>
          <w:marBottom w:val="0"/>
          <w:divBdr>
            <w:top w:val="none" w:sz="0" w:space="0" w:color="auto"/>
            <w:left w:val="none" w:sz="0" w:space="0" w:color="auto"/>
            <w:bottom w:val="none" w:sz="0" w:space="0" w:color="auto"/>
            <w:right w:val="none" w:sz="0" w:space="0" w:color="auto"/>
          </w:divBdr>
        </w:div>
        <w:div w:id="625042935">
          <w:marLeft w:val="0"/>
          <w:marRight w:val="0"/>
          <w:marTop w:val="0"/>
          <w:marBottom w:val="0"/>
          <w:divBdr>
            <w:top w:val="none" w:sz="0" w:space="0" w:color="auto"/>
            <w:left w:val="none" w:sz="0" w:space="0" w:color="auto"/>
            <w:bottom w:val="none" w:sz="0" w:space="0" w:color="auto"/>
            <w:right w:val="none" w:sz="0" w:space="0" w:color="auto"/>
          </w:divBdr>
        </w:div>
        <w:div w:id="629677833">
          <w:marLeft w:val="0"/>
          <w:marRight w:val="0"/>
          <w:marTop w:val="0"/>
          <w:marBottom w:val="0"/>
          <w:divBdr>
            <w:top w:val="none" w:sz="0" w:space="0" w:color="auto"/>
            <w:left w:val="none" w:sz="0" w:space="0" w:color="auto"/>
            <w:bottom w:val="none" w:sz="0" w:space="0" w:color="auto"/>
            <w:right w:val="none" w:sz="0" w:space="0" w:color="auto"/>
          </w:divBdr>
        </w:div>
        <w:div w:id="631328893">
          <w:marLeft w:val="0"/>
          <w:marRight w:val="0"/>
          <w:marTop w:val="0"/>
          <w:marBottom w:val="0"/>
          <w:divBdr>
            <w:top w:val="none" w:sz="0" w:space="0" w:color="auto"/>
            <w:left w:val="none" w:sz="0" w:space="0" w:color="auto"/>
            <w:bottom w:val="none" w:sz="0" w:space="0" w:color="auto"/>
            <w:right w:val="none" w:sz="0" w:space="0" w:color="auto"/>
          </w:divBdr>
        </w:div>
        <w:div w:id="639573435">
          <w:marLeft w:val="0"/>
          <w:marRight w:val="0"/>
          <w:marTop w:val="0"/>
          <w:marBottom w:val="0"/>
          <w:divBdr>
            <w:top w:val="none" w:sz="0" w:space="0" w:color="auto"/>
            <w:left w:val="none" w:sz="0" w:space="0" w:color="auto"/>
            <w:bottom w:val="none" w:sz="0" w:space="0" w:color="auto"/>
            <w:right w:val="none" w:sz="0" w:space="0" w:color="auto"/>
          </w:divBdr>
        </w:div>
        <w:div w:id="640042001">
          <w:marLeft w:val="0"/>
          <w:marRight w:val="0"/>
          <w:marTop w:val="0"/>
          <w:marBottom w:val="0"/>
          <w:divBdr>
            <w:top w:val="none" w:sz="0" w:space="0" w:color="auto"/>
            <w:left w:val="none" w:sz="0" w:space="0" w:color="auto"/>
            <w:bottom w:val="none" w:sz="0" w:space="0" w:color="auto"/>
            <w:right w:val="none" w:sz="0" w:space="0" w:color="auto"/>
          </w:divBdr>
        </w:div>
        <w:div w:id="642782332">
          <w:marLeft w:val="0"/>
          <w:marRight w:val="0"/>
          <w:marTop w:val="0"/>
          <w:marBottom w:val="0"/>
          <w:divBdr>
            <w:top w:val="none" w:sz="0" w:space="0" w:color="auto"/>
            <w:left w:val="none" w:sz="0" w:space="0" w:color="auto"/>
            <w:bottom w:val="none" w:sz="0" w:space="0" w:color="auto"/>
            <w:right w:val="none" w:sz="0" w:space="0" w:color="auto"/>
          </w:divBdr>
        </w:div>
        <w:div w:id="644702165">
          <w:marLeft w:val="0"/>
          <w:marRight w:val="0"/>
          <w:marTop w:val="0"/>
          <w:marBottom w:val="0"/>
          <w:divBdr>
            <w:top w:val="none" w:sz="0" w:space="0" w:color="auto"/>
            <w:left w:val="none" w:sz="0" w:space="0" w:color="auto"/>
            <w:bottom w:val="none" w:sz="0" w:space="0" w:color="auto"/>
            <w:right w:val="none" w:sz="0" w:space="0" w:color="auto"/>
          </w:divBdr>
        </w:div>
        <w:div w:id="649866114">
          <w:marLeft w:val="0"/>
          <w:marRight w:val="0"/>
          <w:marTop w:val="0"/>
          <w:marBottom w:val="0"/>
          <w:divBdr>
            <w:top w:val="none" w:sz="0" w:space="0" w:color="auto"/>
            <w:left w:val="none" w:sz="0" w:space="0" w:color="auto"/>
            <w:bottom w:val="none" w:sz="0" w:space="0" w:color="auto"/>
            <w:right w:val="none" w:sz="0" w:space="0" w:color="auto"/>
          </w:divBdr>
        </w:div>
        <w:div w:id="652836334">
          <w:marLeft w:val="0"/>
          <w:marRight w:val="0"/>
          <w:marTop w:val="0"/>
          <w:marBottom w:val="0"/>
          <w:divBdr>
            <w:top w:val="none" w:sz="0" w:space="0" w:color="auto"/>
            <w:left w:val="none" w:sz="0" w:space="0" w:color="auto"/>
            <w:bottom w:val="none" w:sz="0" w:space="0" w:color="auto"/>
            <w:right w:val="none" w:sz="0" w:space="0" w:color="auto"/>
          </w:divBdr>
        </w:div>
        <w:div w:id="656148632">
          <w:marLeft w:val="0"/>
          <w:marRight w:val="0"/>
          <w:marTop w:val="0"/>
          <w:marBottom w:val="0"/>
          <w:divBdr>
            <w:top w:val="none" w:sz="0" w:space="0" w:color="auto"/>
            <w:left w:val="none" w:sz="0" w:space="0" w:color="auto"/>
            <w:bottom w:val="none" w:sz="0" w:space="0" w:color="auto"/>
            <w:right w:val="none" w:sz="0" w:space="0" w:color="auto"/>
          </w:divBdr>
        </w:div>
        <w:div w:id="660039304">
          <w:marLeft w:val="0"/>
          <w:marRight w:val="0"/>
          <w:marTop w:val="0"/>
          <w:marBottom w:val="0"/>
          <w:divBdr>
            <w:top w:val="none" w:sz="0" w:space="0" w:color="auto"/>
            <w:left w:val="none" w:sz="0" w:space="0" w:color="auto"/>
            <w:bottom w:val="none" w:sz="0" w:space="0" w:color="auto"/>
            <w:right w:val="none" w:sz="0" w:space="0" w:color="auto"/>
          </w:divBdr>
        </w:div>
        <w:div w:id="660734872">
          <w:marLeft w:val="0"/>
          <w:marRight w:val="0"/>
          <w:marTop w:val="0"/>
          <w:marBottom w:val="0"/>
          <w:divBdr>
            <w:top w:val="none" w:sz="0" w:space="0" w:color="auto"/>
            <w:left w:val="none" w:sz="0" w:space="0" w:color="auto"/>
            <w:bottom w:val="none" w:sz="0" w:space="0" w:color="auto"/>
            <w:right w:val="none" w:sz="0" w:space="0" w:color="auto"/>
          </w:divBdr>
        </w:div>
        <w:div w:id="667249464">
          <w:marLeft w:val="0"/>
          <w:marRight w:val="0"/>
          <w:marTop w:val="0"/>
          <w:marBottom w:val="0"/>
          <w:divBdr>
            <w:top w:val="none" w:sz="0" w:space="0" w:color="auto"/>
            <w:left w:val="none" w:sz="0" w:space="0" w:color="auto"/>
            <w:bottom w:val="none" w:sz="0" w:space="0" w:color="auto"/>
            <w:right w:val="none" w:sz="0" w:space="0" w:color="auto"/>
          </w:divBdr>
        </w:div>
        <w:div w:id="667757150">
          <w:marLeft w:val="0"/>
          <w:marRight w:val="0"/>
          <w:marTop w:val="0"/>
          <w:marBottom w:val="0"/>
          <w:divBdr>
            <w:top w:val="none" w:sz="0" w:space="0" w:color="auto"/>
            <w:left w:val="none" w:sz="0" w:space="0" w:color="auto"/>
            <w:bottom w:val="none" w:sz="0" w:space="0" w:color="auto"/>
            <w:right w:val="none" w:sz="0" w:space="0" w:color="auto"/>
          </w:divBdr>
        </w:div>
        <w:div w:id="679048736">
          <w:marLeft w:val="0"/>
          <w:marRight w:val="0"/>
          <w:marTop w:val="0"/>
          <w:marBottom w:val="0"/>
          <w:divBdr>
            <w:top w:val="none" w:sz="0" w:space="0" w:color="auto"/>
            <w:left w:val="none" w:sz="0" w:space="0" w:color="auto"/>
            <w:bottom w:val="none" w:sz="0" w:space="0" w:color="auto"/>
            <w:right w:val="none" w:sz="0" w:space="0" w:color="auto"/>
          </w:divBdr>
        </w:div>
        <w:div w:id="679427051">
          <w:marLeft w:val="0"/>
          <w:marRight w:val="0"/>
          <w:marTop w:val="0"/>
          <w:marBottom w:val="0"/>
          <w:divBdr>
            <w:top w:val="none" w:sz="0" w:space="0" w:color="auto"/>
            <w:left w:val="none" w:sz="0" w:space="0" w:color="auto"/>
            <w:bottom w:val="none" w:sz="0" w:space="0" w:color="auto"/>
            <w:right w:val="none" w:sz="0" w:space="0" w:color="auto"/>
          </w:divBdr>
        </w:div>
        <w:div w:id="685138753">
          <w:marLeft w:val="0"/>
          <w:marRight w:val="0"/>
          <w:marTop w:val="0"/>
          <w:marBottom w:val="0"/>
          <w:divBdr>
            <w:top w:val="none" w:sz="0" w:space="0" w:color="auto"/>
            <w:left w:val="none" w:sz="0" w:space="0" w:color="auto"/>
            <w:bottom w:val="none" w:sz="0" w:space="0" w:color="auto"/>
            <w:right w:val="none" w:sz="0" w:space="0" w:color="auto"/>
          </w:divBdr>
        </w:div>
        <w:div w:id="686517426">
          <w:marLeft w:val="0"/>
          <w:marRight w:val="0"/>
          <w:marTop w:val="0"/>
          <w:marBottom w:val="0"/>
          <w:divBdr>
            <w:top w:val="none" w:sz="0" w:space="0" w:color="auto"/>
            <w:left w:val="none" w:sz="0" w:space="0" w:color="auto"/>
            <w:bottom w:val="none" w:sz="0" w:space="0" w:color="auto"/>
            <w:right w:val="none" w:sz="0" w:space="0" w:color="auto"/>
          </w:divBdr>
        </w:div>
        <w:div w:id="689913609">
          <w:marLeft w:val="0"/>
          <w:marRight w:val="0"/>
          <w:marTop w:val="0"/>
          <w:marBottom w:val="0"/>
          <w:divBdr>
            <w:top w:val="none" w:sz="0" w:space="0" w:color="auto"/>
            <w:left w:val="none" w:sz="0" w:space="0" w:color="auto"/>
            <w:bottom w:val="none" w:sz="0" w:space="0" w:color="auto"/>
            <w:right w:val="none" w:sz="0" w:space="0" w:color="auto"/>
          </w:divBdr>
        </w:div>
        <w:div w:id="690641456">
          <w:marLeft w:val="0"/>
          <w:marRight w:val="0"/>
          <w:marTop w:val="0"/>
          <w:marBottom w:val="0"/>
          <w:divBdr>
            <w:top w:val="none" w:sz="0" w:space="0" w:color="auto"/>
            <w:left w:val="none" w:sz="0" w:space="0" w:color="auto"/>
            <w:bottom w:val="none" w:sz="0" w:space="0" w:color="auto"/>
            <w:right w:val="none" w:sz="0" w:space="0" w:color="auto"/>
          </w:divBdr>
        </w:div>
        <w:div w:id="695469895">
          <w:marLeft w:val="0"/>
          <w:marRight w:val="0"/>
          <w:marTop w:val="0"/>
          <w:marBottom w:val="0"/>
          <w:divBdr>
            <w:top w:val="none" w:sz="0" w:space="0" w:color="auto"/>
            <w:left w:val="none" w:sz="0" w:space="0" w:color="auto"/>
            <w:bottom w:val="none" w:sz="0" w:space="0" w:color="auto"/>
            <w:right w:val="none" w:sz="0" w:space="0" w:color="auto"/>
          </w:divBdr>
        </w:div>
        <w:div w:id="696589839">
          <w:marLeft w:val="0"/>
          <w:marRight w:val="0"/>
          <w:marTop w:val="0"/>
          <w:marBottom w:val="0"/>
          <w:divBdr>
            <w:top w:val="none" w:sz="0" w:space="0" w:color="auto"/>
            <w:left w:val="none" w:sz="0" w:space="0" w:color="auto"/>
            <w:bottom w:val="none" w:sz="0" w:space="0" w:color="auto"/>
            <w:right w:val="none" w:sz="0" w:space="0" w:color="auto"/>
          </w:divBdr>
        </w:div>
        <w:div w:id="701438666">
          <w:marLeft w:val="0"/>
          <w:marRight w:val="0"/>
          <w:marTop w:val="0"/>
          <w:marBottom w:val="0"/>
          <w:divBdr>
            <w:top w:val="none" w:sz="0" w:space="0" w:color="auto"/>
            <w:left w:val="none" w:sz="0" w:space="0" w:color="auto"/>
            <w:bottom w:val="none" w:sz="0" w:space="0" w:color="auto"/>
            <w:right w:val="none" w:sz="0" w:space="0" w:color="auto"/>
          </w:divBdr>
        </w:div>
        <w:div w:id="702560627">
          <w:marLeft w:val="0"/>
          <w:marRight w:val="0"/>
          <w:marTop w:val="0"/>
          <w:marBottom w:val="0"/>
          <w:divBdr>
            <w:top w:val="none" w:sz="0" w:space="0" w:color="auto"/>
            <w:left w:val="none" w:sz="0" w:space="0" w:color="auto"/>
            <w:bottom w:val="none" w:sz="0" w:space="0" w:color="auto"/>
            <w:right w:val="none" w:sz="0" w:space="0" w:color="auto"/>
          </w:divBdr>
        </w:div>
        <w:div w:id="713164482">
          <w:marLeft w:val="0"/>
          <w:marRight w:val="0"/>
          <w:marTop w:val="0"/>
          <w:marBottom w:val="0"/>
          <w:divBdr>
            <w:top w:val="none" w:sz="0" w:space="0" w:color="auto"/>
            <w:left w:val="none" w:sz="0" w:space="0" w:color="auto"/>
            <w:bottom w:val="none" w:sz="0" w:space="0" w:color="auto"/>
            <w:right w:val="none" w:sz="0" w:space="0" w:color="auto"/>
          </w:divBdr>
        </w:div>
        <w:div w:id="715356232">
          <w:marLeft w:val="0"/>
          <w:marRight w:val="0"/>
          <w:marTop w:val="0"/>
          <w:marBottom w:val="0"/>
          <w:divBdr>
            <w:top w:val="none" w:sz="0" w:space="0" w:color="auto"/>
            <w:left w:val="none" w:sz="0" w:space="0" w:color="auto"/>
            <w:bottom w:val="none" w:sz="0" w:space="0" w:color="auto"/>
            <w:right w:val="none" w:sz="0" w:space="0" w:color="auto"/>
          </w:divBdr>
        </w:div>
        <w:div w:id="718940869">
          <w:marLeft w:val="0"/>
          <w:marRight w:val="0"/>
          <w:marTop w:val="0"/>
          <w:marBottom w:val="0"/>
          <w:divBdr>
            <w:top w:val="none" w:sz="0" w:space="0" w:color="auto"/>
            <w:left w:val="none" w:sz="0" w:space="0" w:color="auto"/>
            <w:bottom w:val="none" w:sz="0" w:space="0" w:color="auto"/>
            <w:right w:val="none" w:sz="0" w:space="0" w:color="auto"/>
          </w:divBdr>
        </w:div>
        <w:div w:id="723602621">
          <w:marLeft w:val="0"/>
          <w:marRight w:val="0"/>
          <w:marTop w:val="0"/>
          <w:marBottom w:val="0"/>
          <w:divBdr>
            <w:top w:val="none" w:sz="0" w:space="0" w:color="auto"/>
            <w:left w:val="none" w:sz="0" w:space="0" w:color="auto"/>
            <w:bottom w:val="none" w:sz="0" w:space="0" w:color="auto"/>
            <w:right w:val="none" w:sz="0" w:space="0" w:color="auto"/>
          </w:divBdr>
        </w:div>
        <w:div w:id="724068632">
          <w:marLeft w:val="0"/>
          <w:marRight w:val="0"/>
          <w:marTop w:val="0"/>
          <w:marBottom w:val="0"/>
          <w:divBdr>
            <w:top w:val="none" w:sz="0" w:space="0" w:color="auto"/>
            <w:left w:val="none" w:sz="0" w:space="0" w:color="auto"/>
            <w:bottom w:val="none" w:sz="0" w:space="0" w:color="auto"/>
            <w:right w:val="none" w:sz="0" w:space="0" w:color="auto"/>
          </w:divBdr>
        </w:div>
        <w:div w:id="725883092">
          <w:marLeft w:val="0"/>
          <w:marRight w:val="0"/>
          <w:marTop w:val="0"/>
          <w:marBottom w:val="0"/>
          <w:divBdr>
            <w:top w:val="none" w:sz="0" w:space="0" w:color="auto"/>
            <w:left w:val="none" w:sz="0" w:space="0" w:color="auto"/>
            <w:bottom w:val="none" w:sz="0" w:space="0" w:color="auto"/>
            <w:right w:val="none" w:sz="0" w:space="0" w:color="auto"/>
          </w:divBdr>
        </w:div>
        <w:div w:id="730496599">
          <w:marLeft w:val="0"/>
          <w:marRight w:val="0"/>
          <w:marTop w:val="0"/>
          <w:marBottom w:val="0"/>
          <w:divBdr>
            <w:top w:val="none" w:sz="0" w:space="0" w:color="auto"/>
            <w:left w:val="none" w:sz="0" w:space="0" w:color="auto"/>
            <w:bottom w:val="none" w:sz="0" w:space="0" w:color="auto"/>
            <w:right w:val="none" w:sz="0" w:space="0" w:color="auto"/>
          </w:divBdr>
        </w:div>
        <w:div w:id="738788950">
          <w:marLeft w:val="0"/>
          <w:marRight w:val="0"/>
          <w:marTop w:val="0"/>
          <w:marBottom w:val="0"/>
          <w:divBdr>
            <w:top w:val="none" w:sz="0" w:space="0" w:color="auto"/>
            <w:left w:val="none" w:sz="0" w:space="0" w:color="auto"/>
            <w:bottom w:val="none" w:sz="0" w:space="0" w:color="auto"/>
            <w:right w:val="none" w:sz="0" w:space="0" w:color="auto"/>
          </w:divBdr>
        </w:div>
        <w:div w:id="739448486">
          <w:marLeft w:val="0"/>
          <w:marRight w:val="0"/>
          <w:marTop w:val="0"/>
          <w:marBottom w:val="0"/>
          <w:divBdr>
            <w:top w:val="none" w:sz="0" w:space="0" w:color="auto"/>
            <w:left w:val="none" w:sz="0" w:space="0" w:color="auto"/>
            <w:bottom w:val="none" w:sz="0" w:space="0" w:color="auto"/>
            <w:right w:val="none" w:sz="0" w:space="0" w:color="auto"/>
          </w:divBdr>
        </w:div>
        <w:div w:id="744375192">
          <w:marLeft w:val="0"/>
          <w:marRight w:val="0"/>
          <w:marTop w:val="0"/>
          <w:marBottom w:val="0"/>
          <w:divBdr>
            <w:top w:val="none" w:sz="0" w:space="0" w:color="auto"/>
            <w:left w:val="none" w:sz="0" w:space="0" w:color="auto"/>
            <w:bottom w:val="none" w:sz="0" w:space="0" w:color="auto"/>
            <w:right w:val="none" w:sz="0" w:space="0" w:color="auto"/>
          </w:divBdr>
        </w:div>
        <w:div w:id="750195561">
          <w:marLeft w:val="0"/>
          <w:marRight w:val="0"/>
          <w:marTop w:val="0"/>
          <w:marBottom w:val="0"/>
          <w:divBdr>
            <w:top w:val="none" w:sz="0" w:space="0" w:color="auto"/>
            <w:left w:val="none" w:sz="0" w:space="0" w:color="auto"/>
            <w:bottom w:val="none" w:sz="0" w:space="0" w:color="auto"/>
            <w:right w:val="none" w:sz="0" w:space="0" w:color="auto"/>
          </w:divBdr>
        </w:div>
        <w:div w:id="754790969">
          <w:marLeft w:val="0"/>
          <w:marRight w:val="0"/>
          <w:marTop w:val="0"/>
          <w:marBottom w:val="0"/>
          <w:divBdr>
            <w:top w:val="none" w:sz="0" w:space="0" w:color="auto"/>
            <w:left w:val="none" w:sz="0" w:space="0" w:color="auto"/>
            <w:bottom w:val="none" w:sz="0" w:space="0" w:color="auto"/>
            <w:right w:val="none" w:sz="0" w:space="0" w:color="auto"/>
          </w:divBdr>
        </w:div>
        <w:div w:id="758864954">
          <w:marLeft w:val="0"/>
          <w:marRight w:val="0"/>
          <w:marTop w:val="0"/>
          <w:marBottom w:val="0"/>
          <w:divBdr>
            <w:top w:val="none" w:sz="0" w:space="0" w:color="auto"/>
            <w:left w:val="none" w:sz="0" w:space="0" w:color="auto"/>
            <w:bottom w:val="none" w:sz="0" w:space="0" w:color="auto"/>
            <w:right w:val="none" w:sz="0" w:space="0" w:color="auto"/>
          </w:divBdr>
        </w:div>
        <w:div w:id="765151402">
          <w:marLeft w:val="0"/>
          <w:marRight w:val="0"/>
          <w:marTop w:val="0"/>
          <w:marBottom w:val="0"/>
          <w:divBdr>
            <w:top w:val="none" w:sz="0" w:space="0" w:color="auto"/>
            <w:left w:val="none" w:sz="0" w:space="0" w:color="auto"/>
            <w:bottom w:val="none" w:sz="0" w:space="0" w:color="auto"/>
            <w:right w:val="none" w:sz="0" w:space="0" w:color="auto"/>
          </w:divBdr>
        </w:div>
        <w:div w:id="770248924">
          <w:marLeft w:val="0"/>
          <w:marRight w:val="0"/>
          <w:marTop w:val="0"/>
          <w:marBottom w:val="0"/>
          <w:divBdr>
            <w:top w:val="none" w:sz="0" w:space="0" w:color="auto"/>
            <w:left w:val="none" w:sz="0" w:space="0" w:color="auto"/>
            <w:bottom w:val="none" w:sz="0" w:space="0" w:color="auto"/>
            <w:right w:val="none" w:sz="0" w:space="0" w:color="auto"/>
          </w:divBdr>
        </w:div>
        <w:div w:id="770274862">
          <w:marLeft w:val="0"/>
          <w:marRight w:val="0"/>
          <w:marTop w:val="0"/>
          <w:marBottom w:val="0"/>
          <w:divBdr>
            <w:top w:val="none" w:sz="0" w:space="0" w:color="auto"/>
            <w:left w:val="none" w:sz="0" w:space="0" w:color="auto"/>
            <w:bottom w:val="none" w:sz="0" w:space="0" w:color="auto"/>
            <w:right w:val="none" w:sz="0" w:space="0" w:color="auto"/>
          </w:divBdr>
        </w:div>
        <w:div w:id="773550490">
          <w:marLeft w:val="0"/>
          <w:marRight w:val="0"/>
          <w:marTop w:val="0"/>
          <w:marBottom w:val="0"/>
          <w:divBdr>
            <w:top w:val="none" w:sz="0" w:space="0" w:color="auto"/>
            <w:left w:val="none" w:sz="0" w:space="0" w:color="auto"/>
            <w:bottom w:val="none" w:sz="0" w:space="0" w:color="auto"/>
            <w:right w:val="none" w:sz="0" w:space="0" w:color="auto"/>
          </w:divBdr>
        </w:div>
        <w:div w:id="776945615">
          <w:marLeft w:val="0"/>
          <w:marRight w:val="0"/>
          <w:marTop w:val="0"/>
          <w:marBottom w:val="0"/>
          <w:divBdr>
            <w:top w:val="none" w:sz="0" w:space="0" w:color="auto"/>
            <w:left w:val="none" w:sz="0" w:space="0" w:color="auto"/>
            <w:bottom w:val="none" w:sz="0" w:space="0" w:color="auto"/>
            <w:right w:val="none" w:sz="0" w:space="0" w:color="auto"/>
          </w:divBdr>
        </w:div>
        <w:div w:id="778649854">
          <w:marLeft w:val="0"/>
          <w:marRight w:val="0"/>
          <w:marTop w:val="0"/>
          <w:marBottom w:val="0"/>
          <w:divBdr>
            <w:top w:val="none" w:sz="0" w:space="0" w:color="auto"/>
            <w:left w:val="none" w:sz="0" w:space="0" w:color="auto"/>
            <w:bottom w:val="none" w:sz="0" w:space="0" w:color="auto"/>
            <w:right w:val="none" w:sz="0" w:space="0" w:color="auto"/>
          </w:divBdr>
        </w:div>
        <w:div w:id="780303350">
          <w:marLeft w:val="0"/>
          <w:marRight w:val="0"/>
          <w:marTop w:val="0"/>
          <w:marBottom w:val="0"/>
          <w:divBdr>
            <w:top w:val="none" w:sz="0" w:space="0" w:color="auto"/>
            <w:left w:val="none" w:sz="0" w:space="0" w:color="auto"/>
            <w:bottom w:val="none" w:sz="0" w:space="0" w:color="auto"/>
            <w:right w:val="none" w:sz="0" w:space="0" w:color="auto"/>
          </w:divBdr>
        </w:div>
        <w:div w:id="783420869">
          <w:marLeft w:val="0"/>
          <w:marRight w:val="0"/>
          <w:marTop w:val="0"/>
          <w:marBottom w:val="0"/>
          <w:divBdr>
            <w:top w:val="none" w:sz="0" w:space="0" w:color="auto"/>
            <w:left w:val="none" w:sz="0" w:space="0" w:color="auto"/>
            <w:bottom w:val="none" w:sz="0" w:space="0" w:color="auto"/>
            <w:right w:val="none" w:sz="0" w:space="0" w:color="auto"/>
          </w:divBdr>
        </w:div>
        <w:div w:id="784157199">
          <w:marLeft w:val="0"/>
          <w:marRight w:val="0"/>
          <w:marTop w:val="0"/>
          <w:marBottom w:val="0"/>
          <w:divBdr>
            <w:top w:val="none" w:sz="0" w:space="0" w:color="auto"/>
            <w:left w:val="none" w:sz="0" w:space="0" w:color="auto"/>
            <w:bottom w:val="none" w:sz="0" w:space="0" w:color="auto"/>
            <w:right w:val="none" w:sz="0" w:space="0" w:color="auto"/>
          </w:divBdr>
        </w:div>
        <w:div w:id="785082368">
          <w:marLeft w:val="0"/>
          <w:marRight w:val="0"/>
          <w:marTop w:val="0"/>
          <w:marBottom w:val="0"/>
          <w:divBdr>
            <w:top w:val="none" w:sz="0" w:space="0" w:color="auto"/>
            <w:left w:val="none" w:sz="0" w:space="0" w:color="auto"/>
            <w:bottom w:val="none" w:sz="0" w:space="0" w:color="auto"/>
            <w:right w:val="none" w:sz="0" w:space="0" w:color="auto"/>
          </w:divBdr>
        </w:div>
        <w:div w:id="788745961">
          <w:marLeft w:val="0"/>
          <w:marRight w:val="0"/>
          <w:marTop w:val="0"/>
          <w:marBottom w:val="0"/>
          <w:divBdr>
            <w:top w:val="none" w:sz="0" w:space="0" w:color="auto"/>
            <w:left w:val="none" w:sz="0" w:space="0" w:color="auto"/>
            <w:bottom w:val="none" w:sz="0" w:space="0" w:color="auto"/>
            <w:right w:val="none" w:sz="0" w:space="0" w:color="auto"/>
          </w:divBdr>
        </w:div>
        <w:div w:id="800467051">
          <w:marLeft w:val="0"/>
          <w:marRight w:val="0"/>
          <w:marTop w:val="0"/>
          <w:marBottom w:val="0"/>
          <w:divBdr>
            <w:top w:val="none" w:sz="0" w:space="0" w:color="auto"/>
            <w:left w:val="none" w:sz="0" w:space="0" w:color="auto"/>
            <w:bottom w:val="none" w:sz="0" w:space="0" w:color="auto"/>
            <w:right w:val="none" w:sz="0" w:space="0" w:color="auto"/>
          </w:divBdr>
        </w:div>
        <w:div w:id="803617314">
          <w:marLeft w:val="0"/>
          <w:marRight w:val="0"/>
          <w:marTop w:val="0"/>
          <w:marBottom w:val="0"/>
          <w:divBdr>
            <w:top w:val="none" w:sz="0" w:space="0" w:color="auto"/>
            <w:left w:val="none" w:sz="0" w:space="0" w:color="auto"/>
            <w:bottom w:val="none" w:sz="0" w:space="0" w:color="auto"/>
            <w:right w:val="none" w:sz="0" w:space="0" w:color="auto"/>
          </w:divBdr>
        </w:div>
        <w:div w:id="805657311">
          <w:marLeft w:val="0"/>
          <w:marRight w:val="0"/>
          <w:marTop w:val="0"/>
          <w:marBottom w:val="0"/>
          <w:divBdr>
            <w:top w:val="none" w:sz="0" w:space="0" w:color="auto"/>
            <w:left w:val="none" w:sz="0" w:space="0" w:color="auto"/>
            <w:bottom w:val="none" w:sz="0" w:space="0" w:color="auto"/>
            <w:right w:val="none" w:sz="0" w:space="0" w:color="auto"/>
          </w:divBdr>
        </w:div>
        <w:div w:id="807748323">
          <w:marLeft w:val="0"/>
          <w:marRight w:val="0"/>
          <w:marTop w:val="0"/>
          <w:marBottom w:val="0"/>
          <w:divBdr>
            <w:top w:val="none" w:sz="0" w:space="0" w:color="auto"/>
            <w:left w:val="none" w:sz="0" w:space="0" w:color="auto"/>
            <w:bottom w:val="none" w:sz="0" w:space="0" w:color="auto"/>
            <w:right w:val="none" w:sz="0" w:space="0" w:color="auto"/>
          </w:divBdr>
        </w:div>
        <w:div w:id="810749758">
          <w:marLeft w:val="0"/>
          <w:marRight w:val="0"/>
          <w:marTop w:val="0"/>
          <w:marBottom w:val="0"/>
          <w:divBdr>
            <w:top w:val="none" w:sz="0" w:space="0" w:color="auto"/>
            <w:left w:val="none" w:sz="0" w:space="0" w:color="auto"/>
            <w:bottom w:val="none" w:sz="0" w:space="0" w:color="auto"/>
            <w:right w:val="none" w:sz="0" w:space="0" w:color="auto"/>
          </w:divBdr>
        </w:div>
        <w:div w:id="816458519">
          <w:marLeft w:val="0"/>
          <w:marRight w:val="0"/>
          <w:marTop w:val="0"/>
          <w:marBottom w:val="0"/>
          <w:divBdr>
            <w:top w:val="none" w:sz="0" w:space="0" w:color="auto"/>
            <w:left w:val="none" w:sz="0" w:space="0" w:color="auto"/>
            <w:bottom w:val="none" w:sz="0" w:space="0" w:color="auto"/>
            <w:right w:val="none" w:sz="0" w:space="0" w:color="auto"/>
          </w:divBdr>
        </w:div>
        <w:div w:id="818303260">
          <w:marLeft w:val="0"/>
          <w:marRight w:val="0"/>
          <w:marTop w:val="0"/>
          <w:marBottom w:val="0"/>
          <w:divBdr>
            <w:top w:val="none" w:sz="0" w:space="0" w:color="auto"/>
            <w:left w:val="none" w:sz="0" w:space="0" w:color="auto"/>
            <w:bottom w:val="none" w:sz="0" w:space="0" w:color="auto"/>
            <w:right w:val="none" w:sz="0" w:space="0" w:color="auto"/>
          </w:divBdr>
        </w:div>
        <w:div w:id="819272088">
          <w:marLeft w:val="0"/>
          <w:marRight w:val="0"/>
          <w:marTop w:val="0"/>
          <w:marBottom w:val="0"/>
          <w:divBdr>
            <w:top w:val="none" w:sz="0" w:space="0" w:color="auto"/>
            <w:left w:val="none" w:sz="0" w:space="0" w:color="auto"/>
            <w:bottom w:val="none" w:sz="0" w:space="0" w:color="auto"/>
            <w:right w:val="none" w:sz="0" w:space="0" w:color="auto"/>
          </w:divBdr>
        </w:div>
        <w:div w:id="820655620">
          <w:marLeft w:val="0"/>
          <w:marRight w:val="0"/>
          <w:marTop w:val="0"/>
          <w:marBottom w:val="0"/>
          <w:divBdr>
            <w:top w:val="none" w:sz="0" w:space="0" w:color="auto"/>
            <w:left w:val="none" w:sz="0" w:space="0" w:color="auto"/>
            <w:bottom w:val="none" w:sz="0" w:space="0" w:color="auto"/>
            <w:right w:val="none" w:sz="0" w:space="0" w:color="auto"/>
          </w:divBdr>
        </w:div>
        <w:div w:id="820847407">
          <w:marLeft w:val="0"/>
          <w:marRight w:val="0"/>
          <w:marTop w:val="0"/>
          <w:marBottom w:val="0"/>
          <w:divBdr>
            <w:top w:val="none" w:sz="0" w:space="0" w:color="auto"/>
            <w:left w:val="none" w:sz="0" w:space="0" w:color="auto"/>
            <w:bottom w:val="none" w:sz="0" w:space="0" w:color="auto"/>
            <w:right w:val="none" w:sz="0" w:space="0" w:color="auto"/>
          </w:divBdr>
        </w:div>
        <w:div w:id="824709741">
          <w:marLeft w:val="0"/>
          <w:marRight w:val="0"/>
          <w:marTop w:val="0"/>
          <w:marBottom w:val="0"/>
          <w:divBdr>
            <w:top w:val="none" w:sz="0" w:space="0" w:color="auto"/>
            <w:left w:val="none" w:sz="0" w:space="0" w:color="auto"/>
            <w:bottom w:val="none" w:sz="0" w:space="0" w:color="auto"/>
            <w:right w:val="none" w:sz="0" w:space="0" w:color="auto"/>
          </w:divBdr>
        </w:div>
        <w:div w:id="825323329">
          <w:marLeft w:val="0"/>
          <w:marRight w:val="0"/>
          <w:marTop w:val="0"/>
          <w:marBottom w:val="0"/>
          <w:divBdr>
            <w:top w:val="none" w:sz="0" w:space="0" w:color="auto"/>
            <w:left w:val="none" w:sz="0" w:space="0" w:color="auto"/>
            <w:bottom w:val="none" w:sz="0" w:space="0" w:color="auto"/>
            <w:right w:val="none" w:sz="0" w:space="0" w:color="auto"/>
          </w:divBdr>
        </w:div>
        <w:div w:id="826941169">
          <w:marLeft w:val="0"/>
          <w:marRight w:val="0"/>
          <w:marTop w:val="0"/>
          <w:marBottom w:val="0"/>
          <w:divBdr>
            <w:top w:val="none" w:sz="0" w:space="0" w:color="auto"/>
            <w:left w:val="none" w:sz="0" w:space="0" w:color="auto"/>
            <w:bottom w:val="none" w:sz="0" w:space="0" w:color="auto"/>
            <w:right w:val="none" w:sz="0" w:space="0" w:color="auto"/>
          </w:divBdr>
        </w:div>
        <w:div w:id="837306441">
          <w:marLeft w:val="0"/>
          <w:marRight w:val="0"/>
          <w:marTop w:val="0"/>
          <w:marBottom w:val="0"/>
          <w:divBdr>
            <w:top w:val="none" w:sz="0" w:space="0" w:color="auto"/>
            <w:left w:val="none" w:sz="0" w:space="0" w:color="auto"/>
            <w:bottom w:val="none" w:sz="0" w:space="0" w:color="auto"/>
            <w:right w:val="none" w:sz="0" w:space="0" w:color="auto"/>
          </w:divBdr>
        </w:div>
        <w:div w:id="838809452">
          <w:marLeft w:val="0"/>
          <w:marRight w:val="0"/>
          <w:marTop w:val="0"/>
          <w:marBottom w:val="0"/>
          <w:divBdr>
            <w:top w:val="none" w:sz="0" w:space="0" w:color="auto"/>
            <w:left w:val="none" w:sz="0" w:space="0" w:color="auto"/>
            <w:bottom w:val="none" w:sz="0" w:space="0" w:color="auto"/>
            <w:right w:val="none" w:sz="0" w:space="0" w:color="auto"/>
          </w:divBdr>
        </w:div>
        <w:div w:id="841092230">
          <w:marLeft w:val="0"/>
          <w:marRight w:val="0"/>
          <w:marTop w:val="0"/>
          <w:marBottom w:val="0"/>
          <w:divBdr>
            <w:top w:val="none" w:sz="0" w:space="0" w:color="auto"/>
            <w:left w:val="none" w:sz="0" w:space="0" w:color="auto"/>
            <w:bottom w:val="none" w:sz="0" w:space="0" w:color="auto"/>
            <w:right w:val="none" w:sz="0" w:space="0" w:color="auto"/>
          </w:divBdr>
        </w:div>
        <w:div w:id="845286519">
          <w:marLeft w:val="0"/>
          <w:marRight w:val="0"/>
          <w:marTop w:val="0"/>
          <w:marBottom w:val="0"/>
          <w:divBdr>
            <w:top w:val="none" w:sz="0" w:space="0" w:color="auto"/>
            <w:left w:val="none" w:sz="0" w:space="0" w:color="auto"/>
            <w:bottom w:val="none" w:sz="0" w:space="0" w:color="auto"/>
            <w:right w:val="none" w:sz="0" w:space="0" w:color="auto"/>
          </w:divBdr>
        </w:div>
        <w:div w:id="847870656">
          <w:marLeft w:val="0"/>
          <w:marRight w:val="0"/>
          <w:marTop w:val="0"/>
          <w:marBottom w:val="0"/>
          <w:divBdr>
            <w:top w:val="none" w:sz="0" w:space="0" w:color="auto"/>
            <w:left w:val="none" w:sz="0" w:space="0" w:color="auto"/>
            <w:bottom w:val="none" w:sz="0" w:space="0" w:color="auto"/>
            <w:right w:val="none" w:sz="0" w:space="0" w:color="auto"/>
          </w:divBdr>
        </w:div>
        <w:div w:id="855189585">
          <w:marLeft w:val="0"/>
          <w:marRight w:val="0"/>
          <w:marTop w:val="0"/>
          <w:marBottom w:val="0"/>
          <w:divBdr>
            <w:top w:val="none" w:sz="0" w:space="0" w:color="auto"/>
            <w:left w:val="none" w:sz="0" w:space="0" w:color="auto"/>
            <w:bottom w:val="none" w:sz="0" w:space="0" w:color="auto"/>
            <w:right w:val="none" w:sz="0" w:space="0" w:color="auto"/>
          </w:divBdr>
        </w:div>
        <w:div w:id="856043813">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860361253">
          <w:marLeft w:val="0"/>
          <w:marRight w:val="0"/>
          <w:marTop w:val="0"/>
          <w:marBottom w:val="0"/>
          <w:divBdr>
            <w:top w:val="none" w:sz="0" w:space="0" w:color="auto"/>
            <w:left w:val="none" w:sz="0" w:space="0" w:color="auto"/>
            <w:bottom w:val="none" w:sz="0" w:space="0" w:color="auto"/>
            <w:right w:val="none" w:sz="0" w:space="0" w:color="auto"/>
          </w:divBdr>
        </w:div>
        <w:div w:id="860584046">
          <w:marLeft w:val="0"/>
          <w:marRight w:val="0"/>
          <w:marTop w:val="0"/>
          <w:marBottom w:val="0"/>
          <w:divBdr>
            <w:top w:val="none" w:sz="0" w:space="0" w:color="auto"/>
            <w:left w:val="none" w:sz="0" w:space="0" w:color="auto"/>
            <w:bottom w:val="none" w:sz="0" w:space="0" w:color="auto"/>
            <w:right w:val="none" w:sz="0" w:space="0" w:color="auto"/>
          </w:divBdr>
        </w:div>
        <w:div w:id="862208898">
          <w:marLeft w:val="0"/>
          <w:marRight w:val="0"/>
          <w:marTop w:val="0"/>
          <w:marBottom w:val="0"/>
          <w:divBdr>
            <w:top w:val="none" w:sz="0" w:space="0" w:color="auto"/>
            <w:left w:val="none" w:sz="0" w:space="0" w:color="auto"/>
            <w:bottom w:val="none" w:sz="0" w:space="0" w:color="auto"/>
            <w:right w:val="none" w:sz="0" w:space="0" w:color="auto"/>
          </w:divBdr>
        </w:div>
        <w:div w:id="863444972">
          <w:marLeft w:val="0"/>
          <w:marRight w:val="0"/>
          <w:marTop w:val="0"/>
          <w:marBottom w:val="0"/>
          <w:divBdr>
            <w:top w:val="none" w:sz="0" w:space="0" w:color="auto"/>
            <w:left w:val="none" w:sz="0" w:space="0" w:color="auto"/>
            <w:bottom w:val="none" w:sz="0" w:space="0" w:color="auto"/>
            <w:right w:val="none" w:sz="0" w:space="0" w:color="auto"/>
          </w:divBdr>
        </w:div>
        <w:div w:id="863860022">
          <w:marLeft w:val="0"/>
          <w:marRight w:val="0"/>
          <w:marTop w:val="0"/>
          <w:marBottom w:val="0"/>
          <w:divBdr>
            <w:top w:val="none" w:sz="0" w:space="0" w:color="auto"/>
            <w:left w:val="none" w:sz="0" w:space="0" w:color="auto"/>
            <w:bottom w:val="none" w:sz="0" w:space="0" w:color="auto"/>
            <w:right w:val="none" w:sz="0" w:space="0" w:color="auto"/>
          </w:divBdr>
        </w:div>
        <w:div w:id="864447509">
          <w:marLeft w:val="0"/>
          <w:marRight w:val="0"/>
          <w:marTop w:val="0"/>
          <w:marBottom w:val="0"/>
          <w:divBdr>
            <w:top w:val="none" w:sz="0" w:space="0" w:color="auto"/>
            <w:left w:val="none" w:sz="0" w:space="0" w:color="auto"/>
            <w:bottom w:val="none" w:sz="0" w:space="0" w:color="auto"/>
            <w:right w:val="none" w:sz="0" w:space="0" w:color="auto"/>
          </w:divBdr>
        </w:div>
        <w:div w:id="870142905">
          <w:marLeft w:val="0"/>
          <w:marRight w:val="0"/>
          <w:marTop w:val="0"/>
          <w:marBottom w:val="0"/>
          <w:divBdr>
            <w:top w:val="none" w:sz="0" w:space="0" w:color="auto"/>
            <w:left w:val="none" w:sz="0" w:space="0" w:color="auto"/>
            <w:bottom w:val="none" w:sz="0" w:space="0" w:color="auto"/>
            <w:right w:val="none" w:sz="0" w:space="0" w:color="auto"/>
          </w:divBdr>
        </w:div>
        <w:div w:id="879315802">
          <w:marLeft w:val="0"/>
          <w:marRight w:val="0"/>
          <w:marTop w:val="0"/>
          <w:marBottom w:val="0"/>
          <w:divBdr>
            <w:top w:val="none" w:sz="0" w:space="0" w:color="auto"/>
            <w:left w:val="none" w:sz="0" w:space="0" w:color="auto"/>
            <w:bottom w:val="none" w:sz="0" w:space="0" w:color="auto"/>
            <w:right w:val="none" w:sz="0" w:space="0" w:color="auto"/>
          </w:divBdr>
        </w:div>
        <w:div w:id="883366768">
          <w:marLeft w:val="0"/>
          <w:marRight w:val="0"/>
          <w:marTop w:val="0"/>
          <w:marBottom w:val="0"/>
          <w:divBdr>
            <w:top w:val="none" w:sz="0" w:space="0" w:color="auto"/>
            <w:left w:val="none" w:sz="0" w:space="0" w:color="auto"/>
            <w:bottom w:val="none" w:sz="0" w:space="0" w:color="auto"/>
            <w:right w:val="none" w:sz="0" w:space="0" w:color="auto"/>
          </w:divBdr>
        </w:div>
        <w:div w:id="891886621">
          <w:marLeft w:val="0"/>
          <w:marRight w:val="0"/>
          <w:marTop w:val="0"/>
          <w:marBottom w:val="0"/>
          <w:divBdr>
            <w:top w:val="none" w:sz="0" w:space="0" w:color="auto"/>
            <w:left w:val="none" w:sz="0" w:space="0" w:color="auto"/>
            <w:bottom w:val="none" w:sz="0" w:space="0" w:color="auto"/>
            <w:right w:val="none" w:sz="0" w:space="0" w:color="auto"/>
          </w:divBdr>
        </w:div>
        <w:div w:id="907114904">
          <w:marLeft w:val="0"/>
          <w:marRight w:val="0"/>
          <w:marTop w:val="0"/>
          <w:marBottom w:val="0"/>
          <w:divBdr>
            <w:top w:val="none" w:sz="0" w:space="0" w:color="auto"/>
            <w:left w:val="none" w:sz="0" w:space="0" w:color="auto"/>
            <w:bottom w:val="none" w:sz="0" w:space="0" w:color="auto"/>
            <w:right w:val="none" w:sz="0" w:space="0" w:color="auto"/>
          </w:divBdr>
        </w:div>
        <w:div w:id="907694770">
          <w:marLeft w:val="0"/>
          <w:marRight w:val="0"/>
          <w:marTop w:val="0"/>
          <w:marBottom w:val="0"/>
          <w:divBdr>
            <w:top w:val="none" w:sz="0" w:space="0" w:color="auto"/>
            <w:left w:val="none" w:sz="0" w:space="0" w:color="auto"/>
            <w:bottom w:val="none" w:sz="0" w:space="0" w:color="auto"/>
            <w:right w:val="none" w:sz="0" w:space="0" w:color="auto"/>
          </w:divBdr>
        </w:div>
        <w:div w:id="911739055">
          <w:marLeft w:val="0"/>
          <w:marRight w:val="0"/>
          <w:marTop w:val="0"/>
          <w:marBottom w:val="0"/>
          <w:divBdr>
            <w:top w:val="none" w:sz="0" w:space="0" w:color="auto"/>
            <w:left w:val="none" w:sz="0" w:space="0" w:color="auto"/>
            <w:bottom w:val="none" w:sz="0" w:space="0" w:color="auto"/>
            <w:right w:val="none" w:sz="0" w:space="0" w:color="auto"/>
          </w:divBdr>
        </w:div>
        <w:div w:id="912158793">
          <w:marLeft w:val="0"/>
          <w:marRight w:val="0"/>
          <w:marTop w:val="0"/>
          <w:marBottom w:val="0"/>
          <w:divBdr>
            <w:top w:val="none" w:sz="0" w:space="0" w:color="auto"/>
            <w:left w:val="none" w:sz="0" w:space="0" w:color="auto"/>
            <w:bottom w:val="none" w:sz="0" w:space="0" w:color="auto"/>
            <w:right w:val="none" w:sz="0" w:space="0" w:color="auto"/>
          </w:divBdr>
        </w:div>
        <w:div w:id="917062264">
          <w:marLeft w:val="0"/>
          <w:marRight w:val="0"/>
          <w:marTop w:val="0"/>
          <w:marBottom w:val="0"/>
          <w:divBdr>
            <w:top w:val="none" w:sz="0" w:space="0" w:color="auto"/>
            <w:left w:val="none" w:sz="0" w:space="0" w:color="auto"/>
            <w:bottom w:val="none" w:sz="0" w:space="0" w:color="auto"/>
            <w:right w:val="none" w:sz="0" w:space="0" w:color="auto"/>
          </w:divBdr>
        </w:div>
        <w:div w:id="925847784">
          <w:marLeft w:val="0"/>
          <w:marRight w:val="0"/>
          <w:marTop w:val="0"/>
          <w:marBottom w:val="0"/>
          <w:divBdr>
            <w:top w:val="none" w:sz="0" w:space="0" w:color="auto"/>
            <w:left w:val="none" w:sz="0" w:space="0" w:color="auto"/>
            <w:bottom w:val="none" w:sz="0" w:space="0" w:color="auto"/>
            <w:right w:val="none" w:sz="0" w:space="0" w:color="auto"/>
          </w:divBdr>
        </w:div>
        <w:div w:id="930891993">
          <w:marLeft w:val="0"/>
          <w:marRight w:val="0"/>
          <w:marTop w:val="0"/>
          <w:marBottom w:val="0"/>
          <w:divBdr>
            <w:top w:val="none" w:sz="0" w:space="0" w:color="auto"/>
            <w:left w:val="none" w:sz="0" w:space="0" w:color="auto"/>
            <w:bottom w:val="none" w:sz="0" w:space="0" w:color="auto"/>
            <w:right w:val="none" w:sz="0" w:space="0" w:color="auto"/>
          </w:divBdr>
        </w:div>
        <w:div w:id="933250732">
          <w:marLeft w:val="0"/>
          <w:marRight w:val="0"/>
          <w:marTop w:val="0"/>
          <w:marBottom w:val="0"/>
          <w:divBdr>
            <w:top w:val="none" w:sz="0" w:space="0" w:color="auto"/>
            <w:left w:val="none" w:sz="0" w:space="0" w:color="auto"/>
            <w:bottom w:val="none" w:sz="0" w:space="0" w:color="auto"/>
            <w:right w:val="none" w:sz="0" w:space="0" w:color="auto"/>
          </w:divBdr>
        </w:div>
        <w:div w:id="935870933">
          <w:marLeft w:val="0"/>
          <w:marRight w:val="0"/>
          <w:marTop w:val="0"/>
          <w:marBottom w:val="0"/>
          <w:divBdr>
            <w:top w:val="none" w:sz="0" w:space="0" w:color="auto"/>
            <w:left w:val="none" w:sz="0" w:space="0" w:color="auto"/>
            <w:bottom w:val="none" w:sz="0" w:space="0" w:color="auto"/>
            <w:right w:val="none" w:sz="0" w:space="0" w:color="auto"/>
          </w:divBdr>
        </w:div>
        <w:div w:id="936055610">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947659869">
          <w:marLeft w:val="0"/>
          <w:marRight w:val="0"/>
          <w:marTop w:val="0"/>
          <w:marBottom w:val="0"/>
          <w:divBdr>
            <w:top w:val="none" w:sz="0" w:space="0" w:color="auto"/>
            <w:left w:val="none" w:sz="0" w:space="0" w:color="auto"/>
            <w:bottom w:val="none" w:sz="0" w:space="0" w:color="auto"/>
            <w:right w:val="none" w:sz="0" w:space="0" w:color="auto"/>
          </w:divBdr>
        </w:div>
        <w:div w:id="952129187">
          <w:marLeft w:val="0"/>
          <w:marRight w:val="0"/>
          <w:marTop w:val="0"/>
          <w:marBottom w:val="0"/>
          <w:divBdr>
            <w:top w:val="none" w:sz="0" w:space="0" w:color="auto"/>
            <w:left w:val="none" w:sz="0" w:space="0" w:color="auto"/>
            <w:bottom w:val="none" w:sz="0" w:space="0" w:color="auto"/>
            <w:right w:val="none" w:sz="0" w:space="0" w:color="auto"/>
          </w:divBdr>
        </w:div>
        <w:div w:id="954945490">
          <w:marLeft w:val="0"/>
          <w:marRight w:val="0"/>
          <w:marTop w:val="0"/>
          <w:marBottom w:val="0"/>
          <w:divBdr>
            <w:top w:val="none" w:sz="0" w:space="0" w:color="auto"/>
            <w:left w:val="none" w:sz="0" w:space="0" w:color="auto"/>
            <w:bottom w:val="none" w:sz="0" w:space="0" w:color="auto"/>
            <w:right w:val="none" w:sz="0" w:space="0" w:color="auto"/>
          </w:divBdr>
        </w:div>
        <w:div w:id="958025617">
          <w:marLeft w:val="0"/>
          <w:marRight w:val="0"/>
          <w:marTop w:val="0"/>
          <w:marBottom w:val="0"/>
          <w:divBdr>
            <w:top w:val="none" w:sz="0" w:space="0" w:color="auto"/>
            <w:left w:val="none" w:sz="0" w:space="0" w:color="auto"/>
            <w:bottom w:val="none" w:sz="0" w:space="0" w:color="auto"/>
            <w:right w:val="none" w:sz="0" w:space="0" w:color="auto"/>
          </w:divBdr>
        </w:div>
        <w:div w:id="960958219">
          <w:marLeft w:val="0"/>
          <w:marRight w:val="0"/>
          <w:marTop w:val="0"/>
          <w:marBottom w:val="0"/>
          <w:divBdr>
            <w:top w:val="none" w:sz="0" w:space="0" w:color="auto"/>
            <w:left w:val="none" w:sz="0" w:space="0" w:color="auto"/>
            <w:bottom w:val="none" w:sz="0" w:space="0" w:color="auto"/>
            <w:right w:val="none" w:sz="0" w:space="0" w:color="auto"/>
          </w:divBdr>
        </w:div>
        <w:div w:id="966930983">
          <w:marLeft w:val="0"/>
          <w:marRight w:val="0"/>
          <w:marTop w:val="0"/>
          <w:marBottom w:val="0"/>
          <w:divBdr>
            <w:top w:val="none" w:sz="0" w:space="0" w:color="auto"/>
            <w:left w:val="none" w:sz="0" w:space="0" w:color="auto"/>
            <w:bottom w:val="none" w:sz="0" w:space="0" w:color="auto"/>
            <w:right w:val="none" w:sz="0" w:space="0" w:color="auto"/>
          </w:divBdr>
        </w:div>
        <w:div w:id="968121288">
          <w:marLeft w:val="0"/>
          <w:marRight w:val="0"/>
          <w:marTop w:val="0"/>
          <w:marBottom w:val="0"/>
          <w:divBdr>
            <w:top w:val="none" w:sz="0" w:space="0" w:color="auto"/>
            <w:left w:val="none" w:sz="0" w:space="0" w:color="auto"/>
            <w:bottom w:val="none" w:sz="0" w:space="0" w:color="auto"/>
            <w:right w:val="none" w:sz="0" w:space="0" w:color="auto"/>
          </w:divBdr>
        </w:div>
        <w:div w:id="968244150">
          <w:marLeft w:val="0"/>
          <w:marRight w:val="0"/>
          <w:marTop w:val="0"/>
          <w:marBottom w:val="0"/>
          <w:divBdr>
            <w:top w:val="none" w:sz="0" w:space="0" w:color="auto"/>
            <w:left w:val="none" w:sz="0" w:space="0" w:color="auto"/>
            <w:bottom w:val="none" w:sz="0" w:space="0" w:color="auto"/>
            <w:right w:val="none" w:sz="0" w:space="0" w:color="auto"/>
          </w:divBdr>
        </w:div>
        <w:div w:id="971130267">
          <w:marLeft w:val="0"/>
          <w:marRight w:val="0"/>
          <w:marTop w:val="0"/>
          <w:marBottom w:val="0"/>
          <w:divBdr>
            <w:top w:val="none" w:sz="0" w:space="0" w:color="auto"/>
            <w:left w:val="none" w:sz="0" w:space="0" w:color="auto"/>
            <w:bottom w:val="none" w:sz="0" w:space="0" w:color="auto"/>
            <w:right w:val="none" w:sz="0" w:space="0" w:color="auto"/>
          </w:divBdr>
        </w:div>
        <w:div w:id="977342543">
          <w:marLeft w:val="0"/>
          <w:marRight w:val="0"/>
          <w:marTop w:val="0"/>
          <w:marBottom w:val="0"/>
          <w:divBdr>
            <w:top w:val="none" w:sz="0" w:space="0" w:color="auto"/>
            <w:left w:val="none" w:sz="0" w:space="0" w:color="auto"/>
            <w:bottom w:val="none" w:sz="0" w:space="0" w:color="auto"/>
            <w:right w:val="none" w:sz="0" w:space="0" w:color="auto"/>
          </w:divBdr>
        </w:div>
        <w:div w:id="978340534">
          <w:marLeft w:val="0"/>
          <w:marRight w:val="0"/>
          <w:marTop w:val="0"/>
          <w:marBottom w:val="0"/>
          <w:divBdr>
            <w:top w:val="none" w:sz="0" w:space="0" w:color="auto"/>
            <w:left w:val="none" w:sz="0" w:space="0" w:color="auto"/>
            <w:bottom w:val="none" w:sz="0" w:space="0" w:color="auto"/>
            <w:right w:val="none" w:sz="0" w:space="0" w:color="auto"/>
          </w:divBdr>
        </w:div>
        <w:div w:id="983777281">
          <w:marLeft w:val="0"/>
          <w:marRight w:val="0"/>
          <w:marTop w:val="0"/>
          <w:marBottom w:val="0"/>
          <w:divBdr>
            <w:top w:val="none" w:sz="0" w:space="0" w:color="auto"/>
            <w:left w:val="none" w:sz="0" w:space="0" w:color="auto"/>
            <w:bottom w:val="none" w:sz="0" w:space="0" w:color="auto"/>
            <w:right w:val="none" w:sz="0" w:space="0" w:color="auto"/>
          </w:divBdr>
        </w:div>
        <w:div w:id="985821877">
          <w:marLeft w:val="0"/>
          <w:marRight w:val="0"/>
          <w:marTop w:val="0"/>
          <w:marBottom w:val="0"/>
          <w:divBdr>
            <w:top w:val="none" w:sz="0" w:space="0" w:color="auto"/>
            <w:left w:val="none" w:sz="0" w:space="0" w:color="auto"/>
            <w:bottom w:val="none" w:sz="0" w:space="0" w:color="auto"/>
            <w:right w:val="none" w:sz="0" w:space="0" w:color="auto"/>
          </w:divBdr>
        </w:div>
        <w:div w:id="994645936">
          <w:marLeft w:val="0"/>
          <w:marRight w:val="0"/>
          <w:marTop w:val="0"/>
          <w:marBottom w:val="0"/>
          <w:divBdr>
            <w:top w:val="none" w:sz="0" w:space="0" w:color="auto"/>
            <w:left w:val="none" w:sz="0" w:space="0" w:color="auto"/>
            <w:bottom w:val="none" w:sz="0" w:space="0" w:color="auto"/>
            <w:right w:val="none" w:sz="0" w:space="0" w:color="auto"/>
          </w:divBdr>
        </w:div>
        <w:div w:id="996108349">
          <w:marLeft w:val="0"/>
          <w:marRight w:val="0"/>
          <w:marTop w:val="0"/>
          <w:marBottom w:val="0"/>
          <w:divBdr>
            <w:top w:val="none" w:sz="0" w:space="0" w:color="auto"/>
            <w:left w:val="none" w:sz="0" w:space="0" w:color="auto"/>
            <w:bottom w:val="none" w:sz="0" w:space="0" w:color="auto"/>
            <w:right w:val="none" w:sz="0" w:space="0" w:color="auto"/>
          </w:divBdr>
        </w:div>
        <w:div w:id="996494079">
          <w:marLeft w:val="0"/>
          <w:marRight w:val="0"/>
          <w:marTop w:val="0"/>
          <w:marBottom w:val="0"/>
          <w:divBdr>
            <w:top w:val="none" w:sz="0" w:space="0" w:color="auto"/>
            <w:left w:val="none" w:sz="0" w:space="0" w:color="auto"/>
            <w:bottom w:val="none" w:sz="0" w:space="0" w:color="auto"/>
            <w:right w:val="none" w:sz="0" w:space="0" w:color="auto"/>
          </w:divBdr>
        </w:div>
        <w:div w:id="1004817156">
          <w:marLeft w:val="0"/>
          <w:marRight w:val="0"/>
          <w:marTop w:val="0"/>
          <w:marBottom w:val="0"/>
          <w:divBdr>
            <w:top w:val="none" w:sz="0" w:space="0" w:color="auto"/>
            <w:left w:val="none" w:sz="0" w:space="0" w:color="auto"/>
            <w:bottom w:val="none" w:sz="0" w:space="0" w:color="auto"/>
            <w:right w:val="none" w:sz="0" w:space="0" w:color="auto"/>
          </w:divBdr>
        </w:div>
        <w:div w:id="1007362506">
          <w:marLeft w:val="0"/>
          <w:marRight w:val="0"/>
          <w:marTop w:val="0"/>
          <w:marBottom w:val="0"/>
          <w:divBdr>
            <w:top w:val="none" w:sz="0" w:space="0" w:color="auto"/>
            <w:left w:val="none" w:sz="0" w:space="0" w:color="auto"/>
            <w:bottom w:val="none" w:sz="0" w:space="0" w:color="auto"/>
            <w:right w:val="none" w:sz="0" w:space="0" w:color="auto"/>
          </w:divBdr>
        </w:div>
        <w:div w:id="1014306177">
          <w:marLeft w:val="0"/>
          <w:marRight w:val="0"/>
          <w:marTop w:val="0"/>
          <w:marBottom w:val="0"/>
          <w:divBdr>
            <w:top w:val="none" w:sz="0" w:space="0" w:color="auto"/>
            <w:left w:val="none" w:sz="0" w:space="0" w:color="auto"/>
            <w:bottom w:val="none" w:sz="0" w:space="0" w:color="auto"/>
            <w:right w:val="none" w:sz="0" w:space="0" w:color="auto"/>
          </w:divBdr>
        </w:div>
        <w:div w:id="1014918103">
          <w:marLeft w:val="0"/>
          <w:marRight w:val="0"/>
          <w:marTop w:val="0"/>
          <w:marBottom w:val="0"/>
          <w:divBdr>
            <w:top w:val="none" w:sz="0" w:space="0" w:color="auto"/>
            <w:left w:val="none" w:sz="0" w:space="0" w:color="auto"/>
            <w:bottom w:val="none" w:sz="0" w:space="0" w:color="auto"/>
            <w:right w:val="none" w:sz="0" w:space="0" w:color="auto"/>
          </w:divBdr>
        </w:div>
        <w:div w:id="1019041053">
          <w:marLeft w:val="0"/>
          <w:marRight w:val="0"/>
          <w:marTop w:val="0"/>
          <w:marBottom w:val="0"/>
          <w:divBdr>
            <w:top w:val="none" w:sz="0" w:space="0" w:color="auto"/>
            <w:left w:val="none" w:sz="0" w:space="0" w:color="auto"/>
            <w:bottom w:val="none" w:sz="0" w:space="0" w:color="auto"/>
            <w:right w:val="none" w:sz="0" w:space="0" w:color="auto"/>
          </w:divBdr>
        </w:div>
        <w:div w:id="1030649037">
          <w:marLeft w:val="0"/>
          <w:marRight w:val="0"/>
          <w:marTop w:val="0"/>
          <w:marBottom w:val="0"/>
          <w:divBdr>
            <w:top w:val="none" w:sz="0" w:space="0" w:color="auto"/>
            <w:left w:val="none" w:sz="0" w:space="0" w:color="auto"/>
            <w:bottom w:val="none" w:sz="0" w:space="0" w:color="auto"/>
            <w:right w:val="none" w:sz="0" w:space="0" w:color="auto"/>
          </w:divBdr>
        </w:div>
        <w:div w:id="1032146058">
          <w:marLeft w:val="0"/>
          <w:marRight w:val="0"/>
          <w:marTop w:val="0"/>
          <w:marBottom w:val="0"/>
          <w:divBdr>
            <w:top w:val="none" w:sz="0" w:space="0" w:color="auto"/>
            <w:left w:val="none" w:sz="0" w:space="0" w:color="auto"/>
            <w:bottom w:val="none" w:sz="0" w:space="0" w:color="auto"/>
            <w:right w:val="none" w:sz="0" w:space="0" w:color="auto"/>
          </w:divBdr>
        </w:div>
        <w:div w:id="1032224558">
          <w:marLeft w:val="0"/>
          <w:marRight w:val="0"/>
          <w:marTop w:val="0"/>
          <w:marBottom w:val="0"/>
          <w:divBdr>
            <w:top w:val="none" w:sz="0" w:space="0" w:color="auto"/>
            <w:left w:val="none" w:sz="0" w:space="0" w:color="auto"/>
            <w:bottom w:val="none" w:sz="0" w:space="0" w:color="auto"/>
            <w:right w:val="none" w:sz="0" w:space="0" w:color="auto"/>
          </w:divBdr>
        </w:div>
        <w:div w:id="1032344463">
          <w:marLeft w:val="0"/>
          <w:marRight w:val="0"/>
          <w:marTop w:val="0"/>
          <w:marBottom w:val="0"/>
          <w:divBdr>
            <w:top w:val="none" w:sz="0" w:space="0" w:color="auto"/>
            <w:left w:val="none" w:sz="0" w:space="0" w:color="auto"/>
            <w:bottom w:val="none" w:sz="0" w:space="0" w:color="auto"/>
            <w:right w:val="none" w:sz="0" w:space="0" w:color="auto"/>
          </w:divBdr>
        </w:div>
        <w:div w:id="1035813056">
          <w:marLeft w:val="0"/>
          <w:marRight w:val="0"/>
          <w:marTop w:val="0"/>
          <w:marBottom w:val="0"/>
          <w:divBdr>
            <w:top w:val="none" w:sz="0" w:space="0" w:color="auto"/>
            <w:left w:val="none" w:sz="0" w:space="0" w:color="auto"/>
            <w:bottom w:val="none" w:sz="0" w:space="0" w:color="auto"/>
            <w:right w:val="none" w:sz="0" w:space="0" w:color="auto"/>
          </w:divBdr>
        </w:div>
        <w:div w:id="1041444208">
          <w:marLeft w:val="0"/>
          <w:marRight w:val="0"/>
          <w:marTop w:val="0"/>
          <w:marBottom w:val="0"/>
          <w:divBdr>
            <w:top w:val="none" w:sz="0" w:space="0" w:color="auto"/>
            <w:left w:val="none" w:sz="0" w:space="0" w:color="auto"/>
            <w:bottom w:val="none" w:sz="0" w:space="0" w:color="auto"/>
            <w:right w:val="none" w:sz="0" w:space="0" w:color="auto"/>
          </w:divBdr>
        </w:div>
        <w:div w:id="1043675292">
          <w:marLeft w:val="0"/>
          <w:marRight w:val="0"/>
          <w:marTop w:val="0"/>
          <w:marBottom w:val="0"/>
          <w:divBdr>
            <w:top w:val="none" w:sz="0" w:space="0" w:color="auto"/>
            <w:left w:val="none" w:sz="0" w:space="0" w:color="auto"/>
            <w:bottom w:val="none" w:sz="0" w:space="0" w:color="auto"/>
            <w:right w:val="none" w:sz="0" w:space="0" w:color="auto"/>
          </w:divBdr>
        </w:div>
        <w:div w:id="1044450841">
          <w:marLeft w:val="0"/>
          <w:marRight w:val="0"/>
          <w:marTop w:val="0"/>
          <w:marBottom w:val="0"/>
          <w:divBdr>
            <w:top w:val="none" w:sz="0" w:space="0" w:color="auto"/>
            <w:left w:val="none" w:sz="0" w:space="0" w:color="auto"/>
            <w:bottom w:val="none" w:sz="0" w:space="0" w:color="auto"/>
            <w:right w:val="none" w:sz="0" w:space="0" w:color="auto"/>
          </w:divBdr>
        </w:div>
        <w:div w:id="1048072912">
          <w:marLeft w:val="0"/>
          <w:marRight w:val="0"/>
          <w:marTop w:val="0"/>
          <w:marBottom w:val="0"/>
          <w:divBdr>
            <w:top w:val="none" w:sz="0" w:space="0" w:color="auto"/>
            <w:left w:val="none" w:sz="0" w:space="0" w:color="auto"/>
            <w:bottom w:val="none" w:sz="0" w:space="0" w:color="auto"/>
            <w:right w:val="none" w:sz="0" w:space="0" w:color="auto"/>
          </w:divBdr>
        </w:div>
        <w:div w:id="1052998856">
          <w:marLeft w:val="0"/>
          <w:marRight w:val="0"/>
          <w:marTop w:val="0"/>
          <w:marBottom w:val="0"/>
          <w:divBdr>
            <w:top w:val="none" w:sz="0" w:space="0" w:color="auto"/>
            <w:left w:val="none" w:sz="0" w:space="0" w:color="auto"/>
            <w:bottom w:val="none" w:sz="0" w:space="0" w:color="auto"/>
            <w:right w:val="none" w:sz="0" w:space="0" w:color="auto"/>
          </w:divBdr>
        </w:div>
        <w:div w:id="1054423999">
          <w:marLeft w:val="0"/>
          <w:marRight w:val="0"/>
          <w:marTop w:val="0"/>
          <w:marBottom w:val="0"/>
          <w:divBdr>
            <w:top w:val="none" w:sz="0" w:space="0" w:color="auto"/>
            <w:left w:val="none" w:sz="0" w:space="0" w:color="auto"/>
            <w:bottom w:val="none" w:sz="0" w:space="0" w:color="auto"/>
            <w:right w:val="none" w:sz="0" w:space="0" w:color="auto"/>
          </w:divBdr>
        </w:div>
        <w:div w:id="1055541154">
          <w:marLeft w:val="0"/>
          <w:marRight w:val="0"/>
          <w:marTop w:val="0"/>
          <w:marBottom w:val="0"/>
          <w:divBdr>
            <w:top w:val="none" w:sz="0" w:space="0" w:color="auto"/>
            <w:left w:val="none" w:sz="0" w:space="0" w:color="auto"/>
            <w:bottom w:val="none" w:sz="0" w:space="0" w:color="auto"/>
            <w:right w:val="none" w:sz="0" w:space="0" w:color="auto"/>
          </w:divBdr>
        </w:div>
        <w:div w:id="1057704856">
          <w:marLeft w:val="0"/>
          <w:marRight w:val="0"/>
          <w:marTop w:val="0"/>
          <w:marBottom w:val="0"/>
          <w:divBdr>
            <w:top w:val="none" w:sz="0" w:space="0" w:color="auto"/>
            <w:left w:val="none" w:sz="0" w:space="0" w:color="auto"/>
            <w:bottom w:val="none" w:sz="0" w:space="0" w:color="auto"/>
            <w:right w:val="none" w:sz="0" w:space="0" w:color="auto"/>
          </w:divBdr>
        </w:div>
        <w:div w:id="1060976388">
          <w:marLeft w:val="0"/>
          <w:marRight w:val="0"/>
          <w:marTop w:val="0"/>
          <w:marBottom w:val="0"/>
          <w:divBdr>
            <w:top w:val="none" w:sz="0" w:space="0" w:color="auto"/>
            <w:left w:val="none" w:sz="0" w:space="0" w:color="auto"/>
            <w:bottom w:val="none" w:sz="0" w:space="0" w:color="auto"/>
            <w:right w:val="none" w:sz="0" w:space="0" w:color="auto"/>
          </w:divBdr>
        </w:div>
        <w:div w:id="1061712708">
          <w:marLeft w:val="0"/>
          <w:marRight w:val="0"/>
          <w:marTop w:val="0"/>
          <w:marBottom w:val="0"/>
          <w:divBdr>
            <w:top w:val="none" w:sz="0" w:space="0" w:color="auto"/>
            <w:left w:val="none" w:sz="0" w:space="0" w:color="auto"/>
            <w:bottom w:val="none" w:sz="0" w:space="0" w:color="auto"/>
            <w:right w:val="none" w:sz="0" w:space="0" w:color="auto"/>
          </w:divBdr>
        </w:div>
        <w:div w:id="1064449487">
          <w:marLeft w:val="0"/>
          <w:marRight w:val="0"/>
          <w:marTop w:val="0"/>
          <w:marBottom w:val="0"/>
          <w:divBdr>
            <w:top w:val="none" w:sz="0" w:space="0" w:color="auto"/>
            <w:left w:val="none" w:sz="0" w:space="0" w:color="auto"/>
            <w:bottom w:val="none" w:sz="0" w:space="0" w:color="auto"/>
            <w:right w:val="none" w:sz="0" w:space="0" w:color="auto"/>
          </w:divBdr>
        </w:div>
        <w:div w:id="1076703889">
          <w:marLeft w:val="0"/>
          <w:marRight w:val="0"/>
          <w:marTop w:val="0"/>
          <w:marBottom w:val="0"/>
          <w:divBdr>
            <w:top w:val="none" w:sz="0" w:space="0" w:color="auto"/>
            <w:left w:val="none" w:sz="0" w:space="0" w:color="auto"/>
            <w:bottom w:val="none" w:sz="0" w:space="0" w:color="auto"/>
            <w:right w:val="none" w:sz="0" w:space="0" w:color="auto"/>
          </w:divBdr>
        </w:div>
        <w:div w:id="1080298854">
          <w:marLeft w:val="0"/>
          <w:marRight w:val="0"/>
          <w:marTop w:val="0"/>
          <w:marBottom w:val="0"/>
          <w:divBdr>
            <w:top w:val="none" w:sz="0" w:space="0" w:color="auto"/>
            <w:left w:val="none" w:sz="0" w:space="0" w:color="auto"/>
            <w:bottom w:val="none" w:sz="0" w:space="0" w:color="auto"/>
            <w:right w:val="none" w:sz="0" w:space="0" w:color="auto"/>
          </w:divBdr>
        </w:div>
        <w:div w:id="1081105648">
          <w:marLeft w:val="0"/>
          <w:marRight w:val="0"/>
          <w:marTop w:val="0"/>
          <w:marBottom w:val="0"/>
          <w:divBdr>
            <w:top w:val="none" w:sz="0" w:space="0" w:color="auto"/>
            <w:left w:val="none" w:sz="0" w:space="0" w:color="auto"/>
            <w:bottom w:val="none" w:sz="0" w:space="0" w:color="auto"/>
            <w:right w:val="none" w:sz="0" w:space="0" w:color="auto"/>
          </w:divBdr>
        </w:div>
        <w:div w:id="1082868732">
          <w:marLeft w:val="0"/>
          <w:marRight w:val="0"/>
          <w:marTop w:val="0"/>
          <w:marBottom w:val="0"/>
          <w:divBdr>
            <w:top w:val="none" w:sz="0" w:space="0" w:color="auto"/>
            <w:left w:val="none" w:sz="0" w:space="0" w:color="auto"/>
            <w:bottom w:val="none" w:sz="0" w:space="0" w:color="auto"/>
            <w:right w:val="none" w:sz="0" w:space="0" w:color="auto"/>
          </w:divBdr>
        </w:div>
        <w:div w:id="1090004780">
          <w:marLeft w:val="0"/>
          <w:marRight w:val="0"/>
          <w:marTop w:val="0"/>
          <w:marBottom w:val="0"/>
          <w:divBdr>
            <w:top w:val="none" w:sz="0" w:space="0" w:color="auto"/>
            <w:left w:val="none" w:sz="0" w:space="0" w:color="auto"/>
            <w:bottom w:val="none" w:sz="0" w:space="0" w:color="auto"/>
            <w:right w:val="none" w:sz="0" w:space="0" w:color="auto"/>
          </w:divBdr>
        </w:div>
        <w:div w:id="1090345681">
          <w:marLeft w:val="0"/>
          <w:marRight w:val="0"/>
          <w:marTop w:val="0"/>
          <w:marBottom w:val="0"/>
          <w:divBdr>
            <w:top w:val="none" w:sz="0" w:space="0" w:color="auto"/>
            <w:left w:val="none" w:sz="0" w:space="0" w:color="auto"/>
            <w:bottom w:val="none" w:sz="0" w:space="0" w:color="auto"/>
            <w:right w:val="none" w:sz="0" w:space="0" w:color="auto"/>
          </w:divBdr>
        </w:div>
        <w:div w:id="1098716415">
          <w:marLeft w:val="0"/>
          <w:marRight w:val="0"/>
          <w:marTop w:val="0"/>
          <w:marBottom w:val="0"/>
          <w:divBdr>
            <w:top w:val="none" w:sz="0" w:space="0" w:color="auto"/>
            <w:left w:val="none" w:sz="0" w:space="0" w:color="auto"/>
            <w:bottom w:val="none" w:sz="0" w:space="0" w:color="auto"/>
            <w:right w:val="none" w:sz="0" w:space="0" w:color="auto"/>
          </w:divBdr>
        </w:div>
        <w:div w:id="1099258903">
          <w:marLeft w:val="0"/>
          <w:marRight w:val="0"/>
          <w:marTop w:val="0"/>
          <w:marBottom w:val="0"/>
          <w:divBdr>
            <w:top w:val="none" w:sz="0" w:space="0" w:color="auto"/>
            <w:left w:val="none" w:sz="0" w:space="0" w:color="auto"/>
            <w:bottom w:val="none" w:sz="0" w:space="0" w:color="auto"/>
            <w:right w:val="none" w:sz="0" w:space="0" w:color="auto"/>
          </w:divBdr>
        </w:div>
        <w:div w:id="1099524781">
          <w:marLeft w:val="0"/>
          <w:marRight w:val="0"/>
          <w:marTop w:val="0"/>
          <w:marBottom w:val="0"/>
          <w:divBdr>
            <w:top w:val="none" w:sz="0" w:space="0" w:color="auto"/>
            <w:left w:val="none" w:sz="0" w:space="0" w:color="auto"/>
            <w:bottom w:val="none" w:sz="0" w:space="0" w:color="auto"/>
            <w:right w:val="none" w:sz="0" w:space="0" w:color="auto"/>
          </w:divBdr>
        </w:div>
        <w:div w:id="1100491973">
          <w:marLeft w:val="0"/>
          <w:marRight w:val="0"/>
          <w:marTop w:val="0"/>
          <w:marBottom w:val="0"/>
          <w:divBdr>
            <w:top w:val="none" w:sz="0" w:space="0" w:color="auto"/>
            <w:left w:val="none" w:sz="0" w:space="0" w:color="auto"/>
            <w:bottom w:val="none" w:sz="0" w:space="0" w:color="auto"/>
            <w:right w:val="none" w:sz="0" w:space="0" w:color="auto"/>
          </w:divBdr>
        </w:div>
        <w:div w:id="1104301100">
          <w:marLeft w:val="0"/>
          <w:marRight w:val="0"/>
          <w:marTop w:val="0"/>
          <w:marBottom w:val="0"/>
          <w:divBdr>
            <w:top w:val="none" w:sz="0" w:space="0" w:color="auto"/>
            <w:left w:val="none" w:sz="0" w:space="0" w:color="auto"/>
            <w:bottom w:val="none" w:sz="0" w:space="0" w:color="auto"/>
            <w:right w:val="none" w:sz="0" w:space="0" w:color="auto"/>
          </w:divBdr>
        </w:div>
        <w:div w:id="1106465020">
          <w:marLeft w:val="0"/>
          <w:marRight w:val="0"/>
          <w:marTop w:val="0"/>
          <w:marBottom w:val="0"/>
          <w:divBdr>
            <w:top w:val="none" w:sz="0" w:space="0" w:color="auto"/>
            <w:left w:val="none" w:sz="0" w:space="0" w:color="auto"/>
            <w:bottom w:val="none" w:sz="0" w:space="0" w:color="auto"/>
            <w:right w:val="none" w:sz="0" w:space="0" w:color="auto"/>
          </w:divBdr>
        </w:div>
        <w:div w:id="1107237715">
          <w:marLeft w:val="0"/>
          <w:marRight w:val="0"/>
          <w:marTop w:val="0"/>
          <w:marBottom w:val="0"/>
          <w:divBdr>
            <w:top w:val="none" w:sz="0" w:space="0" w:color="auto"/>
            <w:left w:val="none" w:sz="0" w:space="0" w:color="auto"/>
            <w:bottom w:val="none" w:sz="0" w:space="0" w:color="auto"/>
            <w:right w:val="none" w:sz="0" w:space="0" w:color="auto"/>
          </w:divBdr>
        </w:div>
        <w:div w:id="1108040304">
          <w:marLeft w:val="0"/>
          <w:marRight w:val="0"/>
          <w:marTop w:val="0"/>
          <w:marBottom w:val="0"/>
          <w:divBdr>
            <w:top w:val="none" w:sz="0" w:space="0" w:color="auto"/>
            <w:left w:val="none" w:sz="0" w:space="0" w:color="auto"/>
            <w:bottom w:val="none" w:sz="0" w:space="0" w:color="auto"/>
            <w:right w:val="none" w:sz="0" w:space="0" w:color="auto"/>
          </w:divBdr>
        </w:div>
        <w:div w:id="1109394064">
          <w:marLeft w:val="0"/>
          <w:marRight w:val="0"/>
          <w:marTop w:val="0"/>
          <w:marBottom w:val="0"/>
          <w:divBdr>
            <w:top w:val="none" w:sz="0" w:space="0" w:color="auto"/>
            <w:left w:val="none" w:sz="0" w:space="0" w:color="auto"/>
            <w:bottom w:val="none" w:sz="0" w:space="0" w:color="auto"/>
            <w:right w:val="none" w:sz="0" w:space="0" w:color="auto"/>
          </w:divBdr>
        </w:div>
        <w:div w:id="1109661806">
          <w:marLeft w:val="0"/>
          <w:marRight w:val="0"/>
          <w:marTop w:val="0"/>
          <w:marBottom w:val="0"/>
          <w:divBdr>
            <w:top w:val="none" w:sz="0" w:space="0" w:color="auto"/>
            <w:left w:val="none" w:sz="0" w:space="0" w:color="auto"/>
            <w:bottom w:val="none" w:sz="0" w:space="0" w:color="auto"/>
            <w:right w:val="none" w:sz="0" w:space="0" w:color="auto"/>
          </w:divBdr>
        </w:div>
        <w:div w:id="1109664042">
          <w:marLeft w:val="0"/>
          <w:marRight w:val="0"/>
          <w:marTop w:val="0"/>
          <w:marBottom w:val="0"/>
          <w:divBdr>
            <w:top w:val="none" w:sz="0" w:space="0" w:color="auto"/>
            <w:left w:val="none" w:sz="0" w:space="0" w:color="auto"/>
            <w:bottom w:val="none" w:sz="0" w:space="0" w:color="auto"/>
            <w:right w:val="none" w:sz="0" w:space="0" w:color="auto"/>
          </w:divBdr>
        </w:div>
        <w:div w:id="1113134414">
          <w:marLeft w:val="0"/>
          <w:marRight w:val="0"/>
          <w:marTop w:val="0"/>
          <w:marBottom w:val="0"/>
          <w:divBdr>
            <w:top w:val="none" w:sz="0" w:space="0" w:color="auto"/>
            <w:left w:val="none" w:sz="0" w:space="0" w:color="auto"/>
            <w:bottom w:val="none" w:sz="0" w:space="0" w:color="auto"/>
            <w:right w:val="none" w:sz="0" w:space="0" w:color="auto"/>
          </w:divBdr>
        </w:div>
        <w:div w:id="1114591223">
          <w:marLeft w:val="0"/>
          <w:marRight w:val="0"/>
          <w:marTop w:val="0"/>
          <w:marBottom w:val="0"/>
          <w:divBdr>
            <w:top w:val="none" w:sz="0" w:space="0" w:color="auto"/>
            <w:left w:val="none" w:sz="0" w:space="0" w:color="auto"/>
            <w:bottom w:val="none" w:sz="0" w:space="0" w:color="auto"/>
            <w:right w:val="none" w:sz="0" w:space="0" w:color="auto"/>
          </w:divBdr>
        </w:div>
        <w:div w:id="1114902378">
          <w:marLeft w:val="0"/>
          <w:marRight w:val="0"/>
          <w:marTop w:val="0"/>
          <w:marBottom w:val="0"/>
          <w:divBdr>
            <w:top w:val="none" w:sz="0" w:space="0" w:color="auto"/>
            <w:left w:val="none" w:sz="0" w:space="0" w:color="auto"/>
            <w:bottom w:val="none" w:sz="0" w:space="0" w:color="auto"/>
            <w:right w:val="none" w:sz="0" w:space="0" w:color="auto"/>
          </w:divBdr>
        </w:div>
        <w:div w:id="1116176019">
          <w:marLeft w:val="0"/>
          <w:marRight w:val="0"/>
          <w:marTop w:val="0"/>
          <w:marBottom w:val="0"/>
          <w:divBdr>
            <w:top w:val="none" w:sz="0" w:space="0" w:color="auto"/>
            <w:left w:val="none" w:sz="0" w:space="0" w:color="auto"/>
            <w:bottom w:val="none" w:sz="0" w:space="0" w:color="auto"/>
            <w:right w:val="none" w:sz="0" w:space="0" w:color="auto"/>
          </w:divBdr>
        </w:div>
        <w:div w:id="1116368774">
          <w:marLeft w:val="0"/>
          <w:marRight w:val="0"/>
          <w:marTop w:val="0"/>
          <w:marBottom w:val="0"/>
          <w:divBdr>
            <w:top w:val="none" w:sz="0" w:space="0" w:color="auto"/>
            <w:left w:val="none" w:sz="0" w:space="0" w:color="auto"/>
            <w:bottom w:val="none" w:sz="0" w:space="0" w:color="auto"/>
            <w:right w:val="none" w:sz="0" w:space="0" w:color="auto"/>
          </w:divBdr>
        </w:div>
        <w:div w:id="1116489649">
          <w:marLeft w:val="0"/>
          <w:marRight w:val="0"/>
          <w:marTop w:val="0"/>
          <w:marBottom w:val="0"/>
          <w:divBdr>
            <w:top w:val="none" w:sz="0" w:space="0" w:color="auto"/>
            <w:left w:val="none" w:sz="0" w:space="0" w:color="auto"/>
            <w:bottom w:val="none" w:sz="0" w:space="0" w:color="auto"/>
            <w:right w:val="none" w:sz="0" w:space="0" w:color="auto"/>
          </w:divBdr>
        </w:div>
        <w:div w:id="1117990603">
          <w:marLeft w:val="0"/>
          <w:marRight w:val="0"/>
          <w:marTop w:val="0"/>
          <w:marBottom w:val="0"/>
          <w:divBdr>
            <w:top w:val="none" w:sz="0" w:space="0" w:color="auto"/>
            <w:left w:val="none" w:sz="0" w:space="0" w:color="auto"/>
            <w:bottom w:val="none" w:sz="0" w:space="0" w:color="auto"/>
            <w:right w:val="none" w:sz="0" w:space="0" w:color="auto"/>
          </w:divBdr>
        </w:div>
        <w:div w:id="1118909955">
          <w:marLeft w:val="0"/>
          <w:marRight w:val="0"/>
          <w:marTop w:val="0"/>
          <w:marBottom w:val="0"/>
          <w:divBdr>
            <w:top w:val="none" w:sz="0" w:space="0" w:color="auto"/>
            <w:left w:val="none" w:sz="0" w:space="0" w:color="auto"/>
            <w:bottom w:val="none" w:sz="0" w:space="0" w:color="auto"/>
            <w:right w:val="none" w:sz="0" w:space="0" w:color="auto"/>
          </w:divBdr>
        </w:div>
        <w:div w:id="1121460418">
          <w:marLeft w:val="0"/>
          <w:marRight w:val="0"/>
          <w:marTop w:val="0"/>
          <w:marBottom w:val="0"/>
          <w:divBdr>
            <w:top w:val="none" w:sz="0" w:space="0" w:color="auto"/>
            <w:left w:val="none" w:sz="0" w:space="0" w:color="auto"/>
            <w:bottom w:val="none" w:sz="0" w:space="0" w:color="auto"/>
            <w:right w:val="none" w:sz="0" w:space="0" w:color="auto"/>
          </w:divBdr>
        </w:div>
        <w:div w:id="1122917906">
          <w:marLeft w:val="0"/>
          <w:marRight w:val="0"/>
          <w:marTop w:val="0"/>
          <w:marBottom w:val="0"/>
          <w:divBdr>
            <w:top w:val="none" w:sz="0" w:space="0" w:color="auto"/>
            <w:left w:val="none" w:sz="0" w:space="0" w:color="auto"/>
            <w:bottom w:val="none" w:sz="0" w:space="0" w:color="auto"/>
            <w:right w:val="none" w:sz="0" w:space="0" w:color="auto"/>
          </w:divBdr>
        </w:div>
        <w:div w:id="1125152181">
          <w:marLeft w:val="0"/>
          <w:marRight w:val="0"/>
          <w:marTop w:val="0"/>
          <w:marBottom w:val="0"/>
          <w:divBdr>
            <w:top w:val="none" w:sz="0" w:space="0" w:color="auto"/>
            <w:left w:val="none" w:sz="0" w:space="0" w:color="auto"/>
            <w:bottom w:val="none" w:sz="0" w:space="0" w:color="auto"/>
            <w:right w:val="none" w:sz="0" w:space="0" w:color="auto"/>
          </w:divBdr>
        </w:div>
        <w:div w:id="1128468644">
          <w:marLeft w:val="0"/>
          <w:marRight w:val="0"/>
          <w:marTop w:val="0"/>
          <w:marBottom w:val="0"/>
          <w:divBdr>
            <w:top w:val="none" w:sz="0" w:space="0" w:color="auto"/>
            <w:left w:val="none" w:sz="0" w:space="0" w:color="auto"/>
            <w:bottom w:val="none" w:sz="0" w:space="0" w:color="auto"/>
            <w:right w:val="none" w:sz="0" w:space="0" w:color="auto"/>
          </w:divBdr>
        </w:div>
        <w:div w:id="1128938720">
          <w:marLeft w:val="0"/>
          <w:marRight w:val="0"/>
          <w:marTop w:val="0"/>
          <w:marBottom w:val="0"/>
          <w:divBdr>
            <w:top w:val="none" w:sz="0" w:space="0" w:color="auto"/>
            <w:left w:val="none" w:sz="0" w:space="0" w:color="auto"/>
            <w:bottom w:val="none" w:sz="0" w:space="0" w:color="auto"/>
            <w:right w:val="none" w:sz="0" w:space="0" w:color="auto"/>
          </w:divBdr>
        </w:div>
        <w:div w:id="1129083234">
          <w:marLeft w:val="0"/>
          <w:marRight w:val="0"/>
          <w:marTop w:val="0"/>
          <w:marBottom w:val="0"/>
          <w:divBdr>
            <w:top w:val="none" w:sz="0" w:space="0" w:color="auto"/>
            <w:left w:val="none" w:sz="0" w:space="0" w:color="auto"/>
            <w:bottom w:val="none" w:sz="0" w:space="0" w:color="auto"/>
            <w:right w:val="none" w:sz="0" w:space="0" w:color="auto"/>
          </w:divBdr>
        </w:div>
        <w:div w:id="1132866182">
          <w:marLeft w:val="0"/>
          <w:marRight w:val="0"/>
          <w:marTop w:val="0"/>
          <w:marBottom w:val="0"/>
          <w:divBdr>
            <w:top w:val="none" w:sz="0" w:space="0" w:color="auto"/>
            <w:left w:val="none" w:sz="0" w:space="0" w:color="auto"/>
            <w:bottom w:val="none" w:sz="0" w:space="0" w:color="auto"/>
            <w:right w:val="none" w:sz="0" w:space="0" w:color="auto"/>
          </w:divBdr>
        </w:div>
        <w:div w:id="1134102470">
          <w:marLeft w:val="0"/>
          <w:marRight w:val="0"/>
          <w:marTop w:val="0"/>
          <w:marBottom w:val="0"/>
          <w:divBdr>
            <w:top w:val="none" w:sz="0" w:space="0" w:color="auto"/>
            <w:left w:val="none" w:sz="0" w:space="0" w:color="auto"/>
            <w:bottom w:val="none" w:sz="0" w:space="0" w:color="auto"/>
            <w:right w:val="none" w:sz="0" w:space="0" w:color="auto"/>
          </w:divBdr>
        </w:div>
        <w:div w:id="1135026750">
          <w:marLeft w:val="0"/>
          <w:marRight w:val="0"/>
          <w:marTop w:val="0"/>
          <w:marBottom w:val="0"/>
          <w:divBdr>
            <w:top w:val="none" w:sz="0" w:space="0" w:color="auto"/>
            <w:left w:val="none" w:sz="0" w:space="0" w:color="auto"/>
            <w:bottom w:val="none" w:sz="0" w:space="0" w:color="auto"/>
            <w:right w:val="none" w:sz="0" w:space="0" w:color="auto"/>
          </w:divBdr>
        </w:div>
        <w:div w:id="1140267016">
          <w:marLeft w:val="0"/>
          <w:marRight w:val="0"/>
          <w:marTop w:val="0"/>
          <w:marBottom w:val="0"/>
          <w:divBdr>
            <w:top w:val="none" w:sz="0" w:space="0" w:color="auto"/>
            <w:left w:val="none" w:sz="0" w:space="0" w:color="auto"/>
            <w:bottom w:val="none" w:sz="0" w:space="0" w:color="auto"/>
            <w:right w:val="none" w:sz="0" w:space="0" w:color="auto"/>
          </w:divBdr>
        </w:div>
        <w:div w:id="1140926607">
          <w:marLeft w:val="0"/>
          <w:marRight w:val="0"/>
          <w:marTop w:val="0"/>
          <w:marBottom w:val="0"/>
          <w:divBdr>
            <w:top w:val="none" w:sz="0" w:space="0" w:color="auto"/>
            <w:left w:val="none" w:sz="0" w:space="0" w:color="auto"/>
            <w:bottom w:val="none" w:sz="0" w:space="0" w:color="auto"/>
            <w:right w:val="none" w:sz="0" w:space="0" w:color="auto"/>
          </w:divBdr>
        </w:div>
        <w:div w:id="1157188504">
          <w:marLeft w:val="0"/>
          <w:marRight w:val="0"/>
          <w:marTop w:val="0"/>
          <w:marBottom w:val="0"/>
          <w:divBdr>
            <w:top w:val="none" w:sz="0" w:space="0" w:color="auto"/>
            <w:left w:val="none" w:sz="0" w:space="0" w:color="auto"/>
            <w:bottom w:val="none" w:sz="0" w:space="0" w:color="auto"/>
            <w:right w:val="none" w:sz="0" w:space="0" w:color="auto"/>
          </w:divBdr>
        </w:div>
        <w:div w:id="1157258132">
          <w:marLeft w:val="0"/>
          <w:marRight w:val="0"/>
          <w:marTop w:val="0"/>
          <w:marBottom w:val="0"/>
          <w:divBdr>
            <w:top w:val="none" w:sz="0" w:space="0" w:color="auto"/>
            <w:left w:val="none" w:sz="0" w:space="0" w:color="auto"/>
            <w:bottom w:val="none" w:sz="0" w:space="0" w:color="auto"/>
            <w:right w:val="none" w:sz="0" w:space="0" w:color="auto"/>
          </w:divBdr>
        </w:div>
        <w:div w:id="1160930326">
          <w:marLeft w:val="0"/>
          <w:marRight w:val="0"/>
          <w:marTop w:val="0"/>
          <w:marBottom w:val="0"/>
          <w:divBdr>
            <w:top w:val="none" w:sz="0" w:space="0" w:color="auto"/>
            <w:left w:val="none" w:sz="0" w:space="0" w:color="auto"/>
            <w:bottom w:val="none" w:sz="0" w:space="0" w:color="auto"/>
            <w:right w:val="none" w:sz="0" w:space="0" w:color="auto"/>
          </w:divBdr>
        </w:div>
        <w:div w:id="1165392614">
          <w:marLeft w:val="0"/>
          <w:marRight w:val="0"/>
          <w:marTop w:val="0"/>
          <w:marBottom w:val="0"/>
          <w:divBdr>
            <w:top w:val="none" w:sz="0" w:space="0" w:color="auto"/>
            <w:left w:val="none" w:sz="0" w:space="0" w:color="auto"/>
            <w:bottom w:val="none" w:sz="0" w:space="0" w:color="auto"/>
            <w:right w:val="none" w:sz="0" w:space="0" w:color="auto"/>
          </w:divBdr>
        </w:div>
        <w:div w:id="1168786101">
          <w:marLeft w:val="0"/>
          <w:marRight w:val="0"/>
          <w:marTop w:val="0"/>
          <w:marBottom w:val="0"/>
          <w:divBdr>
            <w:top w:val="none" w:sz="0" w:space="0" w:color="auto"/>
            <w:left w:val="none" w:sz="0" w:space="0" w:color="auto"/>
            <w:bottom w:val="none" w:sz="0" w:space="0" w:color="auto"/>
            <w:right w:val="none" w:sz="0" w:space="0" w:color="auto"/>
          </w:divBdr>
        </w:div>
        <w:div w:id="1169907147">
          <w:marLeft w:val="0"/>
          <w:marRight w:val="0"/>
          <w:marTop w:val="0"/>
          <w:marBottom w:val="0"/>
          <w:divBdr>
            <w:top w:val="none" w:sz="0" w:space="0" w:color="auto"/>
            <w:left w:val="none" w:sz="0" w:space="0" w:color="auto"/>
            <w:bottom w:val="none" w:sz="0" w:space="0" w:color="auto"/>
            <w:right w:val="none" w:sz="0" w:space="0" w:color="auto"/>
          </w:divBdr>
        </w:div>
        <w:div w:id="1172453616">
          <w:marLeft w:val="0"/>
          <w:marRight w:val="0"/>
          <w:marTop w:val="0"/>
          <w:marBottom w:val="0"/>
          <w:divBdr>
            <w:top w:val="none" w:sz="0" w:space="0" w:color="auto"/>
            <w:left w:val="none" w:sz="0" w:space="0" w:color="auto"/>
            <w:bottom w:val="none" w:sz="0" w:space="0" w:color="auto"/>
            <w:right w:val="none" w:sz="0" w:space="0" w:color="auto"/>
          </w:divBdr>
        </w:div>
        <w:div w:id="1174420289">
          <w:marLeft w:val="0"/>
          <w:marRight w:val="0"/>
          <w:marTop w:val="0"/>
          <w:marBottom w:val="0"/>
          <w:divBdr>
            <w:top w:val="none" w:sz="0" w:space="0" w:color="auto"/>
            <w:left w:val="none" w:sz="0" w:space="0" w:color="auto"/>
            <w:bottom w:val="none" w:sz="0" w:space="0" w:color="auto"/>
            <w:right w:val="none" w:sz="0" w:space="0" w:color="auto"/>
          </w:divBdr>
        </w:div>
        <w:div w:id="1176261607">
          <w:marLeft w:val="0"/>
          <w:marRight w:val="0"/>
          <w:marTop w:val="0"/>
          <w:marBottom w:val="0"/>
          <w:divBdr>
            <w:top w:val="none" w:sz="0" w:space="0" w:color="auto"/>
            <w:left w:val="none" w:sz="0" w:space="0" w:color="auto"/>
            <w:bottom w:val="none" w:sz="0" w:space="0" w:color="auto"/>
            <w:right w:val="none" w:sz="0" w:space="0" w:color="auto"/>
          </w:divBdr>
        </w:div>
        <w:div w:id="1180705927">
          <w:marLeft w:val="0"/>
          <w:marRight w:val="0"/>
          <w:marTop w:val="0"/>
          <w:marBottom w:val="0"/>
          <w:divBdr>
            <w:top w:val="none" w:sz="0" w:space="0" w:color="auto"/>
            <w:left w:val="none" w:sz="0" w:space="0" w:color="auto"/>
            <w:bottom w:val="none" w:sz="0" w:space="0" w:color="auto"/>
            <w:right w:val="none" w:sz="0" w:space="0" w:color="auto"/>
          </w:divBdr>
        </w:div>
        <w:div w:id="1185629930">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1188523514">
          <w:marLeft w:val="0"/>
          <w:marRight w:val="0"/>
          <w:marTop w:val="0"/>
          <w:marBottom w:val="0"/>
          <w:divBdr>
            <w:top w:val="none" w:sz="0" w:space="0" w:color="auto"/>
            <w:left w:val="none" w:sz="0" w:space="0" w:color="auto"/>
            <w:bottom w:val="none" w:sz="0" w:space="0" w:color="auto"/>
            <w:right w:val="none" w:sz="0" w:space="0" w:color="auto"/>
          </w:divBdr>
        </w:div>
        <w:div w:id="1190948218">
          <w:marLeft w:val="0"/>
          <w:marRight w:val="0"/>
          <w:marTop w:val="0"/>
          <w:marBottom w:val="0"/>
          <w:divBdr>
            <w:top w:val="none" w:sz="0" w:space="0" w:color="auto"/>
            <w:left w:val="none" w:sz="0" w:space="0" w:color="auto"/>
            <w:bottom w:val="none" w:sz="0" w:space="0" w:color="auto"/>
            <w:right w:val="none" w:sz="0" w:space="0" w:color="auto"/>
          </w:divBdr>
        </w:div>
        <w:div w:id="1197351132">
          <w:marLeft w:val="0"/>
          <w:marRight w:val="0"/>
          <w:marTop w:val="0"/>
          <w:marBottom w:val="0"/>
          <w:divBdr>
            <w:top w:val="none" w:sz="0" w:space="0" w:color="auto"/>
            <w:left w:val="none" w:sz="0" w:space="0" w:color="auto"/>
            <w:bottom w:val="none" w:sz="0" w:space="0" w:color="auto"/>
            <w:right w:val="none" w:sz="0" w:space="0" w:color="auto"/>
          </w:divBdr>
        </w:div>
        <w:div w:id="1198615782">
          <w:marLeft w:val="0"/>
          <w:marRight w:val="0"/>
          <w:marTop w:val="0"/>
          <w:marBottom w:val="0"/>
          <w:divBdr>
            <w:top w:val="none" w:sz="0" w:space="0" w:color="auto"/>
            <w:left w:val="none" w:sz="0" w:space="0" w:color="auto"/>
            <w:bottom w:val="none" w:sz="0" w:space="0" w:color="auto"/>
            <w:right w:val="none" w:sz="0" w:space="0" w:color="auto"/>
          </w:divBdr>
        </w:div>
        <w:div w:id="1199589293">
          <w:marLeft w:val="0"/>
          <w:marRight w:val="0"/>
          <w:marTop w:val="0"/>
          <w:marBottom w:val="0"/>
          <w:divBdr>
            <w:top w:val="none" w:sz="0" w:space="0" w:color="auto"/>
            <w:left w:val="none" w:sz="0" w:space="0" w:color="auto"/>
            <w:bottom w:val="none" w:sz="0" w:space="0" w:color="auto"/>
            <w:right w:val="none" w:sz="0" w:space="0" w:color="auto"/>
          </w:divBdr>
        </w:div>
        <w:div w:id="1201363022">
          <w:marLeft w:val="0"/>
          <w:marRight w:val="0"/>
          <w:marTop w:val="0"/>
          <w:marBottom w:val="0"/>
          <w:divBdr>
            <w:top w:val="none" w:sz="0" w:space="0" w:color="auto"/>
            <w:left w:val="none" w:sz="0" w:space="0" w:color="auto"/>
            <w:bottom w:val="none" w:sz="0" w:space="0" w:color="auto"/>
            <w:right w:val="none" w:sz="0" w:space="0" w:color="auto"/>
          </w:divBdr>
        </w:div>
        <w:div w:id="1205099880">
          <w:marLeft w:val="0"/>
          <w:marRight w:val="0"/>
          <w:marTop w:val="0"/>
          <w:marBottom w:val="0"/>
          <w:divBdr>
            <w:top w:val="none" w:sz="0" w:space="0" w:color="auto"/>
            <w:left w:val="none" w:sz="0" w:space="0" w:color="auto"/>
            <w:bottom w:val="none" w:sz="0" w:space="0" w:color="auto"/>
            <w:right w:val="none" w:sz="0" w:space="0" w:color="auto"/>
          </w:divBdr>
        </w:div>
        <w:div w:id="1208447563">
          <w:marLeft w:val="0"/>
          <w:marRight w:val="0"/>
          <w:marTop w:val="0"/>
          <w:marBottom w:val="0"/>
          <w:divBdr>
            <w:top w:val="none" w:sz="0" w:space="0" w:color="auto"/>
            <w:left w:val="none" w:sz="0" w:space="0" w:color="auto"/>
            <w:bottom w:val="none" w:sz="0" w:space="0" w:color="auto"/>
            <w:right w:val="none" w:sz="0" w:space="0" w:color="auto"/>
          </w:divBdr>
        </w:div>
        <w:div w:id="1209413748">
          <w:marLeft w:val="0"/>
          <w:marRight w:val="0"/>
          <w:marTop w:val="0"/>
          <w:marBottom w:val="0"/>
          <w:divBdr>
            <w:top w:val="none" w:sz="0" w:space="0" w:color="auto"/>
            <w:left w:val="none" w:sz="0" w:space="0" w:color="auto"/>
            <w:bottom w:val="none" w:sz="0" w:space="0" w:color="auto"/>
            <w:right w:val="none" w:sz="0" w:space="0" w:color="auto"/>
          </w:divBdr>
        </w:div>
        <w:div w:id="1210461755">
          <w:marLeft w:val="0"/>
          <w:marRight w:val="0"/>
          <w:marTop w:val="0"/>
          <w:marBottom w:val="0"/>
          <w:divBdr>
            <w:top w:val="none" w:sz="0" w:space="0" w:color="auto"/>
            <w:left w:val="none" w:sz="0" w:space="0" w:color="auto"/>
            <w:bottom w:val="none" w:sz="0" w:space="0" w:color="auto"/>
            <w:right w:val="none" w:sz="0" w:space="0" w:color="auto"/>
          </w:divBdr>
        </w:div>
        <w:div w:id="1212035610">
          <w:marLeft w:val="0"/>
          <w:marRight w:val="0"/>
          <w:marTop w:val="0"/>
          <w:marBottom w:val="0"/>
          <w:divBdr>
            <w:top w:val="none" w:sz="0" w:space="0" w:color="auto"/>
            <w:left w:val="none" w:sz="0" w:space="0" w:color="auto"/>
            <w:bottom w:val="none" w:sz="0" w:space="0" w:color="auto"/>
            <w:right w:val="none" w:sz="0" w:space="0" w:color="auto"/>
          </w:divBdr>
        </w:div>
        <w:div w:id="1216315086">
          <w:marLeft w:val="0"/>
          <w:marRight w:val="0"/>
          <w:marTop w:val="0"/>
          <w:marBottom w:val="0"/>
          <w:divBdr>
            <w:top w:val="none" w:sz="0" w:space="0" w:color="auto"/>
            <w:left w:val="none" w:sz="0" w:space="0" w:color="auto"/>
            <w:bottom w:val="none" w:sz="0" w:space="0" w:color="auto"/>
            <w:right w:val="none" w:sz="0" w:space="0" w:color="auto"/>
          </w:divBdr>
        </w:div>
        <w:div w:id="1217399970">
          <w:marLeft w:val="0"/>
          <w:marRight w:val="0"/>
          <w:marTop w:val="0"/>
          <w:marBottom w:val="0"/>
          <w:divBdr>
            <w:top w:val="none" w:sz="0" w:space="0" w:color="auto"/>
            <w:left w:val="none" w:sz="0" w:space="0" w:color="auto"/>
            <w:bottom w:val="none" w:sz="0" w:space="0" w:color="auto"/>
            <w:right w:val="none" w:sz="0" w:space="0" w:color="auto"/>
          </w:divBdr>
        </w:div>
        <w:div w:id="1219437219">
          <w:marLeft w:val="0"/>
          <w:marRight w:val="0"/>
          <w:marTop w:val="0"/>
          <w:marBottom w:val="0"/>
          <w:divBdr>
            <w:top w:val="none" w:sz="0" w:space="0" w:color="auto"/>
            <w:left w:val="none" w:sz="0" w:space="0" w:color="auto"/>
            <w:bottom w:val="none" w:sz="0" w:space="0" w:color="auto"/>
            <w:right w:val="none" w:sz="0" w:space="0" w:color="auto"/>
          </w:divBdr>
        </w:div>
        <w:div w:id="1225948994">
          <w:marLeft w:val="0"/>
          <w:marRight w:val="0"/>
          <w:marTop w:val="0"/>
          <w:marBottom w:val="0"/>
          <w:divBdr>
            <w:top w:val="none" w:sz="0" w:space="0" w:color="auto"/>
            <w:left w:val="none" w:sz="0" w:space="0" w:color="auto"/>
            <w:bottom w:val="none" w:sz="0" w:space="0" w:color="auto"/>
            <w:right w:val="none" w:sz="0" w:space="0" w:color="auto"/>
          </w:divBdr>
        </w:div>
        <w:div w:id="1231234964">
          <w:marLeft w:val="0"/>
          <w:marRight w:val="0"/>
          <w:marTop w:val="0"/>
          <w:marBottom w:val="0"/>
          <w:divBdr>
            <w:top w:val="none" w:sz="0" w:space="0" w:color="auto"/>
            <w:left w:val="none" w:sz="0" w:space="0" w:color="auto"/>
            <w:bottom w:val="none" w:sz="0" w:space="0" w:color="auto"/>
            <w:right w:val="none" w:sz="0" w:space="0" w:color="auto"/>
          </w:divBdr>
        </w:div>
        <w:div w:id="1231573813">
          <w:marLeft w:val="0"/>
          <w:marRight w:val="0"/>
          <w:marTop w:val="0"/>
          <w:marBottom w:val="0"/>
          <w:divBdr>
            <w:top w:val="none" w:sz="0" w:space="0" w:color="auto"/>
            <w:left w:val="none" w:sz="0" w:space="0" w:color="auto"/>
            <w:bottom w:val="none" w:sz="0" w:space="0" w:color="auto"/>
            <w:right w:val="none" w:sz="0" w:space="0" w:color="auto"/>
          </w:divBdr>
        </w:div>
        <w:div w:id="1231577459">
          <w:marLeft w:val="0"/>
          <w:marRight w:val="0"/>
          <w:marTop w:val="0"/>
          <w:marBottom w:val="0"/>
          <w:divBdr>
            <w:top w:val="none" w:sz="0" w:space="0" w:color="auto"/>
            <w:left w:val="none" w:sz="0" w:space="0" w:color="auto"/>
            <w:bottom w:val="none" w:sz="0" w:space="0" w:color="auto"/>
            <w:right w:val="none" w:sz="0" w:space="0" w:color="auto"/>
          </w:divBdr>
        </w:div>
        <w:div w:id="1237595629">
          <w:marLeft w:val="0"/>
          <w:marRight w:val="0"/>
          <w:marTop w:val="0"/>
          <w:marBottom w:val="0"/>
          <w:divBdr>
            <w:top w:val="none" w:sz="0" w:space="0" w:color="auto"/>
            <w:left w:val="none" w:sz="0" w:space="0" w:color="auto"/>
            <w:bottom w:val="none" w:sz="0" w:space="0" w:color="auto"/>
            <w:right w:val="none" w:sz="0" w:space="0" w:color="auto"/>
          </w:divBdr>
        </w:div>
        <w:div w:id="1238637278">
          <w:marLeft w:val="0"/>
          <w:marRight w:val="0"/>
          <w:marTop w:val="0"/>
          <w:marBottom w:val="0"/>
          <w:divBdr>
            <w:top w:val="none" w:sz="0" w:space="0" w:color="auto"/>
            <w:left w:val="none" w:sz="0" w:space="0" w:color="auto"/>
            <w:bottom w:val="none" w:sz="0" w:space="0" w:color="auto"/>
            <w:right w:val="none" w:sz="0" w:space="0" w:color="auto"/>
          </w:divBdr>
        </w:div>
        <w:div w:id="1239709564">
          <w:marLeft w:val="0"/>
          <w:marRight w:val="0"/>
          <w:marTop w:val="0"/>
          <w:marBottom w:val="0"/>
          <w:divBdr>
            <w:top w:val="none" w:sz="0" w:space="0" w:color="auto"/>
            <w:left w:val="none" w:sz="0" w:space="0" w:color="auto"/>
            <w:bottom w:val="none" w:sz="0" w:space="0" w:color="auto"/>
            <w:right w:val="none" w:sz="0" w:space="0" w:color="auto"/>
          </w:divBdr>
        </w:div>
        <w:div w:id="1240363587">
          <w:marLeft w:val="0"/>
          <w:marRight w:val="0"/>
          <w:marTop w:val="0"/>
          <w:marBottom w:val="0"/>
          <w:divBdr>
            <w:top w:val="none" w:sz="0" w:space="0" w:color="auto"/>
            <w:left w:val="none" w:sz="0" w:space="0" w:color="auto"/>
            <w:bottom w:val="none" w:sz="0" w:space="0" w:color="auto"/>
            <w:right w:val="none" w:sz="0" w:space="0" w:color="auto"/>
          </w:divBdr>
        </w:div>
        <w:div w:id="1248928369">
          <w:marLeft w:val="0"/>
          <w:marRight w:val="0"/>
          <w:marTop w:val="0"/>
          <w:marBottom w:val="0"/>
          <w:divBdr>
            <w:top w:val="none" w:sz="0" w:space="0" w:color="auto"/>
            <w:left w:val="none" w:sz="0" w:space="0" w:color="auto"/>
            <w:bottom w:val="none" w:sz="0" w:space="0" w:color="auto"/>
            <w:right w:val="none" w:sz="0" w:space="0" w:color="auto"/>
          </w:divBdr>
        </w:div>
        <w:div w:id="1251961769">
          <w:marLeft w:val="0"/>
          <w:marRight w:val="0"/>
          <w:marTop w:val="0"/>
          <w:marBottom w:val="0"/>
          <w:divBdr>
            <w:top w:val="none" w:sz="0" w:space="0" w:color="auto"/>
            <w:left w:val="none" w:sz="0" w:space="0" w:color="auto"/>
            <w:bottom w:val="none" w:sz="0" w:space="0" w:color="auto"/>
            <w:right w:val="none" w:sz="0" w:space="0" w:color="auto"/>
          </w:divBdr>
        </w:div>
        <w:div w:id="1258245824">
          <w:marLeft w:val="0"/>
          <w:marRight w:val="0"/>
          <w:marTop w:val="0"/>
          <w:marBottom w:val="0"/>
          <w:divBdr>
            <w:top w:val="none" w:sz="0" w:space="0" w:color="auto"/>
            <w:left w:val="none" w:sz="0" w:space="0" w:color="auto"/>
            <w:bottom w:val="none" w:sz="0" w:space="0" w:color="auto"/>
            <w:right w:val="none" w:sz="0" w:space="0" w:color="auto"/>
          </w:divBdr>
        </w:div>
        <w:div w:id="1258976375">
          <w:marLeft w:val="0"/>
          <w:marRight w:val="0"/>
          <w:marTop w:val="0"/>
          <w:marBottom w:val="0"/>
          <w:divBdr>
            <w:top w:val="none" w:sz="0" w:space="0" w:color="auto"/>
            <w:left w:val="none" w:sz="0" w:space="0" w:color="auto"/>
            <w:bottom w:val="none" w:sz="0" w:space="0" w:color="auto"/>
            <w:right w:val="none" w:sz="0" w:space="0" w:color="auto"/>
          </w:divBdr>
        </w:div>
        <w:div w:id="1261717731">
          <w:marLeft w:val="0"/>
          <w:marRight w:val="0"/>
          <w:marTop w:val="0"/>
          <w:marBottom w:val="0"/>
          <w:divBdr>
            <w:top w:val="none" w:sz="0" w:space="0" w:color="auto"/>
            <w:left w:val="none" w:sz="0" w:space="0" w:color="auto"/>
            <w:bottom w:val="none" w:sz="0" w:space="0" w:color="auto"/>
            <w:right w:val="none" w:sz="0" w:space="0" w:color="auto"/>
          </w:divBdr>
        </w:div>
        <w:div w:id="1272123410">
          <w:marLeft w:val="0"/>
          <w:marRight w:val="0"/>
          <w:marTop w:val="0"/>
          <w:marBottom w:val="0"/>
          <w:divBdr>
            <w:top w:val="none" w:sz="0" w:space="0" w:color="auto"/>
            <w:left w:val="none" w:sz="0" w:space="0" w:color="auto"/>
            <w:bottom w:val="none" w:sz="0" w:space="0" w:color="auto"/>
            <w:right w:val="none" w:sz="0" w:space="0" w:color="auto"/>
          </w:divBdr>
        </w:div>
        <w:div w:id="1272974424">
          <w:marLeft w:val="0"/>
          <w:marRight w:val="0"/>
          <w:marTop w:val="0"/>
          <w:marBottom w:val="0"/>
          <w:divBdr>
            <w:top w:val="none" w:sz="0" w:space="0" w:color="auto"/>
            <w:left w:val="none" w:sz="0" w:space="0" w:color="auto"/>
            <w:bottom w:val="none" w:sz="0" w:space="0" w:color="auto"/>
            <w:right w:val="none" w:sz="0" w:space="0" w:color="auto"/>
          </w:divBdr>
        </w:div>
        <w:div w:id="1273585193">
          <w:marLeft w:val="0"/>
          <w:marRight w:val="0"/>
          <w:marTop w:val="0"/>
          <w:marBottom w:val="0"/>
          <w:divBdr>
            <w:top w:val="none" w:sz="0" w:space="0" w:color="auto"/>
            <w:left w:val="none" w:sz="0" w:space="0" w:color="auto"/>
            <w:bottom w:val="none" w:sz="0" w:space="0" w:color="auto"/>
            <w:right w:val="none" w:sz="0" w:space="0" w:color="auto"/>
          </w:divBdr>
        </w:div>
        <w:div w:id="1275134976">
          <w:marLeft w:val="0"/>
          <w:marRight w:val="0"/>
          <w:marTop w:val="0"/>
          <w:marBottom w:val="0"/>
          <w:divBdr>
            <w:top w:val="none" w:sz="0" w:space="0" w:color="auto"/>
            <w:left w:val="none" w:sz="0" w:space="0" w:color="auto"/>
            <w:bottom w:val="none" w:sz="0" w:space="0" w:color="auto"/>
            <w:right w:val="none" w:sz="0" w:space="0" w:color="auto"/>
          </w:divBdr>
        </w:div>
        <w:div w:id="1278290226">
          <w:marLeft w:val="0"/>
          <w:marRight w:val="0"/>
          <w:marTop w:val="0"/>
          <w:marBottom w:val="0"/>
          <w:divBdr>
            <w:top w:val="none" w:sz="0" w:space="0" w:color="auto"/>
            <w:left w:val="none" w:sz="0" w:space="0" w:color="auto"/>
            <w:bottom w:val="none" w:sz="0" w:space="0" w:color="auto"/>
            <w:right w:val="none" w:sz="0" w:space="0" w:color="auto"/>
          </w:divBdr>
        </w:div>
        <w:div w:id="1294286417">
          <w:marLeft w:val="0"/>
          <w:marRight w:val="0"/>
          <w:marTop w:val="0"/>
          <w:marBottom w:val="0"/>
          <w:divBdr>
            <w:top w:val="none" w:sz="0" w:space="0" w:color="auto"/>
            <w:left w:val="none" w:sz="0" w:space="0" w:color="auto"/>
            <w:bottom w:val="none" w:sz="0" w:space="0" w:color="auto"/>
            <w:right w:val="none" w:sz="0" w:space="0" w:color="auto"/>
          </w:divBdr>
        </w:div>
        <w:div w:id="1299921163">
          <w:marLeft w:val="0"/>
          <w:marRight w:val="0"/>
          <w:marTop w:val="0"/>
          <w:marBottom w:val="0"/>
          <w:divBdr>
            <w:top w:val="none" w:sz="0" w:space="0" w:color="auto"/>
            <w:left w:val="none" w:sz="0" w:space="0" w:color="auto"/>
            <w:bottom w:val="none" w:sz="0" w:space="0" w:color="auto"/>
            <w:right w:val="none" w:sz="0" w:space="0" w:color="auto"/>
          </w:divBdr>
        </w:div>
        <w:div w:id="1302685831">
          <w:marLeft w:val="0"/>
          <w:marRight w:val="0"/>
          <w:marTop w:val="0"/>
          <w:marBottom w:val="0"/>
          <w:divBdr>
            <w:top w:val="none" w:sz="0" w:space="0" w:color="auto"/>
            <w:left w:val="none" w:sz="0" w:space="0" w:color="auto"/>
            <w:bottom w:val="none" w:sz="0" w:space="0" w:color="auto"/>
            <w:right w:val="none" w:sz="0" w:space="0" w:color="auto"/>
          </w:divBdr>
        </w:div>
        <w:div w:id="1306618675">
          <w:marLeft w:val="0"/>
          <w:marRight w:val="0"/>
          <w:marTop w:val="0"/>
          <w:marBottom w:val="0"/>
          <w:divBdr>
            <w:top w:val="none" w:sz="0" w:space="0" w:color="auto"/>
            <w:left w:val="none" w:sz="0" w:space="0" w:color="auto"/>
            <w:bottom w:val="none" w:sz="0" w:space="0" w:color="auto"/>
            <w:right w:val="none" w:sz="0" w:space="0" w:color="auto"/>
          </w:divBdr>
        </w:div>
        <w:div w:id="1307970675">
          <w:marLeft w:val="0"/>
          <w:marRight w:val="0"/>
          <w:marTop w:val="0"/>
          <w:marBottom w:val="0"/>
          <w:divBdr>
            <w:top w:val="none" w:sz="0" w:space="0" w:color="auto"/>
            <w:left w:val="none" w:sz="0" w:space="0" w:color="auto"/>
            <w:bottom w:val="none" w:sz="0" w:space="0" w:color="auto"/>
            <w:right w:val="none" w:sz="0" w:space="0" w:color="auto"/>
          </w:divBdr>
        </w:div>
        <w:div w:id="1308315331">
          <w:marLeft w:val="0"/>
          <w:marRight w:val="0"/>
          <w:marTop w:val="0"/>
          <w:marBottom w:val="0"/>
          <w:divBdr>
            <w:top w:val="none" w:sz="0" w:space="0" w:color="auto"/>
            <w:left w:val="none" w:sz="0" w:space="0" w:color="auto"/>
            <w:bottom w:val="none" w:sz="0" w:space="0" w:color="auto"/>
            <w:right w:val="none" w:sz="0" w:space="0" w:color="auto"/>
          </w:divBdr>
        </w:div>
        <w:div w:id="1309750097">
          <w:marLeft w:val="0"/>
          <w:marRight w:val="0"/>
          <w:marTop w:val="0"/>
          <w:marBottom w:val="0"/>
          <w:divBdr>
            <w:top w:val="none" w:sz="0" w:space="0" w:color="auto"/>
            <w:left w:val="none" w:sz="0" w:space="0" w:color="auto"/>
            <w:bottom w:val="none" w:sz="0" w:space="0" w:color="auto"/>
            <w:right w:val="none" w:sz="0" w:space="0" w:color="auto"/>
          </w:divBdr>
        </w:div>
        <w:div w:id="1310817131">
          <w:marLeft w:val="0"/>
          <w:marRight w:val="0"/>
          <w:marTop w:val="0"/>
          <w:marBottom w:val="0"/>
          <w:divBdr>
            <w:top w:val="none" w:sz="0" w:space="0" w:color="auto"/>
            <w:left w:val="none" w:sz="0" w:space="0" w:color="auto"/>
            <w:bottom w:val="none" w:sz="0" w:space="0" w:color="auto"/>
            <w:right w:val="none" w:sz="0" w:space="0" w:color="auto"/>
          </w:divBdr>
        </w:div>
        <w:div w:id="1315448279">
          <w:marLeft w:val="0"/>
          <w:marRight w:val="0"/>
          <w:marTop w:val="0"/>
          <w:marBottom w:val="0"/>
          <w:divBdr>
            <w:top w:val="none" w:sz="0" w:space="0" w:color="auto"/>
            <w:left w:val="none" w:sz="0" w:space="0" w:color="auto"/>
            <w:bottom w:val="none" w:sz="0" w:space="0" w:color="auto"/>
            <w:right w:val="none" w:sz="0" w:space="0" w:color="auto"/>
          </w:divBdr>
        </w:div>
        <w:div w:id="1318876764">
          <w:marLeft w:val="0"/>
          <w:marRight w:val="0"/>
          <w:marTop w:val="0"/>
          <w:marBottom w:val="0"/>
          <w:divBdr>
            <w:top w:val="none" w:sz="0" w:space="0" w:color="auto"/>
            <w:left w:val="none" w:sz="0" w:space="0" w:color="auto"/>
            <w:bottom w:val="none" w:sz="0" w:space="0" w:color="auto"/>
            <w:right w:val="none" w:sz="0" w:space="0" w:color="auto"/>
          </w:divBdr>
        </w:div>
        <w:div w:id="1319387184">
          <w:marLeft w:val="0"/>
          <w:marRight w:val="0"/>
          <w:marTop w:val="0"/>
          <w:marBottom w:val="0"/>
          <w:divBdr>
            <w:top w:val="none" w:sz="0" w:space="0" w:color="auto"/>
            <w:left w:val="none" w:sz="0" w:space="0" w:color="auto"/>
            <w:bottom w:val="none" w:sz="0" w:space="0" w:color="auto"/>
            <w:right w:val="none" w:sz="0" w:space="0" w:color="auto"/>
          </w:divBdr>
        </w:div>
        <w:div w:id="1322008764">
          <w:marLeft w:val="0"/>
          <w:marRight w:val="0"/>
          <w:marTop w:val="0"/>
          <w:marBottom w:val="0"/>
          <w:divBdr>
            <w:top w:val="none" w:sz="0" w:space="0" w:color="auto"/>
            <w:left w:val="none" w:sz="0" w:space="0" w:color="auto"/>
            <w:bottom w:val="none" w:sz="0" w:space="0" w:color="auto"/>
            <w:right w:val="none" w:sz="0" w:space="0" w:color="auto"/>
          </w:divBdr>
        </w:div>
        <w:div w:id="1324964809">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335840179">
          <w:marLeft w:val="0"/>
          <w:marRight w:val="0"/>
          <w:marTop w:val="0"/>
          <w:marBottom w:val="0"/>
          <w:divBdr>
            <w:top w:val="none" w:sz="0" w:space="0" w:color="auto"/>
            <w:left w:val="none" w:sz="0" w:space="0" w:color="auto"/>
            <w:bottom w:val="none" w:sz="0" w:space="0" w:color="auto"/>
            <w:right w:val="none" w:sz="0" w:space="0" w:color="auto"/>
          </w:divBdr>
        </w:div>
        <w:div w:id="1336422717">
          <w:marLeft w:val="0"/>
          <w:marRight w:val="0"/>
          <w:marTop w:val="0"/>
          <w:marBottom w:val="0"/>
          <w:divBdr>
            <w:top w:val="none" w:sz="0" w:space="0" w:color="auto"/>
            <w:left w:val="none" w:sz="0" w:space="0" w:color="auto"/>
            <w:bottom w:val="none" w:sz="0" w:space="0" w:color="auto"/>
            <w:right w:val="none" w:sz="0" w:space="0" w:color="auto"/>
          </w:divBdr>
        </w:div>
        <w:div w:id="1343245113">
          <w:marLeft w:val="0"/>
          <w:marRight w:val="0"/>
          <w:marTop w:val="0"/>
          <w:marBottom w:val="0"/>
          <w:divBdr>
            <w:top w:val="none" w:sz="0" w:space="0" w:color="auto"/>
            <w:left w:val="none" w:sz="0" w:space="0" w:color="auto"/>
            <w:bottom w:val="none" w:sz="0" w:space="0" w:color="auto"/>
            <w:right w:val="none" w:sz="0" w:space="0" w:color="auto"/>
          </w:divBdr>
        </w:div>
        <w:div w:id="1343626595">
          <w:marLeft w:val="0"/>
          <w:marRight w:val="0"/>
          <w:marTop w:val="0"/>
          <w:marBottom w:val="0"/>
          <w:divBdr>
            <w:top w:val="none" w:sz="0" w:space="0" w:color="auto"/>
            <w:left w:val="none" w:sz="0" w:space="0" w:color="auto"/>
            <w:bottom w:val="none" w:sz="0" w:space="0" w:color="auto"/>
            <w:right w:val="none" w:sz="0" w:space="0" w:color="auto"/>
          </w:divBdr>
        </w:div>
        <w:div w:id="1346128716">
          <w:marLeft w:val="0"/>
          <w:marRight w:val="0"/>
          <w:marTop w:val="0"/>
          <w:marBottom w:val="0"/>
          <w:divBdr>
            <w:top w:val="none" w:sz="0" w:space="0" w:color="auto"/>
            <w:left w:val="none" w:sz="0" w:space="0" w:color="auto"/>
            <w:bottom w:val="none" w:sz="0" w:space="0" w:color="auto"/>
            <w:right w:val="none" w:sz="0" w:space="0" w:color="auto"/>
          </w:divBdr>
        </w:div>
        <w:div w:id="1348092030">
          <w:marLeft w:val="0"/>
          <w:marRight w:val="0"/>
          <w:marTop w:val="0"/>
          <w:marBottom w:val="0"/>
          <w:divBdr>
            <w:top w:val="none" w:sz="0" w:space="0" w:color="auto"/>
            <w:left w:val="none" w:sz="0" w:space="0" w:color="auto"/>
            <w:bottom w:val="none" w:sz="0" w:space="0" w:color="auto"/>
            <w:right w:val="none" w:sz="0" w:space="0" w:color="auto"/>
          </w:divBdr>
        </w:div>
        <w:div w:id="1348095332">
          <w:marLeft w:val="0"/>
          <w:marRight w:val="0"/>
          <w:marTop w:val="0"/>
          <w:marBottom w:val="0"/>
          <w:divBdr>
            <w:top w:val="none" w:sz="0" w:space="0" w:color="auto"/>
            <w:left w:val="none" w:sz="0" w:space="0" w:color="auto"/>
            <w:bottom w:val="none" w:sz="0" w:space="0" w:color="auto"/>
            <w:right w:val="none" w:sz="0" w:space="0" w:color="auto"/>
          </w:divBdr>
        </w:div>
        <w:div w:id="1348941936">
          <w:marLeft w:val="0"/>
          <w:marRight w:val="0"/>
          <w:marTop w:val="0"/>
          <w:marBottom w:val="0"/>
          <w:divBdr>
            <w:top w:val="none" w:sz="0" w:space="0" w:color="auto"/>
            <w:left w:val="none" w:sz="0" w:space="0" w:color="auto"/>
            <w:bottom w:val="none" w:sz="0" w:space="0" w:color="auto"/>
            <w:right w:val="none" w:sz="0" w:space="0" w:color="auto"/>
          </w:divBdr>
        </w:div>
        <w:div w:id="1351638649">
          <w:marLeft w:val="0"/>
          <w:marRight w:val="0"/>
          <w:marTop w:val="0"/>
          <w:marBottom w:val="0"/>
          <w:divBdr>
            <w:top w:val="none" w:sz="0" w:space="0" w:color="auto"/>
            <w:left w:val="none" w:sz="0" w:space="0" w:color="auto"/>
            <w:bottom w:val="none" w:sz="0" w:space="0" w:color="auto"/>
            <w:right w:val="none" w:sz="0" w:space="0" w:color="auto"/>
          </w:divBdr>
        </w:div>
        <w:div w:id="1352100688">
          <w:marLeft w:val="0"/>
          <w:marRight w:val="0"/>
          <w:marTop w:val="0"/>
          <w:marBottom w:val="0"/>
          <w:divBdr>
            <w:top w:val="none" w:sz="0" w:space="0" w:color="auto"/>
            <w:left w:val="none" w:sz="0" w:space="0" w:color="auto"/>
            <w:bottom w:val="none" w:sz="0" w:space="0" w:color="auto"/>
            <w:right w:val="none" w:sz="0" w:space="0" w:color="auto"/>
          </w:divBdr>
        </w:div>
        <w:div w:id="1352754855">
          <w:marLeft w:val="0"/>
          <w:marRight w:val="0"/>
          <w:marTop w:val="0"/>
          <w:marBottom w:val="0"/>
          <w:divBdr>
            <w:top w:val="none" w:sz="0" w:space="0" w:color="auto"/>
            <w:left w:val="none" w:sz="0" w:space="0" w:color="auto"/>
            <w:bottom w:val="none" w:sz="0" w:space="0" w:color="auto"/>
            <w:right w:val="none" w:sz="0" w:space="0" w:color="auto"/>
          </w:divBdr>
        </w:div>
        <w:div w:id="1355500771">
          <w:marLeft w:val="0"/>
          <w:marRight w:val="0"/>
          <w:marTop w:val="0"/>
          <w:marBottom w:val="0"/>
          <w:divBdr>
            <w:top w:val="none" w:sz="0" w:space="0" w:color="auto"/>
            <w:left w:val="none" w:sz="0" w:space="0" w:color="auto"/>
            <w:bottom w:val="none" w:sz="0" w:space="0" w:color="auto"/>
            <w:right w:val="none" w:sz="0" w:space="0" w:color="auto"/>
          </w:divBdr>
        </w:div>
        <w:div w:id="1358197601">
          <w:marLeft w:val="0"/>
          <w:marRight w:val="0"/>
          <w:marTop w:val="0"/>
          <w:marBottom w:val="0"/>
          <w:divBdr>
            <w:top w:val="none" w:sz="0" w:space="0" w:color="auto"/>
            <w:left w:val="none" w:sz="0" w:space="0" w:color="auto"/>
            <w:bottom w:val="none" w:sz="0" w:space="0" w:color="auto"/>
            <w:right w:val="none" w:sz="0" w:space="0" w:color="auto"/>
          </w:divBdr>
        </w:div>
        <w:div w:id="1362051128">
          <w:marLeft w:val="0"/>
          <w:marRight w:val="0"/>
          <w:marTop w:val="0"/>
          <w:marBottom w:val="0"/>
          <w:divBdr>
            <w:top w:val="none" w:sz="0" w:space="0" w:color="auto"/>
            <w:left w:val="none" w:sz="0" w:space="0" w:color="auto"/>
            <w:bottom w:val="none" w:sz="0" w:space="0" w:color="auto"/>
            <w:right w:val="none" w:sz="0" w:space="0" w:color="auto"/>
          </w:divBdr>
        </w:div>
        <w:div w:id="1363282086">
          <w:marLeft w:val="0"/>
          <w:marRight w:val="0"/>
          <w:marTop w:val="0"/>
          <w:marBottom w:val="0"/>
          <w:divBdr>
            <w:top w:val="none" w:sz="0" w:space="0" w:color="auto"/>
            <w:left w:val="none" w:sz="0" w:space="0" w:color="auto"/>
            <w:bottom w:val="none" w:sz="0" w:space="0" w:color="auto"/>
            <w:right w:val="none" w:sz="0" w:space="0" w:color="auto"/>
          </w:divBdr>
        </w:div>
        <w:div w:id="1363363841">
          <w:marLeft w:val="0"/>
          <w:marRight w:val="0"/>
          <w:marTop w:val="0"/>
          <w:marBottom w:val="0"/>
          <w:divBdr>
            <w:top w:val="none" w:sz="0" w:space="0" w:color="auto"/>
            <w:left w:val="none" w:sz="0" w:space="0" w:color="auto"/>
            <w:bottom w:val="none" w:sz="0" w:space="0" w:color="auto"/>
            <w:right w:val="none" w:sz="0" w:space="0" w:color="auto"/>
          </w:divBdr>
        </w:div>
        <w:div w:id="1365129624">
          <w:marLeft w:val="0"/>
          <w:marRight w:val="0"/>
          <w:marTop w:val="0"/>
          <w:marBottom w:val="0"/>
          <w:divBdr>
            <w:top w:val="none" w:sz="0" w:space="0" w:color="auto"/>
            <w:left w:val="none" w:sz="0" w:space="0" w:color="auto"/>
            <w:bottom w:val="none" w:sz="0" w:space="0" w:color="auto"/>
            <w:right w:val="none" w:sz="0" w:space="0" w:color="auto"/>
          </w:divBdr>
        </w:div>
        <w:div w:id="1365328114">
          <w:marLeft w:val="0"/>
          <w:marRight w:val="0"/>
          <w:marTop w:val="0"/>
          <w:marBottom w:val="0"/>
          <w:divBdr>
            <w:top w:val="none" w:sz="0" w:space="0" w:color="auto"/>
            <w:left w:val="none" w:sz="0" w:space="0" w:color="auto"/>
            <w:bottom w:val="none" w:sz="0" w:space="0" w:color="auto"/>
            <w:right w:val="none" w:sz="0" w:space="0" w:color="auto"/>
          </w:divBdr>
        </w:div>
        <w:div w:id="1368528599">
          <w:marLeft w:val="0"/>
          <w:marRight w:val="0"/>
          <w:marTop w:val="0"/>
          <w:marBottom w:val="0"/>
          <w:divBdr>
            <w:top w:val="none" w:sz="0" w:space="0" w:color="auto"/>
            <w:left w:val="none" w:sz="0" w:space="0" w:color="auto"/>
            <w:bottom w:val="none" w:sz="0" w:space="0" w:color="auto"/>
            <w:right w:val="none" w:sz="0" w:space="0" w:color="auto"/>
          </w:divBdr>
        </w:div>
        <w:div w:id="1378509422">
          <w:marLeft w:val="0"/>
          <w:marRight w:val="0"/>
          <w:marTop w:val="0"/>
          <w:marBottom w:val="0"/>
          <w:divBdr>
            <w:top w:val="none" w:sz="0" w:space="0" w:color="auto"/>
            <w:left w:val="none" w:sz="0" w:space="0" w:color="auto"/>
            <w:bottom w:val="none" w:sz="0" w:space="0" w:color="auto"/>
            <w:right w:val="none" w:sz="0" w:space="0" w:color="auto"/>
          </w:divBdr>
        </w:div>
        <w:div w:id="1378509594">
          <w:marLeft w:val="0"/>
          <w:marRight w:val="0"/>
          <w:marTop w:val="0"/>
          <w:marBottom w:val="0"/>
          <w:divBdr>
            <w:top w:val="none" w:sz="0" w:space="0" w:color="auto"/>
            <w:left w:val="none" w:sz="0" w:space="0" w:color="auto"/>
            <w:bottom w:val="none" w:sz="0" w:space="0" w:color="auto"/>
            <w:right w:val="none" w:sz="0" w:space="0" w:color="auto"/>
          </w:divBdr>
        </w:div>
        <w:div w:id="1381787462">
          <w:marLeft w:val="0"/>
          <w:marRight w:val="0"/>
          <w:marTop w:val="0"/>
          <w:marBottom w:val="0"/>
          <w:divBdr>
            <w:top w:val="none" w:sz="0" w:space="0" w:color="auto"/>
            <w:left w:val="none" w:sz="0" w:space="0" w:color="auto"/>
            <w:bottom w:val="none" w:sz="0" w:space="0" w:color="auto"/>
            <w:right w:val="none" w:sz="0" w:space="0" w:color="auto"/>
          </w:divBdr>
        </w:div>
        <w:div w:id="1382707448">
          <w:marLeft w:val="0"/>
          <w:marRight w:val="0"/>
          <w:marTop w:val="0"/>
          <w:marBottom w:val="0"/>
          <w:divBdr>
            <w:top w:val="none" w:sz="0" w:space="0" w:color="auto"/>
            <w:left w:val="none" w:sz="0" w:space="0" w:color="auto"/>
            <w:bottom w:val="none" w:sz="0" w:space="0" w:color="auto"/>
            <w:right w:val="none" w:sz="0" w:space="0" w:color="auto"/>
          </w:divBdr>
        </w:div>
        <w:div w:id="1382823650">
          <w:marLeft w:val="0"/>
          <w:marRight w:val="0"/>
          <w:marTop w:val="0"/>
          <w:marBottom w:val="0"/>
          <w:divBdr>
            <w:top w:val="none" w:sz="0" w:space="0" w:color="auto"/>
            <w:left w:val="none" w:sz="0" w:space="0" w:color="auto"/>
            <w:bottom w:val="none" w:sz="0" w:space="0" w:color="auto"/>
            <w:right w:val="none" w:sz="0" w:space="0" w:color="auto"/>
          </w:divBdr>
        </w:div>
        <w:div w:id="1385442626">
          <w:marLeft w:val="0"/>
          <w:marRight w:val="0"/>
          <w:marTop w:val="0"/>
          <w:marBottom w:val="0"/>
          <w:divBdr>
            <w:top w:val="none" w:sz="0" w:space="0" w:color="auto"/>
            <w:left w:val="none" w:sz="0" w:space="0" w:color="auto"/>
            <w:bottom w:val="none" w:sz="0" w:space="0" w:color="auto"/>
            <w:right w:val="none" w:sz="0" w:space="0" w:color="auto"/>
          </w:divBdr>
        </w:div>
        <w:div w:id="1385523378">
          <w:marLeft w:val="0"/>
          <w:marRight w:val="0"/>
          <w:marTop w:val="0"/>
          <w:marBottom w:val="0"/>
          <w:divBdr>
            <w:top w:val="none" w:sz="0" w:space="0" w:color="auto"/>
            <w:left w:val="none" w:sz="0" w:space="0" w:color="auto"/>
            <w:bottom w:val="none" w:sz="0" w:space="0" w:color="auto"/>
            <w:right w:val="none" w:sz="0" w:space="0" w:color="auto"/>
          </w:divBdr>
        </w:div>
        <w:div w:id="1391423996">
          <w:marLeft w:val="0"/>
          <w:marRight w:val="0"/>
          <w:marTop w:val="0"/>
          <w:marBottom w:val="0"/>
          <w:divBdr>
            <w:top w:val="none" w:sz="0" w:space="0" w:color="auto"/>
            <w:left w:val="none" w:sz="0" w:space="0" w:color="auto"/>
            <w:bottom w:val="none" w:sz="0" w:space="0" w:color="auto"/>
            <w:right w:val="none" w:sz="0" w:space="0" w:color="auto"/>
          </w:divBdr>
        </w:div>
        <w:div w:id="1397319359">
          <w:marLeft w:val="0"/>
          <w:marRight w:val="0"/>
          <w:marTop w:val="0"/>
          <w:marBottom w:val="0"/>
          <w:divBdr>
            <w:top w:val="none" w:sz="0" w:space="0" w:color="auto"/>
            <w:left w:val="none" w:sz="0" w:space="0" w:color="auto"/>
            <w:bottom w:val="none" w:sz="0" w:space="0" w:color="auto"/>
            <w:right w:val="none" w:sz="0" w:space="0" w:color="auto"/>
          </w:divBdr>
        </w:div>
        <w:div w:id="1397362602">
          <w:marLeft w:val="0"/>
          <w:marRight w:val="0"/>
          <w:marTop w:val="0"/>
          <w:marBottom w:val="0"/>
          <w:divBdr>
            <w:top w:val="none" w:sz="0" w:space="0" w:color="auto"/>
            <w:left w:val="none" w:sz="0" w:space="0" w:color="auto"/>
            <w:bottom w:val="none" w:sz="0" w:space="0" w:color="auto"/>
            <w:right w:val="none" w:sz="0" w:space="0" w:color="auto"/>
          </w:divBdr>
        </w:div>
        <w:div w:id="1397584099">
          <w:marLeft w:val="0"/>
          <w:marRight w:val="0"/>
          <w:marTop w:val="0"/>
          <w:marBottom w:val="0"/>
          <w:divBdr>
            <w:top w:val="none" w:sz="0" w:space="0" w:color="auto"/>
            <w:left w:val="none" w:sz="0" w:space="0" w:color="auto"/>
            <w:bottom w:val="none" w:sz="0" w:space="0" w:color="auto"/>
            <w:right w:val="none" w:sz="0" w:space="0" w:color="auto"/>
          </w:divBdr>
        </w:div>
        <w:div w:id="1403722671">
          <w:marLeft w:val="0"/>
          <w:marRight w:val="0"/>
          <w:marTop w:val="0"/>
          <w:marBottom w:val="0"/>
          <w:divBdr>
            <w:top w:val="none" w:sz="0" w:space="0" w:color="auto"/>
            <w:left w:val="none" w:sz="0" w:space="0" w:color="auto"/>
            <w:bottom w:val="none" w:sz="0" w:space="0" w:color="auto"/>
            <w:right w:val="none" w:sz="0" w:space="0" w:color="auto"/>
          </w:divBdr>
        </w:div>
        <w:div w:id="1404836775">
          <w:marLeft w:val="0"/>
          <w:marRight w:val="0"/>
          <w:marTop w:val="0"/>
          <w:marBottom w:val="0"/>
          <w:divBdr>
            <w:top w:val="none" w:sz="0" w:space="0" w:color="auto"/>
            <w:left w:val="none" w:sz="0" w:space="0" w:color="auto"/>
            <w:bottom w:val="none" w:sz="0" w:space="0" w:color="auto"/>
            <w:right w:val="none" w:sz="0" w:space="0" w:color="auto"/>
          </w:divBdr>
        </w:div>
        <w:div w:id="1408528713">
          <w:marLeft w:val="0"/>
          <w:marRight w:val="0"/>
          <w:marTop w:val="0"/>
          <w:marBottom w:val="0"/>
          <w:divBdr>
            <w:top w:val="none" w:sz="0" w:space="0" w:color="auto"/>
            <w:left w:val="none" w:sz="0" w:space="0" w:color="auto"/>
            <w:bottom w:val="none" w:sz="0" w:space="0" w:color="auto"/>
            <w:right w:val="none" w:sz="0" w:space="0" w:color="auto"/>
          </w:divBdr>
        </w:div>
        <w:div w:id="1413350337">
          <w:marLeft w:val="0"/>
          <w:marRight w:val="0"/>
          <w:marTop w:val="0"/>
          <w:marBottom w:val="0"/>
          <w:divBdr>
            <w:top w:val="none" w:sz="0" w:space="0" w:color="auto"/>
            <w:left w:val="none" w:sz="0" w:space="0" w:color="auto"/>
            <w:bottom w:val="none" w:sz="0" w:space="0" w:color="auto"/>
            <w:right w:val="none" w:sz="0" w:space="0" w:color="auto"/>
          </w:divBdr>
        </w:div>
        <w:div w:id="1414012116">
          <w:marLeft w:val="0"/>
          <w:marRight w:val="0"/>
          <w:marTop w:val="0"/>
          <w:marBottom w:val="0"/>
          <w:divBdr>
            <w:top w:val="none" w:sz="0" w:space="0" w:color="auto"/>
            <w:left w:val="none" w:sz="0" w:space="0" w:color="auto"/>
            <w:bottom w:val="none" w:sz="0" w:space="0" w:color="auto"/>
            <w:right w:val="none" w:sz="0" w:space="0" w:color="auto"/>
          </w:divBdr>
        </w:div>
        <w:div w:id="1422137860">
          <w:marLeft w:val="0"/>
          <w:marRight w:val="0"/>
          <w:marTop w:val="0"/>
          <w:marBottom w:val="0"/>
          <w:divBdr>
            <w:top w:val="none" w:sz="0" w:space="0" w:color="auto"/>
            <w:left w:val="none" w:sz="0" w:space="0" w:color="auto"/>
            <w:bottom w:val="none" w:sz="0" w:space="0" w:color="auto"/>
            <w:right w:val="none" w:sz="0" w:space="0" w:color="auto"/>
          </w:divBdr>
        </w:div>
        <w:div w:id="1429346504">
          <w:marLeft w:val="0"/>
          <w:marRight w:val="0"/>
          <w:marTop w:val="0"/>
          <w:marBottom w:val="0"/>
          <w:divBdr>
            <w:top w:val="none" w:sz="0" w:space="0" w:color="auto"/>
            <w:left w:val="none" w:sz="0" w:space="0" w:color="auto"/>
            <w:bottom w:val="none" w:sz="0" w:space="0" w:color="auto"/>
            <w:right w:val="none" w:sz="0" w:space="0" w:color="auto"/>
          </w:divBdr>
        </w:div>
        <w:div w:id="1429958115">
          <w:marLeft w:val="0"/>
          <w:marRight w:val="0"/>
          <w:marTop w:val="0"/>
          <w:marBottom w:val="0"/>
          <w:divBdr>
            <w:top w:val="none" w:sz="0" w:space="0" w:color="auto"/>
            <w:left w:val="none" w:sz="0" w:space="0" w:color="auto"/>
            <w:bottom w:val="none" w:sz="0" w:space="0" w:color="auto"/>
            <w:right w:val="none" w:sz="0" w:space="0" w:color="auto"/>
          </w:divBdr>
        </w:div>
        <w:div w:id="1430732575">
          <w:marLeft w:val="0"/>
          <w:marRight w:val="0"/>
          <w:marTop w:val="0"/>
          <w:marBottom w:val="0"/>
          <w:divBdr>
            <w:top w:val="none" w:sz="0" w:space="0" w:color="auto"/>
            <w:left w:val="none" w:sz="0" w:space="0" w:color="auto"/>
            <w:bottom w:val="none" w:sz="0" w:space="0" w:color="auto"/>
            <w:right w:val="none" w:sz="0" w:space="0" w:color="auto"/>
          </w:divBdr>
        </w:div>
        <w:div w:id="1436906922">
          <w:marLeft w:val="0"/>
          <w:marRight w:val="0"/>
          <w:marTop w:val="0"/>
          <w:marBottom w:val="0"/>
          <w:divBdr>
            <w:top w:val="none" w:sz="0" w:space="0" w:color="auto"/>
            <w:left w:val="none" w:sz="0" w:space="0" w:color="auto"/>
            <w:bottom w:val="none" w:sz="0" w:space="0" w:color="auto"/>
            <w:right w:val="none" w:sz="0" w:space="0" w:color="auto"/>
          </w:divBdr>
        </w:div>
        <w:div w:id="1438602545">
          <w:marLeft w:val="0"/>
          <w:marRight w:val="0"/>
          <w:marTop w:val="0"/>
          <w:marBottom w:val="0"/>
          <w:divBdr>
            <w:top w:val="none" w:sz="0" w:space="0" w:color="auto"/>
            <w:left w:val="none" w:sz="0" w:space="0" w:color="auto"/>
            <w:bottom w:val="none" w:sz="0" w:space="0" w:color="auto"/>
            <w:right w:val="none" w:sz="0" w:space="0" w:color="auto"/>
          </w:divBdr>
        </w:div>
        <w:div w:id="1439912994">
          <w:marLeft w:val="0"/>
          <w:marRight w:val="0"/>
          <w:marTop w:val="0"/>
          <w:marBottom w:val="0"/>
          <w:divBdr>
            <w:top w:val="none" w:sz="0" w:space="0" w:color="auto"/>
            <w:left w:val="none" w:sz="0" w:space="0" w:color="auto"/>
            <w:bottom w:val="none" w:sz="0" w:space="0" w:color="auto"/>
            <w:right w:val="none" w:sz="0" w:space="0" w:color="auto"/>
          </w:divBdr>
        </w:div>
        <w:div w:id="1441294413">
          <w:marLeft w:val="0"/>
          <w:marRight w:val="0"/>
          <w:marTop w:val="0"/>
          <w:marBottom w:val="0"/>
          <w:divBdr>
            <w:top w:val="none" w:sz="0" w:space="0" w:color="auto"/>
            <w:left w:val="none" w:sz="0" w:space="0" w:color="auto"/>
            <w:bottom w:val="none" w:sz="0" w:space="0" w:color="auto"/>
            <w:right w:val="none" w:sz="0" w:space="0" w:color="auto"/>
          </w:divBdr>
        </w:div>
        <w:div w:id="1446579265">
          <w:marLeft w:val="0"/>
          <w:marRight w:val="0"/>
          <w:marTop w:val="0"/>
          <w:marBottom w:val="0"/>
          <w:divBdr>
            <w:top w:val="none" w:sz="0" w:space="0" w:color="auto"/>
            <w:left w:val="none" w:sz="0" w:space="0" w:color="auto"/>
            <w:bottom w:val="none" w:sz="0" w:space="0" w:color="auto"/>
            <w:right w:val="none" w:sz="0" w:space="0" w:color="auto"/>
          </w:divBdr>
        </w:div>
        <w:div w:id="1447970730">
          <w:marLeft w:val="0"/>
          <w:marRight w:val="0"/>
          <w:marTop w:val="0"/>
          <w:marBottom w:val="0"/>
          <w:divBdr>
            <w:top w:val="none" w:sz="0" w:space="0" w:color="auto"/>
            <w:left w:val="none" w:sz="0" w:space="0" w:color="auto"/>
            <w:bottom w:val="none" w:sz="0" w:space="0" w:color="auto"/>
            <w:right w:val="none" w:sz="0" w:space="0" w:color="auto"/>
          </w:divBdr>
        </w:div>
        <w:div w:id="1452163778">
          <w:marLeft w:val="0"/>
          <w:marRight w:val="0"/>
          <w:marTop w:val="0"/>
          <w:marBottom w:val="0"/>
          <w:divBdr>
            <w:top w:val="none" w:sz="0" w:space="0" w:color="auto"/>
            <w:left w:val="none" w:sz="0" w:space="0" w:color="auto"/>
            <w:bottom w:val="none" w:sz="0" w:space="0" w:color="auto"/>
            <w:right w:val="none" w:sz="0" w:space="0" w:color="auto"/>
          </w:divBdr>
        </w:div>
        <w:div w:id="1453087392">
          <w:marLeft w:val="0"/>
          <w:marRight w:val="0"/>
          <w:marTop w:val="0"/>
          <w:marBottom w:val="0"/>
          <w:divBdr>
            <w:top w:val="none" w:sz="0" w:space="0" w:color="auto"/>
            <w:left w:val="none" w:sz="0" w:space="0" w:color="auto"/>
            <w:bottom w:val="none" w:sz="0" w:space="0" w:color="auto"/>
            <w:right w:val="none" w:sz="0" w:space="0" w:color="auto"/>
          </w:divBdr>
        </w:div>
        <w:div w:id="1469086893">
          <w:marLeft w:val="0"/>
          <w:marRight w:val="0"/>
          <w:marTop w:val="0"/>
          <w:marBottom w:val="0"/>
          <w:divBdr>
            <w:top w:val="none" w:sz="0" w:space="0" w:color="auto"/>
            <w:left w:val="none" w:sz="0" w:space="0" w:color="auto"/>
            <w:bottom w:val="none" w:sz="0" w:space="0" w:color="auto"/>
            <w:right w:val="none" w:sz="0" w:space="0" w:color="auto"/>
          </w:divBdr>
        </w:div>
        <w:div w:id="1472821921">
          <w:marLeft w:val="0"/>
          <w:marRight w:val="0"/>
          <w:marTop w:val="0"/>
          <w:marBottom w:val="0"/>
          <w:divBdr>
            <w:top w:val="none" w:sz="0" w:space="0" w:color="auto"/>
            <w:left w:val="none" w:sz="0" w:space="0" w:color="auto"/>
            <w:bottom w:val="none" w:sz="0" w:space="0" w:color="auto"/>
            <w:right w:val="none" w:sz="0" w:space="0" w:color="auto"/>
          </w:divBdr>
        </w:div>
        <w:div w:id="1481801264">
          <w:marLeft w:val="0"/>
          <w:marRight w:val="0"/>
          <w:marTop w:val="0"/>
          <w:marBottom w:val="0"/>
          <w:divBdr>
            <w:top w:val="none" w:sz="0" w:space="0" w:color="auto"/>
            <w:left w:val="none" w:sz="0" w:space="0" w:color="auto"/>
            <w:bottom w:val="none" w:sz="0" w:space="0" w:color="auto"/>
            <w:right w:val="none" w:sz="0" w:space="0" w:color="auto"/>
          </w:divBdr>
        </w:div>
        <w:div w:id="1485195175">
          <w:marLeft w:val="0"/>
          <w:marRight w:val="0"/>
          <w:marTop w:val="0"/>
          <w:marBottom w:val="0"/>
          <w:divBdr>
            <w:top w:val="none" w:sz="0" w:space="0" w:color="auto"/>
            <w:left w:val="none" w:sz="0" w:space="0" w:color="auto"/>
            <w:bottom w:val="none" w:sz="0" w:space="0" w:color="auto"/>
            <w:right w:val="none" w:sz="0" w:space="0" w:color="auto"/>
          </w:divBdr>
        </w:div>
        <w:div w:id="1489057791">
          <w:marLeft w:val="0"/>
          <w:marRight w:val="0"/>
          <w:marTop w:val="0"/>
          <w:marBottom w:val="0"/>
          <w:divBdr>
            <w:top w:val="none" w:sz="0" w:space="0" w:color="auto"/>
            <w:left w:val="none" w:sz="0" w:space="0" w:color="auto"/>
            <w:bottom w:val="none" w:sz="0" w:space="0" w:color="auto"/>
            <w:right w:val="none" w:sz="0" w:space="0" w:color="auto"/>
          </w:divBdr>
        </w:div>
        <w:div w:id="1491822866">
          <w:marLeft w:val="0"/>
          <w:marRight w:val="0"/>
          <w:marTop w:val="0"/>
          <w:marBottom w:val="0"/>
          <w:divBdr>
            <w:top w:val="none" w:sz="0" w:space="0" w:color="auto"/>
            <w:left w:val="none" w:sz="0" w:space="0" w:color="auto"/>
            <w:bottom w:val="none" w:sz="0" w:space="0" w:color="auto"/>
            <w:right w:val="none" w:sz="0" w:space="0" w:color="auto"/>
          </w:divBdr>
        </w:div>
        <w:div w:id="1492216017">
          <w:marLeft w:val="0"/>
          <w:marRight w:val="0"/>
          <w:marTop w:val="0"/>
          <w:marBottom w:val="0"/>
          <w:divBdr>
            <w:top w:val="none" w:sz="0" w:space="0" w:color="auto"/>
            <w:left w:val="none" w:sz="0" w:space="0" w:color="auto"/>
            <w:bottom w:val="none" w:sz="0" w:space="0" w:color="auto"/>
            <w:right w:val="none" w:sz="0" w:space="0" w:color="auto"/>
          </w:divBdr>
        </w:div>
        <w:div w:id="1493179922">
          <w:marLeft w:val="0"/>
          <w:marRight w:val="0"/>
          <w:marTop w:val="0"/>
          <w:marBottom w:val="0"/>
          <w:divBdr>
            <w:top w:val="none" w:sz="0" w:space="0" w:color="auto"/>
            <w:left w:val="none" w:sz="0" w:space="0" w:color="auto"/>
            <w:bottom w:val="none" w:sz="0" w:space="0" w:color="auto"/>
            <w:right w:val="none" w:sz="0" w:space="0" w:color="auto"/>
          </w:divBdr>
        </w:div>
        <w:div w:id="1495221574">
          <w:marLeft w:val="0"/>
          <w:marRight w:val="0"/>
          <w:marTop w:val="0"/>
          <w:marBottom w:val="0"/>
          <w:divBdr>
            <w:top w:val="none" w:sz="0" w:space="0" w:color="auto"/>
            <w:left w:val="none" w:sz="0" w:space="0" w:color="auto"/>
            <w:bottom w:val="none" w:sz="0" w:space="0" w:color="auto"/>
            <w:right w:val="none" w:sz="0" w:space="0" w:color="auto"/>
          </w:divBdr>
        </w:div>
        <w:div w:id="1499953756">
          <w:marLeft w:val="0"/>
          <w:marRight w:val="0"/>
          <w:marTop w:val="0"/>
          <w:marBottom w:val="0"/>
          <w:divBdr>
            <w:top w:val="none" w:sz="0" w:space="0" w:color="auto"/>
            <w:left w:val="none" w:sz="0" w:space="0" w:color="auto"/>
            <w:bottom w:val="none" w:sz="0" w:space="0" w:color="auto"/>
            <w:right w:val="none" w:sz="0" w:space="0" w:color="auto"/>
          </w:divBdr>
        </w:div>
        <w:div w:id="1502231724">
          <w:marLeft w:val="0"/>
          <w:marRight w:val="0"/>
          <w:marTop w:val="0"/>
          <w:marBottom w:val="0"/>
          <w:divBdr>
            <w:top w:val="none" w:sz="0" w:space="0" w:color="auto"/>
            <w:left w:val="none" w:sz="0" w:space="0" w:color="auto"/>
            <w:bottom w:val="none" w:sz="0" w:space="0" w:color="auto"/>
            <w:right w:val="none" w:sz="0" w:space="0" w:color="auto"/>
          </w:divBdr>
        </w:div>
        <w:div w:id="1502354129">
          <w:marLeft w:val="0"/>
          <w:marRight w:val="0"/>
          <w:marTop w:val="0"/>
          <w:marBottom w:val="0"/>
          <w:divBdr>
            <w:top w:val="none" w:sz="0" w:space="0" w:color="auto"/>
            <w:left w:val="none" w:sz="0" w:space="0" w:color="auto"/>
            <w:bottom w:val="none" w:sz="0" w:space="0" w:color="auto"/>
            <w:right w:val="none" w:sz="0" w:space="0" w:color="auto"/>
          </w:divBdr>
        </w:div>
        <w:div w:id="1503202712">
          <w:marLeft w:val="0"/>
          <w:marRight w:val="0"/>
          <w:marTop w:val="0"/>
          <w:marBottom w:val="0"/>
          <w:divBdr>
            <w:top w:val="none" w:sz="0" w:space="0" w:color="auto"/>
            <w:left w:val="none" w:sz="0" w:space="0" w:color="auto"/>
            <w:bottom w:val="none" w:sz="0" w:space="0" w:color="auto"/>
            <w:right w:val="none" w:sz="0" w:space="0" w:color="auto"/>
          </w:divBdr>
        </w:div>
        <w:div w:id="1518228304">
          <w:marLeft w:val="0"/>
          <w:marRight w:val="0"/>
          <w:marTop w:val="0"/>
          <w:marBottom w:val="0"/>
          <w:divBdr>
            <w:top w:val="none" w:sz="0" w:space="0" w:color="auto"/>
            <w:left w:val="none" w:sz="0" w:space="0" w:color="auto"/>
            <w:bottom w:val="none" w:sz="0" w:space="0" w:color="auto"/>
            <w:right w:val="none" w:sz="0" w:space="0" w:color="auto"/>
          </w:divBdr>
        </w:div>
        <w:div w:id="1522209111">
          <w:marLeft w:val="0"/>
          <w:marRight w:val="0"/>
          <w:marTop w:val="0"/>
          <w:marBottom w:val="0"/>
          <w:divBdr>
            <w:top w:val="none" w:sz="0" w:space="0" w:color="auto"/>
            <w:left w:val="none" w:sz="0" w:space="0" w:color="auto"/>
            <w:bottom w:val="none" w:sz="0" w:space="0" w:color="auto"/>
            <w:right w:val="none" w:sz="0" w:space="0" w:color="auto"/>
          </w:divBdr>
        </w:div>
        <w:div w:id="1522283989">
          <w:marLeft w:val="0"/>
          <w:marRight w:val="0"/>
          <w:marTop w:val="0"/>
          <w:marBottom w:val="0"/>
          <w:divBdr>
            <w:top w:val="none" w:sz="0" w:space="0" w:color="auto"/>
            <w:left w:val="none" w:sz="0" w:space="0" w:color="auto"/>
            <w:bottom w:val="none" w:sz="0" w:space="0" w:color="auto"/>
            <w:right w:val="none" w:sz="0" w:space="0" w:color="auto"/>
          </w:divBdr>
        </w:div>
        <w:div w:id="1523326662">
          <w:marLeft w:val="0"/>
          <w:marRight w:val="0"/>
          <w:marTop w:val="0"/>
          <w:marBottom w:val="0"/>
          <w:divBdr>
            <w:top w:val="none" w:sz="0" w:space="0" w:color="auto"/>
            <w:left w:val="none" w:sz="0" w:space="0" w:color="auto"/>
            <w:bottom w:val="none" w:sz="0" w:space="0" w:color="auto"/>
            <w:right w:val="none" w:sz="0" w:space="0" w:color="auto"/>
          </w:divBdr>
        </w:div>
        <w:div w:id="1525901824">
          <w:marLeft w:val="0"/>
          <w:marRight w:val="0"/>
          <w:marTop w:val="0"/>
          <w:marBottom w:val="0"/>
          <w:divBdr>
            <w:top w:val="none" w:sz="0" w:space="0" w:color="auto"/>
            <w:left w:val="none" w:sz="0" w:space="0" w:color="auto"/>
            <w:bottom w:val="none" w:sz="0" w:space="0" w:color="auto"/>
            <w:right w:val="none" w:sz="0" w:space="0" w:color="auto"/>
          </w:divBdr>
        </w:div>
        <w:div w:id="1527208252">
          <w:marLeft w:val="0"/>
          <w:marRight w:val="0"/>
          <w:marTop w:val="0"/>
          <w:marBottom w:val="0"/>
          <w:divBdr>
            <w:top w:val="none" w:sz="0" w:space="0" w:color="auto"/>
            <w:left w:val="none" w:sz="0" w:space="0" w:color="auto"/>
            <w:bottom w:val="none" w:sz="0" w:space="0" w:color="auto"/>
            <w:right w:val="none" w:sz="0" w:space="0" w:color="auto"/>
          </w:divBdr>
        </w:div>
        <w:div w:id="1533834560">
          <w:marLeft w:val="0"/>
          <w:marRight w:val="0"/>
          <w:marTop w:val="0"/>
          <w:marBottom w:val="0"/>
          <w:divBdr>
            <w:top w:val="none" w:sz="0" w:space="0" w:color="auto"/>
            <w:left w:val="none" w:sz="0" w:space="0" w:color="auto"/>
            <w:bottom w:val="none" w:sz="0" w:space="0" w:color="auto"/>
            <w:right w:val="none" w:sz="0" w:space="0" w:color="auto"/>
          </w:divBdr>
        </w:div>
        <w:div w:id="1535732588">
          <w:marLeft w:val="0"/>
          <w:marRight w:val="0"/>
          <w:marTop w:val="0"/>
          <w:marBottom w:val="0"/>
          <w:divBdr>
            <w:top w:val="none" w:sz="0" w:space="0" w:color="auto"/>
            <w:left w:val="none" w:sz="0" w:space="0" w:color="auto"/>
            <w:bottom w:val="none" w:sz="0" w:space="0" w:color="auto"/>
            <w:right w:val="none" w:sz="0" w:space="0" w:color="auto"/>
          </w:divBdr>
        </w:div>
        <w:div w:id="1540623724">
          <w:marLeft w:val="0"/>
          <w:marRight w:val="0"/>
          <w:marTop w:val="0"/>
          <w:marBottom w:val="0"/>
          <w:divBdr>
            <w:top w:val="none" w:sz="0" w:space="0" w:color="auto"/>
            <w:left w:val="none" w:sz="0" w:space="0" w:color="auto"/>
            <w:bottom w:val="none" w:sz="0" w:space="0" w:color="auto"/>
            <w:right w:val="none" w:sz="0" w:space="0" w:color="auto"/>
          </w:divBdr>
        </w:div>
        <w:div w:id="1542278330">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1544905243">
          <w:marLeft w:val="0"/>
          <w:marRight w:val="0"/>
          <w:marTop w:val="0"/>
          <w:marBottom w:val="0"/>
          <w:divBdr>
            <w:top w:val="none" w:sz="0" w:space="0" w:color="auto"/>
            <w:left w:val="none" w:sz="0" w:space="0" w:color="auto"/>
            <w:bottom w:val="none" w:sz="0" w:space="0" w:color="auto"/>
            <w:right w:val="none" w:sz="0" w:space="0" w:color="auto"/>
          </w:divBdr>
        </w:div>
        <w:div w:id="1559780144">
          <w:marLeft w:val="0"/>
          <w:marRight w:val="0"/>
          <w:marTop w:val="0"/>
          <w:marBottom w:val="0"/>
          <w:divBdr>
            <w:top w:val="none" w:sz="0" w:space="0" w:color="auto"/>
            <w:left w:val="none" w:sz="0" w:space="0" w:color="auto"/>
            <w:bottom w:val="none" w:sz="0" w:space="0" w:color="auto"/>
            <w:right w:val="none" w:sz="0" w:space="0" w:color="auto"/>
          </w:divBdr>
        </w:div>
        <w:div w:id="1561210252">
          <w:marLeft w:val="0"/>
          <w:marRight w:val="0"/>
          <w:marTop w:val="0"/>
          <w:marBottom w:val="0"/>
          <w:divBdr>
            <w:top w:val="none" w:sz="0" w:space="0" w:color="auto"/>
            <w:left w:val="none" w:sz="0" w:space="0" w:color="auto"/>
            <w:bottom w:val="none" w:sz="0" w:space="0" w:color="auto"/>
            <w:right w:val="none" w:sz="0" w:space="0" w:color="auto"/>
          </w:divBdr>
        </w:div>
        <w:div w:id="1565413805">
          <w:marLeft w:val="0"/>
          <w:marRight w:val="0"/>
          <w:marTop w:val="0"/>
          <w:marBottom w:val="0"/>
          <w:divBdr>
            <w:top w:val="none" w:sz="0" w:space="0" w:color="auto"/>
            <w:left w:val="none" w:sz="0" w:space="0" w:color="auto"/>
            <w:bottom w:val="none" w:sz="0" w:space="0" w:color="auto"/>
            <w:right w:val="none" w:sz="0" w:space="0" w:color="auto"/>
          </w:divBdr>
        </w:div>
        <w:div w:id="1571884252">
          <w:marLeft w:val="0"/>
          <w:marRight w:val="0"/>
          <w:marTop w:val="0"/>
          <w:marBottom w:val="0"/>
          <w:divBdr>
            <w:top w:val="none" w:sz="0" w:space="0" w:color="auto"/>
            <w:left w:val="none" w:sz="0" w:space="0" w:color="auto"/>
            <w:bottom w:val="none" w:sz="0" w:space="0" w:color="auto"/>
            <w:right w:val="none" w:sz="0" w:space="0" w:color="auto"/>
          </w:divBdr>
        </w:div>
        <w:div w:id="1574966967">
          <w:marLeft w:val="0"/>
          <w:marRight w:val="0"/>
          <w:marTop w:val="0"/>
          <w:marBottom w:val="0"/>
          <w:divBdr>
            <w:top w:val="none" w:sz="0" w:space="0" w:color="auto"/>
            <w:left w:val="none" w:sz="0" w:space="0" w:color="auto"/>
            <w:bottom w:val="none" w:sz="0" w:space="0" w:color="auto"/>
            <w:right w:val="none" w:sz="0" w:space="0" w:color="auto"/>
          </w:divBdr>
        </w:div>
        <w:div w:id="1578202665">
          <w:marLeft w:val="0"/>
          <w:marRight w:val="0"/>
          <w:marTop w:val="0"/>
          <w:marBottom w:val="0"/>
          <w:divBdr>
            <w:top w:val="none" w:sz="0" w:space="0" w:color="auto"/>
            <w:left w:val="none" w:sz="0" w:space="0" w:color="auto"/>
            <w:bottom w:val="none" w:sz="0" w:space="0" w:color="auto"/>
            <w:right w:val="none" w:sz="0" w:space="0" w:color="auto"/>
          </w:divBdr>
        </w:div>
        <w:div w:id="1579755099">
          <w:marLeft w:val="0"/>
          <w:marRight w:val="0"/>
          <w:marTop w:val="0"/>
          <w:marBottom w:val="0"/>
          <w:divBdr>
            <w:top w:val="none" w:sz="0" w:space="0" w:color="auto"/>
            <w:left w:val="none" w:sz="0" w:space="0" w:color="auto"/>
            <w:bottom w:val="none" w:sz="0" w:space="0" w:color="auto"/>
            <w:right w:val="none" w:sz="0" w:space="0" w:color="auto"/>
          </w:divBdr>
        </w:div>
        <w:div w:id="1590384045">
          <w:marLeft w:val="0"/>
          <w:marRight w:val="0"/>
          <w:marTop w:val="0"/>
          <w:marBottom w:val="0"/>
          <w:divBdr>
            <w:top w:val="none" w:sz="0" w:space="0" w:color="auto"/>
            <w:left w:val="none" w:sz="0" w:space="0" w:color="auto"/>
            <w:bottom w:val="none" w:sz="0" w:space="0" w:color="auto"/>
            <w:right w:val="none" w:sz="0" w:space="0" w:color="auto"/>
          </w:divBdr>
        </w:div>
        <w:div w:id="1593125005">
          <w:marLeft w:val="0"/>
          <w:marRight w:val="0"/>
          <w:marTop w:val="0"/>
          <w:marBottom w:val="0"/>
          <w:divBdr>
            <w:top w:val="none" w:sz="0" w:space="0" w:color="auto"/>
            <w:left w:val="none" w:sz="0" w:space="0" w:color="auto"/>
            <w:bottom w:val="none" w:sz="0" w:space="0" w:color="auto"/>
            <w:right w:val="none" w:sz="0" w:space="0" w:color="auto"/>
          </w:divBdr>
        </w:div>
        <w:div w:id="1601525441">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1611277685">
          <w:marLeft w:val="0"/>
          <w:marRight w:val="0"/>
          <w:marTop w:val="0"/>
          <w:marBottom w:val="0"/>
          <w:divBdr>
            <w:top w:val="none" w:sz="0" w:space="0" w:color="auto"/>
            <w:left w:val="none" w:sz="0" w:space="0" w:color="auto"/>
            <w:bottom w:val="none" w:sz="0" w:space="0" w:color="auto"/>
            <w:right w:val="none" w:sz="0" w:space="0" w:color="auto"/>
          </w:divBdr>
        </w:div>
        <w:div w:id="1616018284">
          <w:marLeft w:val="0"/>
          <w:marRight w:val="0"/>
          <w:marTop w:val="0"/>
          <w:marBottom w:val="0"/>
          <w:divBdr>
            <w:top w:val="none" w:sz="0" w:space="0" w:color="auto"/>
            <w:left w:val="none" w:sz="0" w:space="0" w:color="auto"/>
            <w:bottom w:val="none" w:sz="0" w:space="0" w:color="auto"/>
            <w:right w:val="none" w:sz="0" w:space="0" w:color="auto"/>
          </w:divBdr>
        </w:div>
        <w:div w:id="1618751347">
          <w:marLeft w:val="0"/>
          <w:marRight w:val="0"/>
          <w:marTop w:val="0"/>
          <w:marBottom w:val="0"/>
          <w:divBdr>
            <w:top w:val="none" w:sz="0" w:space="0" w:color="auto"/>
            <w:left w:val="none" w:sz="0" w:space="0" w:color="auto"/>
            <w:bottom w:val="none" w:sz="0" w:space="0" w:color="auto"/>
            <w:right w:val="none" w:sz="0" w:space="0" w:color="auto"/>
          </w:divBdr>
        </w:div>
        <w:div w:id="1619408711">
          <w:marLeft w:val="0"/>
          <w:marRight w:val="0"/>
          <w:marTop w:val="0"/>
          <w:marBottom w:val="0"/>
          <w:divBdr>
            <w:top w:val="none" w:sz="0" w:space="0" w:color="auto"/>
            <w:left w:val="none" w:sz="0" w:space="0" w:color="auto"/>
            <w:bottom w:val="none" w:sz="0" w:space="0" w:color="auto"/>
            <w:right w:val="none" w:sz="0" w:space="0" w:color="auto"/>
          </w:divBdr>
        </w:div>
        <w:div w:id="1626350216">
          <w:marLeft w:val="0"/>
          <w:marRight w:val="0"/>
          <w:marTop w:val="0"/>
          <w:marBottom w:val="0"/>
          <w:divBdr>
            <w:top w:val="none" w:sz="0" w:space="0" w:color="auto"/>
            <w:left w:val="none" w:sz="0" w:space="0" w:color="auto"/>
            <w:bottom w:val="none" w:sz="0" w:space="0" w:color="auto"/>
            <w:right w:val="none" w:sz="0" w:space="0" w:color="auto"/>
          </w:divBdr>
        </w:div>
        <w:div w:id="1637175987">
          <w:marLeft w:val="0"/>
          <w:marRight w:val="0"/>
          <w:marTop w:val="0"/>
          <w:marBottom w:val="0"/>
          <w:divBdr>
            <w:top w:val="none" w:sz="0" w:space="0" w:color="auto"/>
            <w:left w:val="none" w:sz="0" w:space="0" w:color="auto"/>
            <w:bottom w:val="none" w:sz="0" w:space="0" w:color="auto"/>
            <w:right w:val="none" w:sz="0" w:space="0" w:color="auto"/>
          </w:divBdr>
        </w:div>
        <w:div w:id="1641614248">
          <w:marLeft w:val="0"/>
          <w:marRight w:val="0"/>
          <w:marTop w:val="0"/>
          <w:marBottom w:val="0"/>
          <w:divBdr>
            <w:top w:val="none" w:sz="0" w:space="0" w:color="auto"/>
            <w:left w:val="none" w:sz="0" w:space="0" w:color="auto"/>
            <w:bottom w:val="none" w:sz="0" w:space="0" w:color="auto"/>
            <w:right w:val="none" w:sz="0" w:space="0" w:color="auto"/>
          </w:divBdr>
        </w:div>
        <w:div w:id="1643077529">
          <w:marLeft w:val="0"/>
          <w:marRight w:val="0"/>
          <w:marTop w:val="0"/>
          <w:marBottom w:val="0"/>
          <w:divBdr>
            <w:top w:val="none" w:sz="0" w:space="0" w:color="auto"/>
            <w:left w:val="none" w:sz="0" w:space="0" w:color="auto"/>
            <w:bottom w:val="none" w:sz="0" w:space="0" w:color="auto"/>
            <w:right w:val="none" w:sz="0" w:space="0" w:color="auto"/>
          </w:divBdr>
        </w:div>
        <w:div w:id="1645231792">
          <w:marLeft w:val="0"/>
          <w:marRight w:val="0"/>
          <w:marTop w:val="0"/>
          <w:marBottom w:val="0"/>
          <w:divBdr>
            <w:top w:val="none" w:sz="0" w:space="0" w:color="auto"/>
            <w:left w:val="none" w:sz="0" w:space="0" w:color="auto"/>
            <w:bottom w:val="none" w:sz="0" w:space="0" w:color="auto"/>
            <w:right w:val="none" w:sz="0" w:space="0" w:color="auto"/>
          </w:divBdr>
        </w:div>
        <w:div w:id="1655910242">
          <w:marLeft w:val="0"/>
          <w:marRight w:val="0"/>
          <w:marTop w:val="0"/>
          <w:marBottom w:val="0"/>
          <w:divBdr>
            <w:top w:val="none" w:sz="0" w:space="0" w:color="auto"/>
            <w:left w:val="none" w:sz="0" w:space="0" w:color="auto"/>
            <w:bottom w:val="none" w:sz="0" w:space="0" w:color="auto"/>
            <w:right w:val="none" w:sz="0" w:space="0" w:color="auto"/>
          </w:divBdr>
        </w:div>
        <w:div w:id="1658807266">
          <w:marLeft w:val="0"/>
          <w:marRight w:val="0"/>
          <w:marTop w:val="0"/>
          <w:marBottom w:val="0"/>
          <w:divBdr>
            <w:top w:val="none" w:sz="0" w:space="0" w:color="auto"/>
            <w:left w:val="none" w:sz="0" w:space="0" w:color="auto"/>
            <w:bottom w:val="none" w:sz="0" w:space="0" w:color="auto"/>
            <w:right w:val="none" w:sz="0" w:space="0" w:color="auto"/>
          </w:divBdr>
        </w:div>
        <w:div w:id="1664504108">
          <w:marLeft w:val="0"/>
          <w:marRight w:val="0"/>
          <w:marTop w:val="0"/>
          <w:marBottom w:val="0"/>
          <w:divBdr>
            <w:top w:val="none" w:sz="0" w:space="0" w:color="auto"/>
            <w:left w:val="none" w:sz="0" w:space="0" w:color="auto"/>
            <w:bottom w:val="none" w:sz="0" w:space="0" w:color="auto"/>
            <w:right w:val="none" w:sz="0" w:space="0" w:color="auto"/>
          </w:divBdr>
        </w:div>
        <w:div w:id="1666978999">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1668051631">
          <w:marLeft w:val="0"/>
          <w:marRight w:val="0"/>
          <w:marTop w:val="0"/>
          <w:marBottom w:val="0"/>
          <w:divBdr>
            <w:top w:val="none" w:sz="0" w:space="0" w:color="auto"/>
            <w:left w:val="none" w:sz="0" w:space="0" w:color="auto"/>
            <w:bottom w:val="none" w:sz="0" w:space="0" w:color="auto"/>
            <w:right w:val="none" w:sz="0" w:space="0" w:color="auto"/>
          </w:divBdr>
        </w:div>
        <w:div w:id="1669092587">
          <w:marLeft w:val="0"/>
          <w:marRight w:val="0"/>
          <w:marTop w:val="0"/>
          <w:marBottom w:val="0"/>
          <w:divBdr>
            <w:top w:val="none" w:sz="0" w:space="0" w:color="auto"/>
            <w:left w:val="none" w:sz="0" w:space="0" w:color="auto"/>
            <w:bottom w:val="none" w:sz="0" w:space="0" w:color="auto"/>
            <w:right w:val="none" w:sz="0" w:space="0" w:color="auto"/>
          </w:divBdr>
        </w:div>
        <w:div w:id="1672566050">
          <w:marLeft w:val="0"/>
          <w:marRight w:val="0"/>
          <w:marTop w:val="0"/>
          <w:marBottom w:val="0"/>
          <w:divBdr>
            <w:top w:val="none" w:sz="0" w:space="0" w:color="auto"/>
            <w:left w:val="none" w:sz="0" w:space="0" w:color="auto"/>
            <w:bottom w:val="none" w:sz="0" w:space="0" w:color="auto"/>
            <w:right w:val="none" w:sz="0" w:space="0" w:color="auto"/>
          </w:divBdr>
        </w:div>
        <w:div w:id="1673485156">
          <w:marLeft w:val="0"/>
          <w:marRight w:val="0"/>
          <w:marTop w:val="0"/>
          <w:marBottom w:val="0"/>
          <w:divBdr>
            <w:top w:val="none" w:sz="0" w:space="0" w:color="auto"/>
            <w:left w:val="none" w:sz="0" w:space="0" w:color="auto"/>
            <w:bottom w:val="none" w:sz="0" w:space="0" w:color="auto"/>
            <w:right w:val="none" w:sz="0" w:space="0" w:color="auto"/>
          </w:divBdr>
        </w:div>
        <w:div w:id="1686637129">
          <w:marLeft w:val="0"/>
          <w:marRight w:val="0"/>
          <w:marTop w:val="0"/>
          <w:marBottom w:val="0"/>
          <w:divBdr>
            <w:top w:val="none" w:sz="0" w:space="0" w:color="auto"/>
            <w:left w:val="none" w:sz="0" w:space="0" w:color="auto"/>
            <w:bottom w:val="none" w:sz="0" w:space="0" w:color="auto"/>
            <w:right w:val="none" w:sz="0" w:space="0" w:color="auto"/>
          </w:divBdr>
        </w:div>
        <w:div w:id="1688478338">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694726445">
          <w:marLeft w:val="0"/>
          <w:marRight w:val="0"/>
          <w:marTop w:val="0"/>
          <w:marBottom w:val="0"/>
          <w:divBdr>
            <w:top w:val="none" w:sz="0" w:space="0" w:color="auto"/>
            <w:left w:val="none" w:sz="0" w:space="0" w:color="auto"/>
            <w:bottom w:val="none" w:sz="0" w:space="0" w:color="auto"/>
            <w:right w:val="none" w:sz="0" w:space="0" w:color="auto"/>
          </w:divBdr>
        </w:div>
        <w:div w:id="1701661575">
          <w:marLeft w:val="0"/>
          <w:marRight w:val="0"/>
          <w:marTop w:val="0"/>
          <w:marBottom w:val="0"/>
          <w:divBdr>
            <w:top w:val="none" w:sz="0" w:space="0" w:color="auto"/>
            <w:left w:val="none" w:sz="0" w:space="0" w:color="auto"/>
            <w:bottom w:val="none" w:sz="0" w:space="0" w:color="auto"/>
            <w:right w:val="none" w:sz="0" w:space="0" w:color="auto"/>
          </w:divBdr>
        </w:div>
        <w:div w:id="1715423160">
          <w:marLeft w:val="0"/>
          <w:marRight w:val="0"/>
          <w:marTop w:val="0"/>
          <w:marBottom w:val="0"/>
          <w:divBdr>
            <w:top w:val="none" w:sz="0" w:space="0" w:color="auto"/>
            <w:left w:val="none" w:sz="0" w:space="0" w:color="auto"/>
            <w:bottom w:val="none" w:sz="0" w:space="0" w:color="auto"/>
            <w:right w:val="none" w:sz="0" w:space="0" w:color="auto"/>
          </w:divBdr>
        </w:div>
        <w:div w:id="1719237021">
          <w:marLeft w:val="0"/>
          <w:marRight w:val="0"/>
          <w:marTop w:val="0"/>
          <w:marBottom w:val="0"/>
          <w:divBdr>
            <w:top w:val="none" w:sz="0" w:space="0" w:color="auto"/>
            <w:left w:val="none" w:sz="0" w:space="0" w:color="auto"/>
            <w:bottom w:val="none" w:sz="0" w:space="0" w:color="auto"/>
            <w:right w:val="none" w:sz="0" w:space="0" w:color="auto"/>
          </w:divBdr>
        </w:div>
        <w:div w:id="1720861592">
          <w:marLeft w:val="0"/>
          <w:marRight w:val="0"/>
          <w:marTop w:val="0"/>
          <w:marBottom w:val="0"/>
          <w:divBdr>
            <w:top w:val="none" w:sz="0" w:space="0" w:color="auto"/>
            <w:left w:val="none" w:sz="0" w:space="0" w:color="auto"/>
            <w:bottom w:val="none" w:sz="0" w:space="0" w:color="auto"/>
            <w:right w:val="none" w:sz="0" w:space="0" w:color="auto"/>
          </w:divBdr>
        </w:div>
        <w:div w:id="1723089558">
          <w:marLeft w:val="0"/>
          <w:marRight w:val="0"/>
          <w:marTop w:val="0"/>
          <w:marBottom w:val="0"/>
          <w:divBdr>
            <w:top w:val="none" w:sz="0" w:space="0" w:color="auto"/>
            <w:left w:val="none" w:sz="0" w:space="0" w:color="auto"/>
            <w:bottom w:val="none" w:sz="0" w:space="0" w:color="auto"/>
            <w:right w:val="none" w:sz="0" w:space="0" w:color="auto"/>
          </w:divBdr>
        </w:div>
        <w:div w:id="1727335775">
          <w:marLeft w:val="0"/>
          <w:marRight w:val="0"/>
          <w:marTop w:val="0"/>
          <w:marBottom w:val="0"/>
          <w:divBdr>
            <w:top w:val="none" w:sz="0" w:space="0" w:color="auto"/>
            <w:left w:val="none" w:sz="0" w:space="0" w:color="auto"/>
            <w:bottom w:val="none" w:sz="0" w:space="0" w:color="auto"/>
            <w:right w:val="none" w:sz="0" w:space="0" w:color="auto"/>
          </w:divBdr>
        </w:div>
        <w:div w:id="1729067680">
          <w:marLeft w:val="0"/>
          <w:marRight w:val="0"/>
          <w:marTop w:val="0"/>
          <w:marBottom w:val="0"/>
          <w:divBdr>
            <w:top w:val="none" w:sz="0" w:space="0" w:color="auto"/>
            <w:left w:val="none" w:sz="0" w:space="0" w:color="auto"/>
            <w:bottom w:val="none" w:sz="0" w:space="0" w:color="auto"/>
            <w:right w:val="none" w:sz="0" w:space="0" w:color="auto"/>
          </w:divBdr>
        </w:div>
        <w:div w:id="1732121155">
          <w:marLeft w:val="0"/>
          <w:marRight w:val="0"/>
          <w:marTop w:val="0"/>
          <w:marBottom w:val="0"/>
          <w:divBdr>
            <w:top w:val="none" w:sz="0" w:space="0" w:color="auto"/>
            <w:left w:val="none" w:sz="0" w:space="0" w:color="auto"/>
            <w:bottom w:val="none" w:sz="0" w:space="0" w:color="auto"/>
            <w:right w:val="none" w:sz="0" w:space="0" w:color="auto"/>
          </w:divBdr>
        </w:div>
        <w:div w:id="1732146873">
          <w:marLeft w:val="0"/>
          <w:marRight w:val="0"/>
          <w:marTop w:val="0"/>
          <w:marBottom w:val="0"/>
          <w:divBdr>
            <w:top w:val="none" w:sz="0" w:space="0" w:color="auto"/>
            <w:left w:val="none" w:sz="0" w:space="0" w:color="auto"/>
            <w:bottom w:val="none" w:sz="0" w:space="0" w:color="auto"/>
            <w:right w:val="none" w:sz="0" w:space="0" w:color="auto"/>
          </w:divBdr>
        </w:div>
        <w:div w:id="1735543888">
          <w:marLeft w:val="0"/>
          <w:marRight w:val="0"/>
          <w:marTop w:val="0"/>
          <w:marBottom w:val="0"/>
          <w:divBdr>
            <w:top w:val="none" w:sz="0" w:space="0" w:color="auto"/>
            <w:left w:val="none" w:sz="0" w:space="0" w:color="auto"/>
            <w:bottom w:val="none" w:sz="0" w:space="0" w:color="auto"/>
            <w:right w:val="none" w:sz="0" w:space="0" w:color="auto"/>
          </w:divBdr>
        </w:div>
        <w:div w:id="1737044985">
          <w:marLeft w:val="0"/>
          <w:marRight w:val="0"/>
          <w:marTop w:val="0"/>
          <w:marBottom w:val="0"/>
          <w:divBdr>
            <w:top w:val="none" w:sz="0" w:space="0" w:color="auto"/>
            <w:left w:val="none" w:sz="0" w:space="0" w:color="auto"/>
            <w:bottom w:val="none" w:sz="0" w:space="0" w:color="auto"/>
            <w:right w:val="none" w:sz="0" w:space="0" w:color="auto"/>
          </w:divBdr>
        </w:div>
        <w:div w:id="1738936750">
          <w:marLeft w:val="0"/>
          <w:marRight w:val="0"/>
          <w:marTop w:val="0"/>
          <w:marBottom w:val="0"/>
          <w:divBdr>
            <w:top w:val="none" w:sz="0" w:space="0" w:color="auto"/>
            <w:left w:val="none" w:sz="0" w:space="0" w:color="auto"/>
            <w:bottom w:val="none" w:sz="0" w:space="0" w:color="auto"/>
            <w:right w:val="none" w:sz="0" w:space="0" w:color="auto"/>
          </w:divBdr>
        </w:div>
        <w:div w:id="1748459829">
          <w:marLeft w:val="0"/>
          <w:marRight w:val="0"/>
          <w:marTop w:val="0"/>
          <w:marBottom w:val="0"/>
          <w:divBdr>
            <w:top w:val="none" w:sz="0" w:space="0" w:color="auto"/>
            <w:left w:val="none" w:sz="0" w:space="0" w:color="auto"/>
            <w:bottom w:val="none" w:sz="0" w:space="0" w:color="auto"/>
            <w:right w:val="none" w:sz="0" w:space="0" w:color="auto"/>
          </w:divBdr>
        </w:div>
        <w:div w:id="1749308419">
          <w:marLeft w:val="0"/>
          <w:marRight w:val="0"/>
          <w:marTop w:val="0"/>
          <w:marBottom w:val="0"/>
          <w:divBdr>
            <w:top w:val="none" w:sz="0" w:space="0" w:color="auto"/>
            <w:left w:val="none" w:sz="0" w:space="0" w:color="auto"/>
            <w:bottom w:val="none" w:sz="0" w:space="0" w:color="auto"/>
            <w:right w:val="none" w:sz="0" w:space="0" w:color="auto"/>
          </w:divBdr>
        </w:div>
        <w:div w:id="1751850960">
          <w:marLeft w:val="0"/>
          <w:marRight w:val="0"/>
          <w:marTop w:val="0"/>
          <w:marBottom w:val="0"/>
          <w:divBdr>
            <w:top w:val="none" w:sz="0" w:space="0" w:color="auto"/>
            <w:left w:val="none" w:sz="0" w:space="0" w:color="auto"/>
            <w:bottom w:val="none" w:sz="0" w:space="0" w:color="auto"/>
            <w:right w:val="none" w:sz="0" w:space="0" w:color="auto"/>
          </w:divBdr>
        </w:div>
        <w:div w:id="1756054361">
          <w:marLeft w:val="0"/>
          <w:marRight w:val="0"/>
          <w:marTop w:val="0"/>
          <w:marBottom w:val="0"/>
          <w:divBdr>
            <w:top w:val="none" w:sz="0" w:space="0" w:color="auto"/>
            <w:left w:val="none" w:sz="0" w:space="0" w:color="auto"/>
            <w:bottom w:val="none" w:sz="0" w:space="0" w:color="auto"/>
            <w:right w:val="none" w:sz="0" w:space="0" w:color="auto"/>
          </w:divBdr>
        </w:div>
        <w:div w:id="1756970386">
          <w:marLeft w:val="0"/>
          <w:marRight w:val="0"/>
          <w:marTop w:val="0"/>
          <w:marBottom w:val="0"/>
          <w:divBdr>
            <w:top w:val="none" w:sz="0" w:space="0" w:color="auto"/>
            <w:left w:val="none" w:sz="0" w:space="0" w:color="auto"/>
            <w:bottom w:val="none" w:sz="0" w:space="0" w:color="auto"/>
            <w:right w:val="none" w:sz="0" w:space="0" w:color="auto"/>
          </w:divBdr>
        </w:div>
        <w:div w:id="1765147280">
          <w:marLeft w:val="0"/>
          <w:marRight w:val="0"/>
          <w:marTop w:val="0"/>
          <w:marBottom w:val="0"/>
          <w:divBdr>
            <w:top w:val="none" w:sz="0" w:space="0" w:color="auto"/>
            <w:left w:val="none" w:sz="0" w:space="0" w:color="auto"/>
            <w:bottom w:val="none" w:sz="0" w:space="0" w:color="auto"/>
            <w:right w:val="none" w:sz="0" w:space="0" w:color="auto"/>
          </w:divBdr>
        </w:div>
        <w:div w:id="1771198441">
          <w:marLeft w:val="0"/>
          <w:marRight w:val="0"/>
          <w:marTop w:val="0"/>
          <w:marBottom w:val="0"/>
          <w:divBdr>
            <w:top w:val="none" w:sz="0" w:space="0" w:color="auto"/>
            <w:left w:val="none" w:sz="0" w:space="0" w:color="auto"/>
            <w:bottom w:val="none" w:sz="0" w:space="0" w:color="auto"/>
            <w:right w:val="none" w:sz="0" w:space="0" w:color="auto"/>
          </w:divBdr>
        </w:div>
        <w:div w:id="1772243356">
          <w:marLeft w:val="0"/>
          <w:marRight w:val="0"/>
          <w:marTop w:val="0"/>
          <w:marBottom w:val="0"/>
          <w:divBdr>
            <w:top w:val="none" w:sz="0" w:space="0" w:color="auto"/>
            <w:left w:val="none" w:sz="0" w:space="0" w:color="auto"/>
            <w:bottom w:val="none" w:sz="0" w:space="0" w:color="auto"/>
            <w:right w:val="none" w:sz="0" w:space="0" w:color="auto"/>
          </w:divBdr>
        </w:div>
        <w:div w:id="1773865432">
          <w:marLeft w:val="0"/>
          <w:marRight w:val="0"/>
          <w:marTop w:val="0"/>
          <w:marBottom w:val="0"/>
          <w:divBdr>
            <w:top w:val="none" w:sz="0" w:space="0" w:color="auto"/>
            <w:left w:val="none" w:sz="0" w:space="0" w:color="auto"/>
            <w:bottom w:val="none" w:sz="0" w:space="0" w:color="auto"/>
            <w:right w:val="none" w:sz="0" w:space="0" w:color="auto"/>
          </w:divBdr>
        </w:div>
        <w:div w:id="1776049680">
          <w:marLeft w:val="0"/>
          <w:marRight w:val="0"/>
          <w:marTop w:val="0"/>
          <w:marBottom w:val="0"/>
          <w:divBdr>
            <w:top w:val="none" w:sz="0" w:space="0" w:color="auto"/>
            <w:left w:val="none" w:sz="0" w:space="0" w:color="auto"/>
            <w:bottom w:val="none" w:sz="0" w:space="0" w:color="auto"/>
            <w:right w:val="none" w:sz="0" w:space="0" w:color="auto"/>
          </w:divBdr>
        </w:div>
        <w:div w:id="1780445755">
          <w:marLeft w:val="0"/>
          <w:marRight w:val="0"/>
          <w:marTop w:val="0"/>
          <w:marBottom w:val="0"/>
          <w:divBdr>
            <w:top w:val="none" w:sz="0" w:space="0" w:color="auto"/>
            <w:left w:val="none" w:sz="0" w:space="0" w:color="auto"/>
            <w:bottom w:val="none" w:sz="0" w:space="0" w:color="auto"/>
            <w:right w:val="none" w:sz="0" w:space="0" w:color="auto"/>
          </w:divBdr>
        </w:div>
        <w:div w:id="1782610501">
          <w:marLeft w:val="0"/>
          <w:marRight w:val="0"/>
          <w:marTop w:val="0"/>
          <w:marBottom w:val="0"/>
          <w:divBdr>
            <w:top w:val="none" w:sz="0" w:space="0" w:color="auto"/>
            <w:left w:val="none" w:sz="0" w:space="0" w:color="auto"/>
            <w:bottom w:val="none" w:sz="0" w:space="0" w:color="auto"/>
            <w:right w:val="none" w:sz="0" w:space="0" w:color="auto"/>
          </w:divBdr>
        </w:div>
        <w:div w:id="1783569104">
          <w:marLeft w:val="0"/>
          <w:marRight w:val="0"/>
          <w:marTop w:val="0"/>
          <w:marBottom w:val="0"/>
          <w:divBdr>
            <w:top w:val="none" w:sz="0" w:space="0" w:color="auto"/>
            <w:left w:val="none" w:sz="0" w:space="0" w:color="auto"/>
            <w:bottom w:val="none" w:sz="0" w:space="0" w:color="auto"/>
            <w:right w:val="none" w:sz="0" w:space="0" w:color="auto"/>
          </w:divBdr>
        </w:div>
        <w:div w:id="1793018760">
          <w:marLeft w:val="0"/>
          <w:marRight w:val="0"/>
          <w:marTop w:val="0"/>
          <w:marBottom w:val="0"/>
          <w:divBdr>
            <w:top w:val="none" w:sz="0" w:space="0" w:color="auto"/>
            <w:left w:val="none" w:sz="0" w:space="0" w:color="auto"/>
            <w:bottom w:val="none" w:sz="0" w:space="0" w:color="auto"/>
            <w:right w:val="none" w:sz="0" w:space="0" w:color="auto"/>
          </w:divBdr>
        </w:div>
        <w:div w:id="1798449451">
          <w:marLeft w:val="0"/>
          <w:marRight w:val="0"/>
          <w:marTop w:val="0"/>
          <w:marBottom w:val="0"/>
          <w:divBdr>
            <w:top w:val="none" w:sz="0" w:space="0" w:color="auto"/>
            <w:left w:val="none" w:sz="0" w:space="0" w:color="auto"/>
            <w:bottom w:val="none" w:sz="0" w:space="0" w:color="auto"/>
            <w:right w:val="none" w:sz="0" w:space="0" w:color="auto"/>
          </w:divBdr>
        </w:div>
        <w:div w:id="1801679893">
          <w:marLeft w:val="0"/>
          <w:marRight w:val="0"/>
          <w:marTop w:val="0"/>
          <w:marBottom w:val="0"/>
          <w:divBdr>
            <w:top w:val="none" w:sz="0" w:space="0" w:color="auto"/>
            <w:left w:val="none" w:sz="0" w:space="0" w:color="auto"/>
            <w:bottom w:val="none" w:sz="0" w:space="0" w:color="auto"/>
            <w:right w:val="none" w:sz="0" w:space="0" w:color="auto"/>
          </w:divBdr>
        </w:div>
        <w:div w:id="1802649209">
          <w:marLeft w:val="0"/>
          <w:marRight w:val="0"/>
          <w:marTop w:val="0"/>
          <w:marBottom w:val="0"/>
          <w:divBdr>
            <w:top w:val="none" w:sz="0" w:space="0" w:color="auto"/>
            <w:left w:val="none" w:sz="0" w:space="0" w:color="auto"/>
            <w:bottom w:val="none" w:sz="0" w:space="0" w:color="auto"/>
            <w:right w:val="none" w:sz="0" w:space="0" w:color="auto"/>
          </w:divBdr>
        </w:div>
        <w:div w:id="1804468663">
          <w:marLeft w:val="0"/>
          <w:marRight w:val="0"/>
          <w:marTop w:val="0"/>
          <w:marBottom w:val="0"/>
          <w:divBdr>
            <w:top w:val="none" w:sz="0" w:space="0" w:color="auto"/>
            <w:left w:val="none" w:sz="0" w:space="0" w:color="auto"/>
            <w:bottom w:val="none" w:sz="0" w:space="0" w:color="auto"/>
            <w:right w:val="none" w:sz="0" w:space="0" w:color="auto"/>
          </w:divBdr>
        </w:div>
        <w:div w:id="1809935964">
          <w:marLeft w:val="0"/>
          <w:marRight w:val="0"/>
          <w:marTop w:val="0"/>
          <w:marBottom w:val="0"/>
          <w:divBdr>
            <w:top w:val="none" w:sz="0" w:space="0" w:color="auto"/>
            <w:left w:val="none" w:sz="0" w:space="0" w:color="auto"/>
            <w:bottom w:val="none" w:sz="0" w:space="0" w:color="auto"/>
            <w:right w:val="none" w:sz="0" w:space="0" w:color="auto"/>
          </w:divBdr>
        </w:div>
        <w:div w:id="1814330704">
          <w:marLeft w:val="0"/>
          <w:marRight w:val="0"/>
          <w:marTop w:val="0"/>
          <w:marBottom w:val="0"/>
          <w:divBdr>
            <w:top w:val="none" w:sz="0" w:space="0" w:color="auto"/>
            <w:left w:val="none" w:sz="0" w:space="0" w:color="auto"/>
            <w:bottom w:val="none" w:sz="0" w:space="0" w:color="auto"/>
            <w:right w:val="none" w:sz="0" w:space="0" w:color="auto"/>
          </w:divBdr>
        </w:div>
        <w:div w:id="1814372097">
          <w:marLeft w:val="0"/>
          <w:marRight w:val="0"/>
          <w:marTop w:val="0"/>
          <w:marBottom w:val="0"/>
          <w:divBdr>
            <w:top w:val="none" w:sz="0" w:space="0" w:color="auto"/>
            <w:left w:val="none" w:sz="0" w:space="0" w:color="auto"/>
            <w:bottom w:val="none" w:sz="0" w:space="0" w:color="auto"/>
            <w:right w:val="none" w:sz="0" w:space="0" w:color="auto"/>
          </w:divBdr>
        </w:div>
        <w:div w:id="1815415580">
          <w:marLeft w:val="0"/>
          <w:marRight w:val="0"/>
          <w:marTop w:val="0"/>
          <w:marBottom w:val="0"/>
          <w:divBdr>
            <w:top w:val="none" w:sz="0" w:space="0" w:color="auto"/>
            <w:left w:val="none" w:sz="0" w:space="0" w:color="auto"/>
            <w:bottom w:val="none" w:sz="0" w:space="0" w:color="auto"/>
            <w:right w:val="none" w:sz="0" w:space="0" w:color="auto"/>
          </w:divBdr>
        </w:div>
        <w:div w:id="1822312484">
          <w:marLeft w:val="0"/>
          <w:marRight w:val="0"/>
          <w:marTop w:val="0"/>
          <w:marBottom w:val="0"/>
          <w:divBdr>
            <w:top w:val="none" w:sz="0" w:space="0" w:color="auto"/>
            <w:left w:val="none" w:sz="0" w:space="0" w:color="auto"/>
            <w:bottom w:val="none" w:sz="0" w:space="0" w:color="auto"/>
            <w:right w:val="none" w:sz="0" w:space="0" w:color="auto"/>
          </w:divBdr>
        </w:div>
        <w:div w:id="1824657357">
          <w:marLeft w:val="0"/>
          <w:marRight w:val="0"/>
          <w:marTop w:val="0"/>
          <w:marBottom w:val="0"/>
          <w:divBdr>
            <w:top w:val="none" w:sz="0" w:space="0" w:color="auto"/>
            <w:left w:val="none" w:sz="0" w:space="0" w:color="auto"/>
            <w:bottom w:val="none" w:sz="0" w:space="0" w:color="auto"/>
            <w:right w:val="none" w:sz="0" w:space="0" w:color="auto"/>
          </w:divBdr>
        </w:div>
        <w:div w:id="1826046036">
          <w:marLeft w:val="0"/>
          <w:marRight w:val="0"/>
          <w:marTop w:val="0"/>
          <w:marBottom w:val="0"/>
          <w:divBdr>
            <w:top w:val="none" w:sz="0" w:space="0" w:color="auto"/>
            <w:left w:val="none" w:sz="0" w:space="0" w:color="auto"/>
            <w:bottom w:val="none" w:sz="0" w:space="0" w:color="auto"/>
            <w:right w:val="none" w:sz="0" w:space="0" w:color="auto"/>
          </w:divBdr>
        </w:div>
        <w:div w:id="1826168022">
          <w:marLeft w:val="0"/>
          <w:marRight w:val="0"/>
          <w:marTop w:val="0"/>
          <w:marBottom w:val="0"/>
          <w:divBdr>
            <w:top w:val="none" w:sz="0" w:space="0" w:color="auto"/>
            <w:left w:val="none" w:sz="0" w:space="0" w:color="auto"/>
            <w:bottom w:val="none" w:sz="0" w:space="0" w:color="auto"/>
            <w:right w:val="none" w:sz="0" w:space="0" w:color="auto"/>
          </w:divBdr>
        </w:div>
        <w:div w:id="1828283305">
          <w:marLeft w:val="0"/>
          <w:marRight w:val="0"/>
          <w:marTop w:val="0"/>
          <w:marBottom w:val="0"/>
          <w:divBdr>
            <w:top w:val="none" w:sz="0" w:space="0" w:color="auto"/>
            <w:left w:val="none" w:sz="0" w:space="0" w:color="auto"/>
            <w:bottom w:val="none" w:sz="0" w:space="0" w:color="auto"/>
            <w:right w:val="none" w:sz="0" w:space="0" w:color="auto"/>
          </w:divBdr>
        </w:div>
        <w:div w:id="1828859474">
          <w:marLeft w:val="0"/>
          <w:marRight w:val="0"/>
          <w:marTop w:val="0"/>
          <w:marBottom w:val="0"/>
          <w:divBdr>
            <w:top w:val="none" w:sz="0" w:space="0" w:color="auto"/>
            <w:left w:val="none" w:sz="0" w:space="0" w:color="auto"/>
            <w:bottom w:val="none" w:sz="0" w:space="0" w:color="auto"/>
            <w:right w:val="none" w:sz="0" w:space="0" w:color="auto"/>
          </w:divBdr>
        </w:div>
        <w:div w:id="1830365103">
          <w:marLeft w:val="0"/>
          <w:marRight w:val="0"/>
          <w:marTop w:val="0"/>
          <w:marBottom w:val="0"/>
          <w:divBdr>
            <w:top w:val="none" w:sz="0" w:space="0" w:color="auto"/>
            <w:left w:val="none" w:sz="0" w:space="0" w:color="auto"/>
            <w:bottom w:val="none" w:sz="0" w:space="0" w:color="auto"/>
            <w:right w:val="none" w:sz="0" w:space="0" w:color="auto"/>
          </w:divBdr>
        </w:div>
        <w:div w:id="1832720367">
          <w:marLeft w:val="0"/>
          <w:marRight w:val="0"/>
          <w:marTop w:val="0"/>
          <w:marBottom w:val="0"/>
          <w:divBdr>
            <w:top w:val="none" w:sz="0" w:space="0" w:color="auto"/>
            <w:left w:val="none" w:sz="0" w:space="0" w:color="auto"/>
            <w:bottom w:val="none" w:sz="0" w:space="0" w:color="auto"/>
            <w:right w:val="none" w:sz="0" w:space="0" w:color="auto"/>
          </w:divBdr>
        </w:div>
        <w:div w:id="1834831420">
          <w:marLeft w:val="0"/>
          <w:marRight w:val="0"/>
          <w:marTop w:val="0"/>
          <w:marBottom w:val="0"/>
          <w:divBdr>
            <w:top w:val="none" w:sz="0" w:space="0" w:color="auto"/>
            <w:left w:val="none" w:sz="0" w:space="0" w:color="auto"/>
            <w:bottom w:val="none" w:sz="0" w:space="0" w:color="auto"/>
            <w:right w:val="none" w:sz="0" w:space="0" w:color="auto"/>
          </w:divBdr>
        </w:div>
        <w:div w:id="1835412023">
          <w:marLeft w:val="0"/>
          <w:marRight w:val="0"/>
          <w:marTop w:val="0"/>
          <w:marBottom w:val="0"/>
          <w:divBdr>
            <w:top w:val="none" w:sz="0" w:space="0" w:color="auto"/>
            <w:left w:val="none" w:sz="0" w:space="0" w:color="auto"/>
            <w:bottom w:val="none" w:sz="0" w:space="0" w:color="auto"/>
            <w:right w:val="none" w:sz="0" w:space="0" w:color="auto"/>
          </w:divBdr>
        </w:div>
        <w:div w:id="1836797434">
          <w:marLeft w:val="0"/>
          <w:marRight w:val="0"/>
          <w:marTop w:val="0"/>
          <w:marBottom w:val="0"/>
          <w:divBdr>
            <w:top w:val="none" w:sz="0" w:space="0" w:color="auto"/>
            <w:left w:val="none" w:sz="0" w:space="0" w:color="auto"/>
            <w:bottom w:val="none" w:sz="0" w:space="0" w:color="auto"/>
            <w:right w:val="none" w:sz="0" w:space="0" w:color="auto"/>
          </w:divBdr>
        </w:div>
        <w:div w:id="1837381038">
          <w:marLeft w:val="0"/>
          <w:marRight w:val="0"/>
          <w:marTop w:val="0"/>
          <w:marBottom w:val="0"/>
          <w:divBdr>
            <w:top w:val="none" w:sz="0" w:space="0" w:color="auto"/>
            <w:left w:val="none" w:sz="0" w:space="0" w:color="auto"/>
            <w:bottom w:val="none" w:sz="0" w:space="0" w:color="auto"/>
            <w:right w:val="none" w:sz="0" w:space="0" w:color="auto"/>
          </w:divBdr>
        </w:div>
        <w:div w:id="1845052342">
          <w:marLeft w:val="0"/>
          <w:marRight w:val="0"/>
          <w:marTop w:val="0"/>
          <w:marBottom w:val="0"/>
          <w:divBdr>
            <w:top w:val="none" w:sz="0" w:space="0" w:color="auto"/>
            <w:left w:val="none" w:sz="0" w:space="0" w:color="auto"/>
            <w:bottom w:val="none" w:sz="0" w:space="0" w:color="auto"/>
            <w:right w:val="none" w:sz="0" w:space="0" w:color="auto"/>
          </w:divBdr>
        </w:div>
        <w:div w:id="1846091039">
          <w:marLeft w:val="0"/>
          <w:marRight w:val="0"/>
          <w:marTop w:val="0"/>
          <w:marBottom w:val="0"/>
          <w:divBdr>
            <w:top w:val="none" w:sz="0" w:space="0" w:color="auto"/>
            <w:left w:val="none" w:sz="0" w:space="0" w:color="auto"/>
            <w:bottom w:val="none" w:sz="0" w:space="0" w:color="auto"/>
            <w:right w:val="none" w:sz="0" w:space="0" w:color="auto"/>
          </w:divBdr>
        </w:div>
        <w:div w:id="1848052914">
          <w:marLeft w:val="0"/>
          <w:marRight w:val="0"/>
          <w:marTop w:val="0"/>
          <w:marBottom w:val="0"/>
          <w:divBdr>
            <w:top w:val="none" w:sz="0" w:space="0" w:color="auto"/>
            <w:left w:val="none" w:sz="0" w:space="0" w:color="auto"/>
            <w:bottom w:val="none" w:sz="0" w:space="0" w:color="auto"/>
            <w:right w:val="none" w:sz="0" w:space="0" w:color="auto"/>
          </w:divBdr>
        </w:div>
        <w:div w:id="1848670119">
          <w:marLeft w:val="0"/>
          <w:marRight w:val="0"/>
          <w:marTop w:val="0"/>
          <w:marBottom w:val="0"/>
          <w:divBdr>
            <w:top w:val="none" w:sz="0" w:space="0" w:color="auto"/>
            <w:left w:val="none" w:sz="0" w:space="0" w:color="auto"/>
            <w:bottom w:val="none" w:sz="0" w:space="0" w:color="auto"/>
            <w:right w:val="none" w:sz="0" w:space="0" w:color="auto"/>
          </w:divBdr>
        </w:div>
        <w:div w:id="1853185809">
          <w:marLeft w:val="0"/>
          <w:marRight w:val="0"/>
          <w:marTop w:val="0"/>
          <w:marBottom w:val="0"/>
          <w:divBdr>
            <w:top w:val="none" w:sz="0" w:space="0" w:color="auto"/>
            <w:left w:val="none" w:sz="0" w:space="0" w:color="auto"/>
            <w:bottom w:val="none" w:sz="0" w:space="0" w:color="auto"/>
            <w:right w:val="none" w:sz="0" w:space="0" w:color="auto"/>
          </w:divBdr>
        </w:div>
        <w:div w:id="1863469221">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0"/>
          <w:marBottom w:val="0"/>
          <w:divBdr>
            <w:top w:val="none" w:sz="0" w:space="0" w:color="auto"/>
            <w:left w:val="none" w:sz="0" w:space="0" w:color="auto"/>
            <w:bottom w:val="none" w:sz="0" w:space="0" w:color="auto"/>
            <w:right w:val="none" w:sz="0" w:space="0" w:color="auto"/>
          </w:divBdr>
        </w:div>
        <w:div w:id="1870336437">
          <w:marLeft w:val="0"/>
          <w:marRight w:val="0"/>
          <w:marTop w:val="0"/>
          <w:marBottom w:val="0"/>
          <w:divBdr>
            <w:top w:val="none" w:sz="0" w:space="0" w:color="auto"/>
            <w:left w:val="none" w:sz="0" w:space="0" w:color="auto"/>
            <w:bottom w:val="none" w:sz="0" w:space="0" w:color="auto"/>
            <w:right w:val="none" w:sz="0" w:space="0" w:color="auto"/>
          </w:divBdr>
        </w:div>
        <w:div w:id="1870606749">
          <w:marLeft w:val="0"/>
          <w:marRight w:val="0"/>
          <w:marTop w:val="0"/>
          <w:marBottom w:val="0"/>
          <w:divBdr>
            <w:top w:val="none" w:sz="0" w:space="0" w:color="auto"/>
            <w:left w:val="none" w:sz="0" w:space="0" w:color="auto"/>
            <w:bottom w:val="none" w:sz="0" w:space="0" w:color="auto"/>
            <w:right w:val="none" w:sz="0" w:space="0" w:color="auto"/>
          </w:divBdr>
        </w:div>
        <w:div w:id="1877544456">
          <w:marLeft w:val="0"/>
          <w:marRight w:val="0"/>
          <w:marTop w:val="0"/>
          <w:marBottom w:val="0"/>
          <w:divBdr>
            <w:top w:val="none" w:sz="0" w:space="0" w:color="auto"/>
            <w:left w:val="none" w:sz="0" w:space="0" w:color="auto"/>
            <w:bottom w:val="none" w:sz="0" w:space="0" w:color="auto"/>
            <w:right w:val="none" w:sz="0" w:space="0" w:color="auto"/>
          </w:divBdr>
        </w:div>
        <w:div w:id="1878228178">
          <w:marLeft w:val="0"/>
          <w:marRight w:val="0"/>
          <w:marTop w:val="0"/>
          <w:marBottom w:val="0"/>
          <w:divBdr>
            <w:top w:val="none" w:sz="0" w:space="0" w:color="auto"/>
            <w:left w:val="none" w:sz="0" w:space="0" w:color="auto"/>
            <w:bottom w:val="none" w:sz="0" w:space="0" w:color="auto"/>
            <w:right w:val="none" w:sz="0" w:space="0" w:color="auto"/>
          </w:divBdr>
        </w:div>
        <w:div w:id="1878736022">
          <w:marLeft w:val="0"/>
          <w:marRight w:val="0"/>
          <w:marTop w:val="0"/>
          <w:marBottom w:val="0"/>
          <w:divBdr>
            <w:top w:val="none" w:sz="0" w:space="0" w:color="auto"/>
            <w:left w:val="none" w:sz="0" w:space="0" w:color="auto"/>
            <w:bottom w:val="none" w:sz="0" w:space="0" w:color="auto"/>
            <w:right w:val="none" w:sz="0" w:space="0" w:color="auto"/>
          </w:divBdr>
        </w:div>
        <w:div w:id="1883982980">
          <w:marLeft w:val="0"/>
          <w:marRight w:val="0"/>
          <w:marTop w:val="0"/>
          <w:marBottom w:val="0"/>
          <w:divBdr>
            <w:top w:val="none" w:sz="0" w:space="0" w:color="auto"/>
            <w:left w:val="none" w:sz="0" w:space="0" w:color="auto"/>
            <w:bottom w:val="none" w:sz="0" w:space="0" w:color="auto"/>
            <w:right w:val="none" w:sz="0" w:space="0" w:color="auto"/>
          </w:divBdr>
        </w:div>
        <w:div w:id="1885094168">
          <w:marLeft w:val="0"/>
          <w:marRight w:val="0"/>
          <w:marTop w:val="0"/>
          <w:marBottom w:val="0"/>
          <w:divBdr>
            <w:top w:val="none" w:sz="0" w:space="0" w:color="auto"/>
            <w:left w:val="none" w:sz="0" w:space="0" w:color="auto"/>
            <w:bottom w:val="none" w:sz="0" w:space="0" w:color="auto"/>
            <w:right w:val="none" w:sz="0" w:space="0" w:color="auto"/>
          </w:divBdr>
        </w:div>
        <w:div w:id="1889536554">
          <w:marLeft w:val="0"/>
          <w:marRight w:val="0"/>
          <w:marTop w:val="0"/>
          <w:marBottom w:val="0"/>
          <w:divBdr>
            <w:top w:val="none" w:sz="0" w:space="0" w:color="auto"/>
            <w:left w:val="none" w:sz="0" w:space="0" w:color="auto"/>
            <w:bottom w:val="none" w:sz="0" w:space="0" w:color="auto"/>
            <w:right w:val="none" w:sz="0" w:space="0" w:color="auto"/>
          </w:divBdr>
        </w:div>
        <w:div w:id="1890266548">
          <w:marLeft w:val="0"/>
          <w:marRight w:val="0"/>
          <w:marTop w:val="0"/>
          <w:marBottom w:val="0"/>
          <w:divBdr>
            <w:top w:val="none" w:sz="0" w:space="0" w:color="auto"/>
            <w:left w:val="none" w:sz="0" w:space="0" w:color="auto"/>
            <w:bottom w:val="none" w:sz="0" w:space="0" w:color="auto"/>
            <w:right w:val="none" w:sz="0" w:space="0" w:color="auto"/>
          </w:divBdr>
        </w:div>
        <w:div w:id="1890922310">
          <w:marLeft w:val="0"/>
          <w:marRight w:val="0"/>
          <w:marTop w:val="0"/>
          <w:marBottom w:val="0"/>
          <w:divBdr>
            <w:top w:val="none" w:sz="0" w:space="0" w:color="auto"/>
            <w:left w:val="none" w:sz="0" w:space="0" w:color="auto"/>
            <w:bottom w:val="none" w:sz="0" w:space="0" w:color="auto"/>
            <w:right w:val="none" w:sz="0" w:space="0" w:color="auto"/>
          </w:divBdr>
        </w:div>
        <w:div w:id="1890997923">
          <w:marLeft w:val="0"/>
          <w:marRight w:val="0"/>
          <w:marTop w:val="0"/>
          <w:marBottom w:val="0"/>
          <w:divBdr>
            <w:top w:val="none" w:sz="0" w:space="0" w:color="auto"/>
            <w:left w:val="none" w:sz="0" w:space="0" w:color="auto"/>
            <w:bottom w:val="none" w:sz="0" w:space="0" w:color="auto"/>
            <w:right w:val="none" w:sz="0" w:space="0" w:color="auto"/>
          </w:divBdr>
        </w:div>
        <w:div w:id="1892882506">
          <w:marLeft w:val="0"/>
          <w:marRight w:val="0"/>
          <w:marTop w:val="0"/>
          <w:marBottom w:val="0"/>
          <w:divBdr>
            <w:top w:val="none" w:sz="0" w:space="0" w:color="auto"/>
            <w:left w:val="none" w:sz="0" w:space="0" w:color="auto"/>
            <w:bottom w:val="none" w:sz="0" w:space="0" w:color="auto"/>
            <w:right w:val="none" w:sz="0" w:space="0" w:color="auto"/>
          </w:divBdr>
        </w:div>
        <w:div w:id="1893737145">
          <w:marLeft w:val="0"/>
          <w:marRight w:val="0"/>
          <w:marTop w:val="0"/>
          <w:marBottom w:val="0"/>
          <w:divBdr>
            <w:top w:val="none" w:sz="0" w:space="0" w:color="auto"/>
            <w:left w:val="none" w:sz="0" w:space="0" w:color="auto"/>
            <w:bottom w:val="none" w:sz="0" w:space="0" w:color="auto"/>
            <w:right w:val="none" w:sz="0" w:space="0" w:color="auto"/>
          </w:divBdr>
        </w:div>
        <w:div w:id="1902475827">
          <w:marLeft w:val="0"/>
          <w:marRight w:val="0"/>
          <w:marTop w:val="0"/>
          <w:marBottom w:val="0"/>
          <w:divBdr>
            <w:top w:val="none" w:sz="0" w:space="0" w:color="auto"/>
            <w:left w:val="none" w:sz="0" w:space="0" w:color="auto"/>
            <w:bottom w:val="none" w:sz="0" w:space="0" w:color="auto"/>
            <w:right w:val="none" w:sz="0" w:space="0" w:color="auto"/>
          </w:divBdr>
        </w:div>
        <w:div w:id="1903639358">
          <w:marLeft w:val="0"/>
          <w:marRight w:val="0"/>
          <w:marTop w:val="0"/>
          <w:marBottom w:val="0"/>
          <w:divBdr>
            <w:top w:val="none" w:sz="0" w:space="0" w:color="auto"/>
            <w:left w:val="none" w:sz="0" w:space="0" w:color="auto"/>
            <w:bottom w:val="none" w:sz="0" w:space="0" w:color="auto"/>
            <w:right w:val="none" w:sz="0" w:space="0" w:color="auto"/>
          </w:divBdr>
        </w:div>
        <w:div w:id="1909028576">
          <w:marLeft w:val="0"/>
          <w:marRight w:val="0"/>
          <w:marTop w:val="0"/>
          <w:marBottom w:val="0"/>
          <w:divBdr>
            <w:top w:val="none" w:sz="0" w:space="0" w:color="auto"/>
            <w:left w:val="none" w:sz="0" w:space="0" w:color="auto"/>
            <w:bottom w:val="none" w:sz="0" w:space="0" w:color="auto"/>
            <w:right w:val="none" w:sz="0" w:space="0" w:color="auto"/>
          </w:divBdr>
        </w:div>
        <w:div w:id="1911891514">
          <w:marLeft w:val="0"/>
          <w:marRight w:val="0"/>
          <w:marTop w:val="0"/>
          <w:marBottom w:val="0"/>
          <w:divBdr>
            <w:top w:val="none" w:sz="0" w:space="0" w:color="auto"/>
            <w:left w:val="none" w:sz="0" w:space="0" w:color="auto"/>
            <w:bottom w:val="none" w:sz="0" w:space="0" w:color="auto"/>
            <w:right w:val="none" w:sz="0" w:space="0" w:color="auto"/>
          </w:divBdr>
        </w:div>
        <w:div w:id="1912304999">
          <w:marLeft w:val="0"/>
          <w:marRight w:val="0"/>
          <w:marTop w:val="0"/>
          <w:marBottom w:val="0"/>
          <w:divBdr>
            <w:top w:val="none" w:sz="0" w:space="0" w:color="auto"/>
            <w:left w:val="none" w:sz="0" w:space="0" w:color="auto"/>
            <w:bottom w:val="none" w:sz="0" w:space="0" w:color="auto"/>
            <w:right w:val="none" w:sz="0" w:space="0" w:color="auto"/>
          </w:divBdr>
        </w:div>
        <w:div w:id="1912424730">
          <w:marLeft w:val="0"/>
          <w:marRight w:val="0"/>
          <w:marTop w:val="0"/>
          <w:marBottom w:val="0"/>
          <w:divBdr>
            <w:top w:val="none" w:sz="0" w:space="0" w:color="auto"/>
            <w:left w:val="none" w:sz="0" w:space="0" w:color="auto"/>
            <w:bottom w:val="none" w:sz="0" w:space="0" w:color="auto"/>
            <w:right w:val="none" w:sz="0" w:space="0" w:color="auto"/>
          </w:divBdr>
        </w:div>
        <w:div w:id="1913737524">
          <w:marLeft w:val="0"/>
          <w:marRight w:val="0"/>
          <w:marTop w:val="0"/>
          <w:marBottom w:val="0"/>
          <w:divBdr>
            <w:top w:val="none" w:sz="0" w:space="0" w:color="auto"/>
            <w:left w:val="none" w:sz="0" w:space="0" w:color="auto"/>
            <w:bottom w:val="none" w:sz="0" w:space="0" w:color="auto"/>
            <w:right w:val="none" w:sz="0" w:space="0" w:color="auto"/>
          </w:divBdr>
        </w:div>
        <w:div w:id="1916208996">
          <w:marLeft w:val="0"/>
          <w:marRight w:val="0"/>
          <w:marTop w:val="0"/>
          <w:marBottom w:val="0"/>
          <w:divBdr>
            <w:top w:val="none" w:sz="0" w:space="0" w:color="auto"/>
            <w:left w:val="none" w:sz="0" w:space="0" w:color="auto"/>
            <w:bottom w:val="none" w:sz="0" w:space="0" w:color="auto"/>
            <w:right w:val="none" w:sz="0" w:space="0" w:color="auto"/>
          </w:divBdr>
        </w:div>
        <w:div w:id="1920944860">
          <w:marLeft w:val="0"/>
          <w:marRight w:val="0"/>
          <w:marTop w:val="0"/>
          <w:marBottom w:val="0"/>
          <w:divBdr>
            <w:top w:val="none" w:sz="0" w:space="0" w:color="auto"/>
            <w:left w:val="none" w:sz="0" w:space="0" w:color="auto"/>
            <w:bottom w:val="none" w:sz="0" w:space="0" w:color="auto"/>
            <w:right w:val="none" w:sz="0" w:space="0" w:color="auto"/>
          </w:divBdr>
        </w:div>
        <w:div w:id="1926181731">
          <w:marLeft w:val="0"/>
          <w:marRight w:val="0"/>
          <w:marTop w:val="0"/>
          <w:marBottom w:val="0"/>
          <w:divBdr>
            <w:top w:val="none" w:sz="0" w:space="0" w:color="auto"/>
            <w:left w:val="none" w:sz="0" w:space="0" w:color="auto"/>
            <w:bottom w:val="none" w:sz="0" w:space="0" w:color="auto"/>
            <w:right w:val="none" w:sz="0" w:space="0" w:color="auto"/>
          </w:divBdr>
        </w:div>
        <w:div w:id="1930889890">
          <w:marLeft w:val="0"/>
          <w:marRight w:val="0"/>
          <w:marTop w:val="0"/>
          <w:marBottom w:val="0"/>
          <w:divBdr>
            <w:top w:val="none" w:sz="0" w:space="0" w:color="auto"/>
            <w:left w:val="none" w:sz="0" w:space="0" w:color="auto"/>
            <w:bottom w:val="none" w:sz="0" w:space="0" w:color="auto"/>
            <w:right w:val="none" w:sz="0" w:space="0" w:color="auto"/>
          </w:divBdr>
        </w:div>
        <w:div w:id="1933929285">
          <w:marLeft w:val="0"/>
          <w:marRight w:val="0"/>
          <w:marTop w:val="0"/>
          <w:marBottom w:val="0"/>
          <w:divBdr>
            <w:top w:val="none" w:sz="0" w:space="0" w:color="auto"/>
            <w:left w:val="none" w:sz="0" w:space="0" w:color="auto"/>
            <w:bottom w:val="none" w:sz="0" w:space="0" w:color="auto"/>
            <w:right w:val="none" w:sz="0" w:space="0" w:color="auto"/>
          </w:divBdr>
        </w:div>
        <w:div w:id="1937900424">
          <w:marLeft w:val="0"/>
          <w:marRight w:val="0"/>
          <w:marTop w:val="0"/>
          <w:marBottom w:val="0"/>
          <w:divBdr>
            <w:top w:val="none" w:sz="0" w:space="0" w:color="auto"/>
            <w:left w:val="none" w:sz="0" w:space="0" w:color="auto"/>
            <w:bottom w:val="none" w:sz="0" w:space="0" w:color="auto"/>
            <w:right w:val="none" w:sz="0" w:space="0" w:color="auto"/>
          </w:divBdr>
        </w:div>
        <w:div w:id="1942108231">
          <w:marLeft w:val="0"/>
          <w:marRight w:val="0"/>
          <w:marTop w:val="0"/>
          <w:marBottom w:val="0"/>
          <w:divBdr>
            <w:top w:val="none" w:sz="0" w:space="0" w:color="auto"/>
            <w:left w:val="none" w:sz="0" w:space="0" w:color="auto"/>
            <w:bottom w:val="none" w:sz="0" w:space="0" w:color="auto"/>
            <w:right w:val="none" w:sz="0" w:space="0" w:color="auto"/>
          </w:divBdr>
        </w:div>
        <w:div w:id="1943950572">
          <w:marLeft w:val="0"/>
          <w:marRight w:val="0"/>
          <w:marTop w:val="0"/>
          <w:marBottom w:val="0"/>
          <w:divBdr>
            <w:top w:val="none" w:sz="0" w:space="0" w:color="auto"/>
            <w:left w:val="none" w:sz="0" w:space="0" w:color="auto"/>
            <w:bottom w:val="none" w:sz="0" w:space="0" w:color="auto"/>
            <w:right w:val="none" w:sz="0" w:space="0" w:color="auto"/>
          </w:divBdr>
        </w:div>
        <w:div w:id="1944074201">
          <w:marLeft w:val="0"/>
          <w:marRight w:val="0"/>
          <w:marTop w:val="0"/>
          <w:marBottom w:val="0"/>
          <w:divBdr>
            <w:top w:val="none" w:sz="0" w:space="0" w:color="auto"/>
            <w:left w:val="none" w:sz="0" w:space="0" w:color="auto"/>
            <w:bottom w:val="none" w:sz="0" w:space="0" w:color="auto"/>
            <w:right w:val="none" w:sz="0" w:space="0" w:color="auto"/>
          </w:divBdr>
        </w:div>
        <w:div w:id="1947493515">
          <w:marLeft w:val="0"/>
          <w:marRight w:val="0"/>
          <w:marTop w:val="0"/>
          <w:marBottom w:val="0"/>
          <w:divBdr>
            <w:top w:val="none" w:sz="0" w:space="0" w:color="auto"/>
            <w:left w:val="none" w:sz="0" w:space="0" w:color="auto"/>
            <w:bottom w:val="none" w:sz="0" w:space="0" w:color="auto"/>
            <w:right w:val="none" w:sz="0" w:space="0" w:color="auto"/>
          </w:divBdr>
        </w:div>
        <w:div w:id="1953971387">
          <w:marLeft w:val="0"/>
          <w:marRight w:val="0"/>
          <w:marTop w:val="0"/>
          <w:marBottom w:val="0"/>
          <w:divBdr>
            <w:top w:val="none" w:sz="0" w:space="0" w:color="auto"/>
            <w:left w:val="none" w:sz="0" w:space="0" w:color="auto"/>
            <w:bottom w:val="none" w:sz="0" w:space="0" w:color="auto"/>
            <w:right w:val="none" w:sz="0" w:space="0" w:color="auto"/>
          </w:divBdr>
        </w:div>
        <w:div w:id="1955598275">
          <w:marLeft w:val="0"/>
          <w:marRight w:val="0"/>
          <w:marTop w:val="0"/>
          <w:marBottom w:val="0"/>
          <w:divBdr>
            <w:top w:val="none" w:sz="0" w:space="0" w:color="auto"/>
            <w:left w:val="none" w:sz="0" w:space="0" w:color="auto"/>
            <w:bottom w:val="none" w:sz="0" w:space="0" w:color="auto"/>
            <w:right w:val="none" w:sz="0" w:space="0" w:color="auto"/>
          </w:divBdr>
        </w:div>
        <w:div w:id="1958020525">
          <w:marLeft w:val="0"/>
          <w:marRight w:val="0"/>
          <w:marTop w:val="0"/>
          <w:marBottom w:val="0"/>
          <w:divBdr>
            <w:top w:val="none" w:sz="0" w:space="0" w:color="auto"/>
            <w:left w:val="none" w:sz="0" w:space="0" w:color="auto"/>
            <w:bottom w:val="none" w:sz="0" w:space="0" w:color="auto"/>
            <w:right w:val="none" w:sz="0" w:space="0" w:color="auto"/>
          </w:divBdr>
        </w:div>
        <w:div w:id="1960142786">
          <w:marLeft w:val="0"/>
          <w:marRight w:val="0"/>
          <w:marTop w:val="0"/>
          <w:marBottom w:val="0"/>
          <w:divBdr>
            <w:top w:val="none" w:sz="0" w:space="0" w:color="auto"/>
            <w:left w:val="none" w:sz="0" w:space="0" w:color="auto"/>
            <w:bottom w:val="none" w:sz="0" w:space="0" w:color="auto"/>
            <w:right w:val="none" w:sz="0" w:space="0" w:color="auto"/>
          </w:divBdr>
        </w:div>
        <w:div w:id="1960452365">
          <w:marLeft w:val="0"/>
          <w:marRight w:val="0"/>
          <w:marTop w:val="0"/>
          <w:marBottom w:val="0"/>
          <w:divBdr>
            <w:top w:val="none" w:sz="0" w:space="0" w:color="auto"/>
            <w:left w:val="none" w:sz="0" w:space="0" w:color="auto"/>
            <w:bottom w:val="none" w:sz="0" w:space="0" w:color="auto"/>
            <w:right w:val="none" w:sz="0" w:space="0" w:color="auto"/>
          </w:divBdr>
        </w:div>
        <w:div w:id="1961566986">
          <w:marLeft w:val="0"/>
          <w:marRight w:val="0"/>
          <w:marTop w:val="0"/>
          <w:marBottom w:val="0"/>
          <w:divBdr>
            <w:top w:val="none" w:sz="0" w:space="0" w:color="auto"/>
            <w:left w:val="none" w:sz="0" w:space="0" w:color="auto"/>
            <w:bottom w:val="none" w:sz="0" w:space="0" w:color="auto"/>
            <w:right w:val="none" w:sz="0" w:space="0" w:color="auto"/>
          </w:divBdr>
        </w:div>
        <w:div w:id="1964648115">
          <w:marLeft w:val="0"/>
          <w:marRight w:val="0"/>
          <w:marTop w:val="0"/>
          <w:marBottom w:val="0"/>
          <w:divBdr>
            <w:top w:val="none" w:sz="0" w:space="0" w:color="auto"/>
            <w:left w:val="none" w:sz="0" w:space="0" w:color="auto"/>
            <w:bottom w:val="none" w:sz="0" w:space="0" w:color="auto"/>
            <w:right w:val="none" w:sz="0" w:space="0" w:color="auto"/>
          </w:divBdr>
        </w:div>
        <w:div w:id="1968470191">
          <w:marLeft w:val="0"/>
          <w:marRight w:val="0"/>
          <w:marTop w:val="0"/>
          <w:marBottom w:val="0"/>
          <w:divBdr>
            <w:top w:val="none" w:sz="0" w:space="0" w:color="auto"/>
            <w:left w:val="none" w:sz="0" w:space="0" w:color="auto"/>
            <w:bottom w:val="none" w:sz="0" w:space="0" w:color="auto"/>
            <w:right w:val="none" w:sz="0" w:space="0" w:color="auto"/>
          </w:divBdr>
        </w:div>
        <w:div w:id="1976179579">
          <w:marLeft w:val="0"/>
          <w:marRight w:val="0"/>
          <w:marTop w:val="0"/>
          <w:marBottom w:val="0"/>
          <w:divBdr>
            <w:top w:val="none" w:sz="0" w:space="0" w:color="auto"/>
            <w:left w:val="none" w:sz="0" w:space="0" w:color="auto"/>
            <w:bottom w:val="none" w:sz="0" w:space="0" w:color="auto"/>
            <w:right w:val="none" w:sz="0" w:space="0" w:color="auto"/>
          </w:divBdr>
        </w:div>
        <w:div w:id="1976443774">
          <w:marLeft w:val="0"/>
          <w:marRight w:val="0"/>
          <w:marTop w:val="0"/>
          <w:marBottom w:val="0"/>
          <w:divBdr>
            <w:top w:val="none" w:sz="0" w:space="0" w:color="auto"/>
            <w:left w:val="none" w:sz="0" w:space="0" w:color="auto"/>
            <w:bottom w:val="none" w:sz="0" w:space="0" w:color="auto"/>
            <w:right w:val="none" w:sz="0" w:space="0" w:color="auto"/>
          </w:divBdr>
        </w:div>
        <w:div w:id="1979409615">
          <w:marLeft w:val="0"/>
          <w:marRight w:val="0"/>
          <w:marTop w:val="0"/>
          <w:marBottom w:val="0"/>
          <w:divBdr>
            <w:top w:val="none" w:sz="0" w:space="0" w:color="auto"/>
            <w:left w:val="none" w:sz="0" w:space="0" w:color="auto"/>
            <w:bottom w:val="none" w:sz="0" w:space="0" w:color="auto"/>
            <w:right w:val="none" w:sz="0" w:space="0" w:color="auto"/>
          </w:divBdr>
        </w:div>
        <w:div w:id="1980190355">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1988364372">
          <w:marLeft w:val="0"/>
          <w:marRight w:val="0"/>
          <w:marTop w:val="0"/>
          <w:marBottom w:val="0"/>
          <w:divBdr>
            <w:top w:val="none" w:sz="0" w:space="0" w:color="auto"/>
            <w:left w:val="none" w:sz="0" w:space="0" w:color="auto"/>
            <w:bottom w:val="none" w:sz="0" w:space="0" w:color="auto"/>
            <w:right w:val="none" w:sz="0" w:space="0" w:color="auto"/>
          </w:divBdr>
        </w:div>
        <w:div w:id="1993559156">
          <w:marLeft w:val="0"/>
          <w:marRight w:val="0"/>
          <w:marTop w:val="0"/>
          <w:marBottom w:val="0"/>
          <w:divBdr>
            <w:top w:val="none" w:sz="0" w:space="0" w:color="auto"/>
            <w:left w:val="none" w:sz="0" w:space="0" w:color="auto"/>
            <w:bottom w:val="none" w:sz="0" w:space="0" w:color="auto"/>
            <w:right w:val="none" w:sz="0" w:space="0" w:color="auto"/>
          </w:divBdr>
        </w:div>
        <w:div w:id="1995911065">
          <w:marLeft w:val="0"/>
          <w:marRight w:val="0"/>
          <w:marTop w:val="0"/>
          <w:marBottom w:val="0"/>
          <w:divBdr>
            <w:top w:val="none" w:sz="0" w:space="0" w:color="auto"/>
            <w:left w:val="none" w:sz="0" w:space="0" w:color="auto"/>
            <w:bottom w:val="none" w:sz="0" w:space="0" w:color="auto"/>
            <w:right w:val="none" w:sz="0" w:space="0" w:color="auto"/>
          </w:divBdr>
        </w:div>
        <w:div w:id="1999650333">
          <w:marLeft w:val="0"/>
          <w:marRight w:val="0"/>
          <w:marTop w:val="0"/>
          <w:marBottom w:val="0"/>
          <w:divBdr>
            <w:top w:val="none" w:sz="0" w:space="0" w:color="auto"/>
            <w:left w:val="none" w:sz="0" w:space="0" w:color="auto"/>
            <w:bottom w:val="none" w:sz="0" w:space="0" w:color="auto"/>
            <w:right w:val="none" w:sz="0" w:space="0" w:color="auto"/>
          </w:divBdr>
        </w:div>
        <w:div w:id="2007780786">
          <w:marLeft w:val="0"/>
          <w:marRight w:val="0"/>
          <w:marTop w:val="0"/>
          <w:marBottom w:val="0"/>
          <w:divBdr>
            <w:top w:val="none" w:sz="0" w:space="0" w:color="auto"/>
            <w:left w:val="none" w:sz="0" w:space="0" w:color="auto"/>
            <w:bottom w:val="none" w:sz="0" w:space="0" w:color="auto"/>
            <w:right w:val="none" w:sz="0" w:space="0" w:color="auto"/>
          </w:divBdr>
        </w:div>
        <w:div w:id="2011911578">
          <w:marLeft w:val="0"/>
          <w:marRight w:val="0"/>
          <w:marTop w:val="0"/>
          <w:marBottom w:val="0"/>
          <w:divBdr>
            <w:top w:val="none" w:sz="0" w:space="0" w:color="auto"/>
            <w:left w:val="none" w:sz="0" w:space="0" w:color="auto"/>
            <w:bottom w:val="none" w:sz="0" w:space="0" w:color="auto"/>
            <w:right w:val="none" w:sz="0" w:space="0" w:color="auto"/>
          </w:divBdr>
        </w:div>
        <w:div w:id="2016881093">
          <w:marLeft w:val="0"/>
          <w:marRight w:val="0"/>
          <w:marTop w:val="0"/>
          <w:marBottom w:val="0"/>
          <w:divBdr>
            <w:top w:val="none" w:sz="0" w:space="0" w:color="auto"/>
            <w:left w:val="none" w:sz="0" w:space="0" w:color="auto"/>
            <w:bottom w:val="none" w:sz="0" w:space="0" w:color="auto"/>
            <w:right w:val="none" w:sz="0" w:space="0" w:color="auto"/>
          </w:divBdr>
        </w:div>
        <w:div w:id="2021851653">
          <w:marLeft w:val="0"/>
          <w:marRight w:val="0"/>
          <w:marTop w:val="0"/>
          <w:marBottom w:val="0"/>
          <w:divBdr>
            <w:top w:val="none" w:sz="0" w:space="0" w:color="auto"/>
            <w:left w:val="none" w:sz="0" w:space="0" w:color="auto"/>
            <w:bottom w:val="none" w:sz="0" w:space="0" w:color="auto"/>
            <w:right w:val="none" w:sz="0" w:space="0" w:color="auto"/>
          </w:divBdr>
        </w:div>
        <w:div w:id="2023581272">
          <w:marLeft w:val="0"/>
          <w:marRight w:val="0"/>
          <w:marTop w:val="0"/>
          <w:marBottom w:val="0"/>
          <w:divBdr>
            <w:top w:val="none" w:sz="0" w:space="0" w:color="auto"/>
            <w:left w:val="none" w:sz="0" w:space="0" w:color="auto"/>
            <w:bottom w:val="none" w:sz="0" w:space="0" w:color="auto"/>
            <w:right w:val="none" w:sz="0" w:space="0" w:color="auto"/>
          </w:divBdr>
        </w:div>
        <w:div w:id="2029717041">
          <w:marLeft w:val="0"/>
          <w:marRight w:val="0"/>
          <w:marTop w:val="0"/>
          <w:marBottom w:val="0"/>
          <w:divBdr>
            <w:top w:val="none" w:sz="0" w:space="0" w:color="auto"/>
            <w:left w:val="none" w:sz="0" w:space="0" w:color="auto"/>
            <w:bottom w:val="none" w:sz="0" w:space="0" w:color="auto"/>
            <w:right w:val="none" w:sz="0" w:space="0" w:color="auto"/>
          </w:divBdr>
        </w:div>
        <w:div w:id="2032099301">
          <w:marLeft w:val="0"/>
          <w:marRight w:val="0"/>
          <w:marTop w:val="0"/>
          <w:marBottom w:val="0"/>
          <w:divBdr>
            <w:top w:val="none" w:sz="0" w:space="0" w:color="auto"/>
            <w:left w:val="none" w:sz="0" w:space="0" w:color="auto"/>
            <w:bottom w:val="none" w:sz="0" w:space="0" w:color="auto"/>
            <w:right w:val="none" w:sz="0" w:space="0" w:color="auto"/>
          </w:divBdr>
        </w:div>
        <w:div w:id="2038314740">
          <w:marLeft w:val="0"/>
          <w:marRight w:val="0"/>
          <w:marTop w:val="0"/>
          <w:marBottom w:val="0"/>
          <w:divBdr>
            <w:top w:val="none" w:sz="0" w:space="0" w:color="auto"/>
            <w:left w:val="none" w:sz="0" w:space="0" w:color="auto"/>
            <w:bottom w:val="none" w:sz="0" w:space="0" w:color="auto"/>
            <w:right w:val="none" w:sz="0" w:space="0" w:color="auto"/>
          </w:divBdr>
        </w:div>
        <w:div w:id="2038768724">
          <w:marLeft w:val="0"/>
          <w:marRight w:val="0"/>
          <w:marTop w:val="0"/>
          <w:marBottom w:val="0"/>
          <w:divBdr>
            <w:top w:val="none" w:sz="0" w:space="0" w:color="auto"/>
            <w:left w:val="none" w:sz="0" w:space="0" w:color="auto"/>
            <w:bottom w:val="none" w:sz="0" w:space="0" w:color="auto"/>
            <w:right w:val="none" w:sz="0" w:space="0" w:color="auto"/>
          </w:divBdr>
        </w:div>
        <w:div w:id="2046831999">
          <w:marLeft w:val="0"/>
          <w:marRight w:val="0"/>
          <w:marTop w:val="0"/>
          <w:marBottom w:val="0"/>
          <w:divBdr>
            <w:top w:val="none" w:sz="0" w:space="0" w:color="auto"/>
            <w:left w:val="none" w:sz="0" w:space="0" w:color="auto"/>
            <w:bottom w:val="none" w:sz="0" w:space="0" w:color="auto"/>
            <w:right w:val="none" w:sz="0" w:space="0" w:color="auto"/>
          </w:divBdr>
        </w:div>
        <w:div w:id="2051372103">
          <w:marLeft w:val="0"/>
          <w:marRight w:val="0"/>
          <w:marTop w:val="0"/>
          <w:marBottom w:val="0"/>
          <w:divBdr>
            <w:top w:val="none" w:sz="0" w:space="0" w:color="auto"/>
            <w:left w:val="none" w:sz="0" w:space="0" w:color="auto"/>
            <w:bottom w:val="none" w:sz="0" w:space="0" w:color="auto"/>
            <w:right w:val="none" w:sz="0" w:space="0" w:color="auto"/>
          </w:divBdr>
        </w:div>
        <w:div w:id="2053849291">
          <w:marLeft w:val="0"/>
          <w:marRight w:val="0"/>
          <w:marTop w:val="0"/>
          <w:marBottom w:val="0"/>
          <w:divBdr>
            <w:top w:val="none" w:sz="0" w:space="0" w:color="auto"/>
            <w:left w:val="none" w:sz="0" w:space="0" w:color="auto"/>
            <w:bottom w:val="none" w:sz="0" w:space="0" w:color="auto"/>
            <w:right w:val="none" w:sz="0" w:space="0" w:color="auto"/>
          </w:divBdr>
        </w:div>
        <w:div w:id="2056078093">
          <w:marLeft w:val="0"/>
          <w:marRight w:val="0"/>
          <w:marTop w:val="0"/>
          <w:marBottom w:val="0"/>
          <w:divBdr>
            <w:top w:val="none" w:sz="0" w:space="0" w:color="auto"/>
            <w:left w:val="none" w:sz="0" w:space="0" w:color="auto"/>
            <w:bottom w:val="none" w:sz="0" w:space="0" w:color="auto"/>
            <w:right w:val="none" w:sz="0" w:space="0" w:color="auto"/>
          </w:divBdr>
        </w:div>
        <w:div w:id="2062440311">
          <w:marLeft w:val="0"/>
          <w:marRight w:val="0"/>
          <w:marTop w:val="0"/>
          <w:marBottom w:val="0"/>
          <w:divBdr>
            <w:top w:val="none" w:sz="0" w:space="0" w:color="auto"/>
            <w:left w:val="none" w:sz="0" w:space="0" w:color="auto"/>
            <w:bottom w:val="none" w:sz="0" w:space="0" w:color="auto"/>
            <w:right w:val="none" w:sz="0" w:space="0" w:color="auto"/>
          </w:divBdr>
        </w:div>
        <w:div w:id="2062627604">
          <w:marLeft w:val="0"/>
          <w:marRight w:val="0"/>
          <w:marTop w:val="0"/>
          <w:marBottom w:val="0"/>
          <w:divBdr>
            <w:top w:val="none" w:sz="0" w:space="0" w:color="auto"/>
            <w:left w:val="none" w:sz="0" w:space="0" w:color="auto"/>
            <w:bottom w:val="none" w:sz="0" w:space="0" w:color="auto"/>
            <w:right w:val="none" w:sz="0" w:space="0" w:color="auto"/>
          </w:divBdr>
        </w:div>
        <w:div w:id="2068140073">
          <w:marLeft w:val="0"/>
          <w:marRight w:val="0"/>
          <w:marTop w:val="0"/>
          <w:marBottom w:val="0"/>
          <w:divBdr>
            <w:top w:val="none" w:sz="0" w:space="0" w:color="auto"/>
            <w:left w:val="none" w:sz="0" w:space="0" w:color="auto"/>
            <w:bottom w:val="none" w:sz="0" w:space="0" w:color="auto"/>
            <w:right w:val="none" w:sz="0" w:space="0" w:color="auto"/>
          </w:divBdr>
        </w:div>
        <w:div w:id="2068725103">
          <w:marLeft w:val="0"/>
          <w:marRight w:val="0"/>
          <w:marTop w:val="0"/>
          <w:marBottom w:val="0"/>
          <w:divBdr>
            <w:top w:val="none" w:sz="0" w:space="0" w:color="auto"/>
            <w:left w:val="none" w:sz="0" w:space="0" w:color="auto"/>
            <w:bottom w:val="none" w:sz="0" w:space="0" w:color="auto"/>
            <w:right w:val="none" w:sz="0" w:space="0" w:color="auto"/>
          </w:divBdr>
        </w:div>
        <w:div w:id="2072803796">
          <w:marLeft w:val="0"/>
          <w:marRight w:val="0"/>
          <w:marTop w:val="0"/>
          <w:marBottom w:val="0"/>
          <w:divBdr>
            <w:top w:val="none" w:sz="0" w:space="0" w:color="auto"/>
            <w:left w:val="none" w:sz="0" w:space="0" w:color="auto"/>
            <w:bottom w:val="none" w:sz="0" w:space="0" w:color="auto"/>
            <w:right w:val="none" w:sz="0" w:space="0" w:color="auto"/>
          </w:divBdr>
        </w:div>
        <w:div w:id="2076512172">
          <w:marLeft w:val="0"/>
          <w:marRight w:val="0"/>
          <w:marTop w:val="0"/>
          <w:marBottom w:val="0"/>
          <w:divBdr>
            <w:top w:val="none" w:sz="0" w:space="0" w:color="auto"/>
            <w:left w:val="none" w:sz="0" w:space="0" w:color="auto"/>
            <w:bottom w:val="none" w:sz="0" w:space="0" w:color="auto"/>
            <w:right w:val="none" w:sz="0" w:space="0" w:color="auto"/>
          </w:divBdr>
        </w:div>
        <w:div w:id="2076582604">
          <w:marLeft w:val="0"/>
          <w:marRight w:val="0"/>
          <w:marTop w:val="0"/>
          <w:marBottom w:val="0"/>
          <w:divBdr>
            <w:top w:val="none" w:sz="0" w:space="0" w:color="auto"/>
            <w:left w:val="none" w:sz="0" w:space="0" w:color="auto"/>
            <w:bottom w:val="none" w:sz="0" w:space="0" w:color="auto"/>
            <w:right w:val="none" w:sz="0" w:space="0" w:color="auto"/>
          </w:divBdr>
        </w:div>
        <w:div w:id="2076971208">
          <w:marLeft w:val="0"/>
          <w:marRight w:val="0"/>
          <w:marTop w:val="0"/>
          <w:marBottom w:val="0"/>
          <w:divBdr>
            <w:top w:val="none" w:sz="0" w:space="0" w:color="auto"/>
            <w:left w:val="none" w:sz="0" w:space="0" w:color="auto"/>
            <w:bottom w:val="none" w:sz="0" w:space="0" w:color="auto"/>
            <w:right w:val="none" w:sz="0" w:space="0" w:color="auto"/>
          </w:divBdr>
        </w:div>
        <w:div w:id="2077974556">
          <w:marLeft w:val="0"/>
          <w:marRight w:val="0"/>
          <w:marTop w:val="0"/>
          <w:marBottom w:val="0"/>
          <w:divBdr>
            <w:top w:val="none" w:sz="0" w:space="0" w:color="auto"/>
            <w:left w:val="none" w:sz="0" w:space="0" w:color="auto"/>
            <w:bottom w:val="none" w:sz="0" w:space="0" w:color="auto"/>
            <w:right w:val="none" w:sz="0" w:space="0" w:color="auto"/>
          </w:divBdr>
        </w:div>
        <w:div w:id="2079477730">
          <w:marLeft w:val="0"/>
          <w:marRight w:val="0"/>
          <w:marTop w:val="0"/>
          <w:marBottom w:val="0"/>
          <w:divBdr>
            <w:top w:val="none" w:sz="0" w:space="0" w:color="auto"/>
            <w:left w:val="none" w:sz="0" w:space="0" w:color="auto"/>
            <w:bottom w:val="none" w:sz="0" w:space="0" w:color="auto"/>
            <w:right w:val="none" w:sz="0" w:space="0" w:color="auto"/>
          </w:divBdr>
        </w:div>
        <w:div w:id="2081825645">
          <w:marLeft w:val="0"/>
          <w:marRight w:val="0"/>
          <w:marTop w:val="0"/>
          <w:marBottom w:val="0"/>
          <w:divBdr>
            <w:top w:val="none" w:sz="0" w:space="0" w:color="auto"/>
            <w:left w:val="none" w:sz="0" w:space="0" w:color="auto"/>
            <w:bottom w:val="none" w:sz="0" w:space="0" w:color="auto"/>
            <w:right w:val="none" w:sz="0" w:space="0" w:color="auto"/>
          </w:divBdr>
        </w:div>
        <w:div w:id="2087457870">
          <w:marLeft w:val="0"/>
          <w:marRight w:val="0"/>
          <w:marTop w:val="0"/>
          <w:marBottom w:val="0"/>
          <w:divBdr>
            <w:top w:val="none" w:sz="0" w:space="0" w:color="auto"/>
            <w:left w:val="none" w:sz="0" w:space="0" w:color="auto"/>
            <w:bottom w:val="none" w:sz="0" w:space="0" w:color="auto"/>
            <w:right w:val="none" w:sz="0" w:space="0" w:color="auto"/>
          </w:divBdr>
        </w:div>
        <w:div w:id="2088919590">
          <w:marLeft w:val="0"/>
          <w:marRight w:val="0"/>
          <w:marTop w:val="0"/>
          <w:marBottom w:val="0"/>
          <w:divBdr>
            <w:top w:val="none" w:sz="0" w:space="0" w:color="auto"/>
            <w:left w:val="none" w:sz="0" w:space="0" w:color="auto"/>
            <w:bottom w:val="none" w:sz="0" w:space="0" w:color="auto"/>
            <w:right w:val="none" w:sz="0" w:space="0" w:color="auto"/>
          </w:divBdr>
        </w:div>
        <w:div w:id="2089187438">
          <w:marLeft w:val="0"/>
          <w:marRight w:val="0"/>
          <w:marTop w:val="0"/>
          <w:marBottom w:val="0"/>
          <w:divBdr>
            <w:top w:val="none" w:sz="0" w:space="0" w:color="auto"/>
            <w:left w:val="none" w:sz="0" w:space="0" w:color="auto"/>
            <w:bottom w:val="none" w:sz="0" w:space="0" w:color="auto"/>
            <w:right w:val="none" w:sz="0" w:space="0" w:color="auto"/>
          </w:divBdr>
        </w:div>
        <w:div w:id="2090927761">
          <w:marLeft w:val="0"/>
          <w:marRight w:val="0"/>
          <w:marTop w:val="0"/>
          <w:marBottom w:val="0"/>
          <w:divBdr>
            <w:top w:val="none" w:sz="0" w:space="0" w:color="auto"/>
            <w:left w:val="none" w:sz="0" w:space="0" w:color="auto"/>
            <w:bottom w:val="none" w:sz="0" w:space="0" w:color="auto"/>
            <w:right w:val="none" w:sz="0" w:space="0" w:color="auto"/>
          </w:divBdr>
        </w:div>
        <w:div w:id="2092578161">
          <w:marLeft w:val="0"/>
          <w:marRight w:val="0"/>
          <w:marTop w:val="0"/>
          <w:marBottom w:val="0"/>
          <w:divBdr>
            <w:top w:val="none" w:sz="0" w:space="0" w:color="auto"/>
            <w:left w:val="none" w:sz="0" w:space="0" w:color="auto"/>
            <w:bottom w:val="none" w:sz="0" w:space="0" w:color="auto"/>
            <w:right w:val="none" w:sz="0" w:space="0" w:color="auto"/>
          </w:divBdr>
        </w:div>
        <w:div w:id="2095471541">
          <w:marLeft w:val="0"/>
          <w:marRight w:val="0"/>
          <w:marTop w:val="0"/>
          <w:marBottom w:val="0"/>
          <w:divBdr>
            <w:top w:val="none" w:sz="0" w:space="0" w:color="auto"/>
            <w:left w:val="none" w:sz="0" w:space="0" w:color="auto"/>
            <w:bottom w:val="none" w:sz="0" w:space="0" w:color="auto"/>
            <w:right w:val="none" w:sz="0" w:space="0" w:color="auto"/>
          </w:divBdr>
        </w:div>
        <w:div w:id="2096516012">
          <w:marLeft w:val="0"/>
          <w:marRight w:val="0"/>
          <w:marTop w:val="0"/>
          <w:marBottom w:val="0"/>
          <w:divBdr>
            <w:top w:val="none" w:sz="0" w:space="0" w:color="auto"/>
            <w:left w:val="none" w:sz="0" w:space="0" w:color="auto"/>
            <w:bottom w:val="none" w:sz="0" w:space="0" w:color="auto"/>
            <w:right w:val="none" w:sz="0" w:space="0" w:color="auto"/>
          </w:divBdr>
        </w:div>
        <w:div w:id="2098866505">
          <w:marLeft w:val="0"/>
          <w:marRight w:val="0"/>
          <w:marTop w:val="0"/>
          <w:marBottom w:val="0"/>
          <w:divBdr>
            <w:top w:val="none" w:sz="0" w:space="0" w:color="auto"/>
            <w:left w:val="none" w:sz="0" w:space="0" w:color="auto"/>
            <w:bottom w:val="none" w:sz="0" w:space="0" w:color="auto"/>
            <w:right w:val="none" w:sz="0" w:space="0" w:color="auto"/>
          </w:divBdr>
        </w:div>
        <w:div w:id="2105614475">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2113619956">
          <w:marLeft w:val="0"/>
          <w:marRight w:val="0"/>
          <w:marTop w:val="0"/>
          <w:marBottom w:val="0"/>
          <w:divBdr>
            <w:top w:val="none" w:sz="0" w:space="0" w:color="auto"/>
            <w:left w:val="none" w:sz="0" w:space="0" w:color="auto"/>
            <w:bottom w:val="none" w:sz="0" w:space="0" w:color="auto"/>
            <w:right w:val="none" w:sz="0" w:space="0" w:color="auto"/>
          </w:divBdr>
        </w:div>
        <w:div w:id="2114474020">
          <w:marLeft w:val="0"/>
          <w:marRight w:val="0"/>
          <w:marTop w:val="0"/>
          <w:marBottom w:val="0"/>
          <w:divBdr>
            <w:top w:val="none" w:sz="0" w:space="0" w:color="auto"/>
            <w:left w:val="none" w:sz="0" w:space="0" w:color="auto"/>
            <w:bottom w:val="none" w:sz="0" w:space="0" w:color="auto"/>
            <w:right w:val="none" w:sz="0" w:space="0" w:color="auto"/>
          </w:divBdr>
        </w:div>
        <w:div w:id="2114741304">
          <w:marLeft w:val="0"/>
          <w:marRight w:val="0"/>
          <w:marTop w:val="0"/>
          <w:marBottom w:val="0"/>
          <w:divBdr>
            <w:top w:val="none" w:sz="0" w:space="0" w:color="auto"/>
            <w:left w:val="none" w:sz="0" w:space="0" w:color="auto"/>
            <w:bottom w:val="none" w:sz="0" w:space="0" w:color="auto"/>
            <w:right w:val="none" w:sz="0" w:space="0" w:color="auto"/>
          </w:divBdr>
        </w:div>
        <w:div w:id="2114864291">
          <w:marLeft w:val="0"/>
          <w:marRight w:val="0"/>
          <w:marTop w:val="0"/>
          <w:marBottom w:val="0"/>
          <w:divBdr>
            <w:top w:val="none" w:sz="0" w:space="0" w:color="auto"/>
            <w:left w:val="none" w:sz="0" w:space="0" w:color="auto"/>
            <w:bottom w:val="none" w:sz="0" w:space="0" w:color="auto"/>
            <w:right w:val="none" w:sz="0" w:space="0" w:color="auto"/>
          </w:divBdr>
        </w:div>
        <w:div w:id="2117207792">
          <w:marLeft w:val="0"/>
          <w:marRight w:val="0"/>
          <w:marTop w:val="0"/>
          <w:marBottom w:val="0"/>
          <w:divBdr>
            <w:top w:val="none" w:sz="0" w:space="0" w:color="auto"/>
            <w:left w:val="none" w:sz="0" w:space="0" w:color="auto"/>
            <w:bottom w:val="none" w:sz="0" w:space="0" w:color="auto"/>
            <w:right w:val="none" w:sz="0" w:space="0" w:color="auto"/>
          </w:divBdr>
        </w:div>
        <w:div w:id="2120176842">
          <w:marLeft w:val="0"/>
          <w:marRight w:val="0"/>
          <w:marTop w:val="0"/>
          <w:marBottom w:val="0"/>
          <w:divBdr>
            <w:top w:val="none" w:sz="0" w:space="0" w:color="auto"/>
            <w:left w:val="none" w:sz="0" w:space="0" w:color="auto"/>
            <w:bottom w:val="none" w:sz="0" w:space="0" w:color="auto"/>
            <w:right w:val="none" w:sz="0" w:space="0" w:color="auto"/>
          </w:divBdr>
        </w:div>
        <w:div w:id="2121410724">
          <w:marLeft w:val="0"/>
          <w:marRight w:val="0"/>
          <w:marTop w:val="0"/>
          <w:marBottom w:val="0"/>
          <w:divBdr>
            <w:top w:val="none" w:sz="0" w:space="0" w:color="auto"/>
            <w:left w:val="none" w:sz="0" w:space="0" w:color="auto"/>
            <w:bottom w:val="none" w:sz="0" w:space="0" w:color="auto"/>
            <w:right w:val="none" w:sz="0" w:space="0" w:color="auto"/>
          </w:divBdr>
        </w:div>
        <w:div w:id="2121559853">
          <w:marLeft w:val="0"/>
          <w:marRight w:val="0"/>
          <w:marTop w:val="0"/>
          <w:marBottom w:val="0"/>
          <w:divBdr>
            <w:top w:val="none" w:sz="0" w:space="0" w:color="auto"/>
            <w:left w:val="none" w:sz="0" w:space="0" w:color="auto"/>
            <w:bottom w:val="none" w:sz="0" w:space="0" w:color="auto"/>
            <w:right w:val="none" w:sz="0" w:space="0" w:color="auto"/>
          </w:divBdr>
        </w:div>
        <w:div w:id="2126192261">
          <w:marLeft w:val="0"/>
          <w:marRight w:val="0"/>
          <w:marTop w:val="0"/>
          <w:marBottom w:val="0"/>
          <w:divBdr>
            <w:top w:val="none" w:sz="0" w:space="0" w:color="auto"/>
            <w:left w:val="none" w:sz="0" w:space="0" w:color="auto"/>
            <w:bottom w:val="none" w:sz="0" w:space="0" w:color="auto"/>
            <w:right w:val="none" w:sz="0" w:space="0" w:color="auto"/>
          </w:divBdr>
        </w:div>
        <w:div w:id="2137529094">
          <w:marLeft w:val="0"/>
          <w:marRight w:val="0"/>
          <w:marTop w:val="0"/>
          <w:marBottom w:val="0"/>
          <w:divBdr>
            <w:top w:val="none" w:sz="0" w:space="0" w:color="auto"/>
            <w:left w:val="none" w:sz="0" w:space="0" w:color="auto"/>
            <w:bottom w:val="none" w:sz="0" w:space="0" w:color="auto"/>
            <w:right w:val="none" w:sz="0" w:space="0" w:color="auto"/>
          </w:divBdr>
        </w:div>
        <w:div w:id="2143692579">
          <w:marLeft w:val="0"/>
          <w:marRight w:val="0"/>
          <w:marTop w:val="0"/>
          <w:marBottom w:val="0"/>
          <w:divBdr>
            <w:top w:val="none" w:sz="0" w:space="0" w:color="auto"/>
            <w:left w:val="none" w:sz="0" w:space="0" w:color="auto"/>
            <w:bottom w:val="none" w:sz="0" w:space="0" w:color="auto"/>
            <w:right w:val="none" w:sz="0" w:space="0" w:color="auto"/>
          </w:divBdr>
        </w:div>
      </w:divsChild>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263">
      <w:bodyDiv w:val="1"/>
      <w:marLeft w:val="0"/>
      <w:marRight w:val="0"/>
      <w:marTop w:val="0"/>
      <w:marBottom w:val="0"/>
      <w:divBdr>
        <w:top w:val="none" w:sz="0" w:space="0" w:color="auto"/>
        <w:left w:val="none" w:sz="0" w:space="0" w:color="auto"/>
        <w:bottom w:val="none" w:sz="0" w:space="0" w:color="auto"/>
        <w:right w:val="none" w:sz="0" w:space="0" w:color="auto"/>
      </w:divBdr>
    </w:div>
    <w:div w:id="976490819">
      <w:bodyDiv w:val="1"/>
      <w:marLeft w:val="0"/>
      <w:marRight w:val="0"/>
      <w:marTop w:val="0"/>
      <w:marBottom w:val="0"/>
      <w:divBdr>
        <w:top w:val="none" w:sz="0" w:space="0" w:color="auto"/>
        <w:left w:val="none" w:sz="0" w:space="0" w:color="auto"/>
        <w:bottom w:val="none" w:sz="0" w:space="0" w:color="auto"/>
        <w:right w:val="none" w:sz="0" w:space="0" w:color="auto"/>
      </w:divBdr>
    </w:div>
    <w:div w:id="989214221">
      <w:bodyDiv w:val="1"/>
      <w:marLeft w:val="0"/>
      <w:marRight w:val="0"/>
      <w:marTop w:val="0"/>
      <w:marBottom w:val="0"/>
      <w:divBdr>
        <w:top w:val="none" w:sz="0" w:space="0" w:color="auto"/>
        <w:left w:val="none" w:sz="0" w:space="0" w:color="auto"/>
        <w:bottom w:val="none" w:sz="0" w:space="0" w:color="auto"/>
        <w:right w:val="none" w:sz="0" w:space="0" w:color="auto"/>
      </w:divBdr>
    </w:div>
    <w:div w:id="1016924201">
      <w:bodyDiv w:val="1"/>
      <w:marLeft w:val="0"/>
      <w:marRight w:val="0"/>
      <w:marTop w:val="0"/>
      <w:marBottom w:val="0"/>
      <w:divBdr>
        <w:top w:val="none" w:sz="0" w:space="0" w:color="auto"/>
        <w:left w:val="none" w:sz="0" w:space="0" w:color="auto"/>
        <w:bottom w:val="none" w:sz="0" w:space="0" w:color="auto"/>
        <w:right w:val="none" w:sz="0" w:space="0" w:color="auto"/>
      </w:divBdr>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7244">
      <w:bodyDiv w:val="1"/>
      <w:marLeft w:val="0"/>
      <w:marRight w:val="0"/>
      <w:marTop w:val="0"/>
      <w:marBottom w:val="0"/>
      <w:divBdr>
        <w:top w:val="none" w:sz="0" w:space="0" w:color="auto"/>
        <w:left w:val="none" w:sz="0" w:space="0" w:color="auto"/>
        <w:bottom w:val="none" w:sz="0" w:space="0" w:color="auto"/>
        <w:right w:val="none" w:sz="0" w:space="0" w:color="auto"/>
      </w:divBdr>
    </w:div>
    <w:div w:id="1156727095">
      <w:bodyDiv w:val="1"/>
      <w:marLeft w:val="0"/>
      <w:marRight w:val="0"/>
      <w:marTop w:val="0"/>
      <w:marBottom w:val="0"/>
      <w:divBdr>
        <w:top w:val="none" w:sz="0" w:space="0" w:color="auto"/>
        <w:left w:val="none" w:sz="0" w:space="0" w:color="auto"/>
        <w:bottom w:val="none" w:sz="0" w:space="0" w:color="auto"/>
        <w:right w:val="none" w:sz="0" w:space="0" w:color="auto"/>
      </w:divBdr>
    </w:div>
    <w:div w:id="1162965881">
      <w:bodyDiv w:val="1"/>
      <w:marLeft w:val="0"/>
      <w:marRight w:val="0"/>
      <w:marTop w:val="0"/>
      <w:marBottom w:val="0"/>
      <w:divBdr>
        <w:top w:val="none" w:sz="0" w:space="0" w:color="auto"/>
        <w:left w:val="none" w:sz="0" w:space="0" w:color="auto"/>
        <w:bottom w:val="none" w:sz="0" w:space="0" w:color="auto"/>
        <w:right w:val="none" w:sz="0" w:space="0" w:color="auto"/>
      </w:divBdr>
    </w:div>
    <w:div w:id="1196307039">
      <w:bodyDiv w:val="1"/>
      <w:marLeft w:val="0"/>
      <w:marRight w:val="0"/>
      <w:marTop w:val="0"/>
      <w:marBottom w:val="0"/>
      <w:divBdr>
        <w:top w:val="none" w:sz="0" w:space="0" w:color="auto"/>
        <w:left w:val="none" w:sz="0" w:space="0" w:color="auto"/>
        <w:bottom w:val="none" w:sz="0" w:space="0" w:color="auto"/>
        <w:right w:val="none" w:sz="0" w:space="0" w:color="auto"/>
      </w:divBdr>
      <w:divsChild>
        <w:div w:id="306057359">
          <w:marLeft w:val="677"/>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6913219">
      <w:bodyDiv w:val="1"/>
      <w:marLeft w:val="0"/>
      <w:marRight w:val="0"/>
      <w:marTop w:val="0"/>
      <w:marBottom w:val="0"/>
      <w:divBdr>
        <w:top w:val="none" w:sz="0" w:space="0" w:color="auto"/>
        <w:left w:val="none" w:sz="0" w:space="0" w:color="auto"/>
        <w:bottom w:val="none" w:sz="0" w:space="0" w:color="auto"/>
        <w:right w:val="none" w:sz="0" w:space="0" w:color="auto"/>
      </w:divBdr>
      <w:divsChild>
        <w:div w:id="683090765">
          <w:marLeft w:val="677"/>
          <w:marRight w:val="0"/>
          <w:marTop w:val="0"/>
          <w:marBottom w:val="0"/>
          <w:divBdr>
            <w:top w:val="none" w:sz="0" w:space="0" w:color="auto"/>
            <w:left w:val="none" w:sz="0" w:space="0" w:color="auto"/>
            <w:bottom w:val="none" w:sz="0" w:space="0" w:color="auto"/>
            <w:right w:val="none" w:sz="0" w:space="0" w:color="auto"/>
          </w:divBdr>
        </w:div>
      </w:divsChild>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7445375">
      <w:bodyDiv w:val="1"/>
      <w:marLeft w:val="0"/>
      <w:marRight w:val="0"/>
      <w:marTop w:val="0"/>
      <w:marBottom w:val="0"/>
      <w:divBdr>
        <w:top w:val="none" w:sz="0" w:space="0" w:color="auto"/>
        <w:left w:val="none" w:sz="0" w:space="0" w:color="auto"/>
        <w:bottom w:val="none" w:sz="0" w:space="0" w:color="auto"/>
        <w:right w:val="none" w:sz="0" w:space="0" w:color="auto"/>
      </w:divBdr>
    </w:div>
    <w:div w:id="1382830131">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971860">
      <w:bodyDiv w:val="1"/>
      <w:marLeft w:val="0"/>
      <w:marRight w:val="0"/>
      <w:marTop w:val="0"/>
      <w:marBottom w:val="0"/>
      <w:divBdr>
        <w:top w:val="none" w:sz="0" w:space="0" w:color="auto"/>
        <w:left w:val="none" w:sz="0" w:space="0" w:color="auto"/>
        <w:bottom w:val="none" w:sz="0" w:space="0" w:color="auto"/>
        <w:right w:val="none" w:sz="0" w:space="0" w:color="auto"/>
      </w:divBdr>
      <w:divsChild>
        <w:div w:id="350952739">
          <w:marLeft w:val="0"/>
          <w:marRight w:val="0"/>
          <w:marTop w:val="0"/>
          <w:marBottom w:val="0"/>
          <w:divBdr>
            <w:top w:val="none" w:sz="0" w:space="0" w:color="auto"/>
            <w:left w:val="none" w:sz="0" w:space="0" w:color="auto"/>
            <w:bottom w:val="none" w:sz="0" w:space="0" w:color="auto"/>
            <w:right w:val="none" w:sz="0" w:space="0" w:color="auto"/>
          </w:divBdr>
        </w:div>
        <w:div w:id="1709064233">
          <w:marLeft w:val="0"/>
          <w:marRight w:val="0"/>
          <w:marTop w:val="0"/>
          <w:marBottom w:val="0"/>
          <w:divBdr>
            <w:top w:val="none" w:sz="0" w:space="0" w:color="auto"/>
            <w:left w:val="none" w:sz="0" w:space="0" w:color="auto"/>
            <w:bottom w:val="none" w:sz="0" w:space="0" w:color="auto"/>
            <w:right w:val="none" w:sz="0" w:space="0" w:color="auto"/>
          </w:divBdr>
        </w:div>
        <w:div w:id="264386034">
          <w:marLeft w:val="0"/>
          <w:marRight w:val="0"/>
          <w:marTop w:val="0"/>
          <w:marBottom w:val="0"/>
          <w:divBdr>
            <w:top w:val="none" w:sz="0" w:space="0" w:color="auto"/>
            <w:left w:val="none" w:sz="0" w:space="0" w:color="auto"/>
            <w:bottom w:val="none" w:sz="0" w:space="0" w:color="auto"/>
            <w:right w:val="none" w:sz="0" w:space="0" w:color="auto"/>
          </w:divBdr>
        </w:div>
        <w:div w:id="501042894">
          <w:marLeft w:val="0"/>
          <w:marRight w:val="0"/>
          <w:marTop w:val="0"/>
          <w:marBottom w:val="0"/>
          <w:divBdr>
            <w:top w:val="none" w:sz="0" w:space="0" w:color="auto"/>
            <w:left w:val="none" w:sz="0" w:space="0" w:color="auto"/>
            <w:bottom w:val="none" w:sz="0" w:space="0" w:color="auto"/>
            <w:right w:val="none" w:sz="0" w:space="0" w:color="auto"/>
          </w:divBdr>
        </w:div>
        <w:div w:id="1669942700">
          <w:marLeft w:val="0"/>
          <w:marRight w:val="0"/>
          <w:marTop w:val="0"/>
          <w:marBottom w:val="0"/>
          <w:divBdr>
            <w:top w:val="none" w:sz="0" w:space="0" w:color="auto"/>
            <w:left w:val="none" w:sz="0" w:space="0" w:color="auto"/>
            <w:bottom w:val="none" w:sz="0" w:space="0" w:color="auto"/>
            <w:right w:val="none" w:sz="0" w:space="0" w:color="auto"/>
          </w:divBdr>
        </w:div>
        <w:div w:id="1614479932">
          <w:marLeft w:val="0"/>
          <w:marRight w:val="0"/>
          <w:marTop w:val="0"/>
          <w:marBottom w:val="0"/>
          <w:divBdr>
            <w:top w:val="none" w:sz="0" w:space="0" w:color="auto"/>
            <w:left w:val="none" w:sz="0" w:space="0" w:color="auto"/>
            <w:bottom w:val="none" w:sz="0" w:space="0" w:color="auto"/>
            <w:right w:val="none" w:sz="0" w:space="0" w:color="auto"/>
          </w:divBdr>
        </w:div>
        <w:div w:id="964191752">
          <w:marLeft w:val="0"/>
          <w:marRight w:val="0"/>
          <w:marTop w:val="0"/>
          <w:marBottom w:val="0"/>
          <w:divBdr>
            <w:top w:val="none" w:sz="0" w:space="0" w:color="auto"/>
            <w:left w:val="none" w:sz="0" w:space="0" w:color="auto"/>
            <w:bottom w:val="none" w:sz="0" w:space="0" w:color="auto"/>
            <w:right w:val="none" w:sz="0" w:space="0" w:color="auto"/>
          </w:divBdr>
        </w:div>
        <w:div w:id="1762989609">
          <w:marLeft w:val="0"/>
          <w:marRight w:val="0"/>
          <w:marTop w:val="0"/>
          <w:marBottom w:val="0"/>
          <w:divBdr>
            <w:top w:val="none" w:sz="0" w:space="0" w:color="auto"/>
            <w:left w:val="none" w:sz="0" w:space="0" w:color="auto"/>
            <w:bottom w:val="none" w:sz="0" w:space="0" w:color="auto"/>
            <w:right w:val="none" w:sz="0" w:space="0" w:color="auto"/>
          </w:divBdr>
        </w:div>
        <w:div w:id="773749501">
          <w:marLeft w:val="0"/>
          <w:marRight w:val="0"/>
          <w:marTop w:val="0"/>
          <w:marBottom w:val="0"/>
          <w:divBdr>
            <w:top w:val="none" w:sz="0" w:space="0" w:color="auto"/>
            <w:left w:val="none" w:sz="0" w:space="0" w:color="auto"/>
            <w:bottom w:val="none" w:sz="0" w:space="0" w:color="auto"/>
            <w:right w:val="none" w:sz="0" w:space="0" w:color="auto"/>
          </w:divBdr>
        </w:div>
        <w:div w:id="1883323345">
          <w:marLeft w:val="0"/>
          <w:marRight w:val="0"/>
          <w:marTop w:val="0"/>
          <w:marBottom w:val="0"/>
          <w:divBdr>
            <w:top w:val="none" w:sz="0" w:space="0" w:color="auto"/>
            <w:left w:val="none" w:sz="0" w:space="0" w:color="auto"/>
            <w:bottom w:val="none" w:sz="0" w:space="0" w:color="auto"/>
            <w:right w:val="none" w:sz="0" w:space="0" w:color="auto"/>
          </w:divBdr>
        </w:div>
        <w:div w:id="1216237131">
          <w:marLeft w:val="0"/>
          <w:marRight w:val="0"/>
          <w:marTop w:val="0"/>
          <w:marBottom w:val="0"/>
          <w:divBdr>
            <w:top w:val="none" w:sz="0" w:space="0" w:color="auto"/>
            <w:left w:val="none" w:sz="0" w:space="0" w:color="auto"/>
            <w:bottom w:val="none" w:sz="0" w:space="0" w:color="auto"/>
            <w:right w:val="none" w:sz="0" w:space="0" w:color="auto"/>
          </w:divBdr>
        </w:div>
        <w:div w:id="784275652">
          <w:marLeft w:val="0"/>
          <w:marRight w:val="0"/>
          <w:marTop w:val="0"/>
          <w:marBottom w:val="0"/>
          <w:divBdr>
            <w:top w:val="none" w:sz="0" w:space="0" w:color="auto"/>
            <w:left w:val="none" w:sz="0" w:space="0" w:color="auto"/>
            <w:bottom w:val="none" w:sz="0" w:space="0" w:color="auto"/>
            <w:right w:val="none" w:sz="0" w:space="0" w:color="auto"/>
          </w:divBdr>
        </w:div>
        <w:div w:id="881091137">
          <w:marLeft w:val="0"/>
          <w:marRight w:val="0"/>
          <w:marTop w:val="0"/>
          <w:marBottom w:val="0"/>
          <w:divBdr>
            <w:top w:val="none" w:sz="0" w:space="0" w:color="auto"/>
            <w:left w:val="none" w:sz="0" w:space="0" w:color="auto"/>
            <w:bottom w:val="none" w:sz="0" w:space="0" w:color="auto"/>
            <w:right w:val="none" w:sz="0" w:space="0" w:color="auto"/>
          </w:divBdr>
        </w:div>
        <w:div w:id="120922541">
          <w:marLeft w:val="0"/>
          <w:marRight w:val="0"/>
          <w:marTop w:val="0"/>
          <w:marBottom w:val="0"/>
          <w:divBdr>
            <w:top w:val="none" w:sz="0" w:space="0" w:color="auto"/>
            <w:left w:val="none" w:sz="0" w:space="0" w:color="auto"/>
            <w:bottom w:val="none" w:sz="0" w:space="0" w:color="auto"/>
            <w:right w:val="none" w:sz="0" w:space="0" w:color="auto"/>
          </w:divBdr>
        </w:div>
        <w:div w:id="1835099325">
          <w:marLeft w:val="0"/>
          <w:marRight w:val="0"/>
          <w:marTop w:val="0"/>
          <w:marBottom w:val="0"/>
          <w:divBdr>
            <w:top w:val="none" w:sz="0" w:space="0" w:color="auto"/>
            <w:left w:val="none" w:sz="0" w:space="0" w:color="auto"/>
            <w:bottom w:val="none" w:sz="0" w:space="0" w:color="auto"/>
            <w:right w:val="none" w:sz="0" w:space="0" w:color="auto"/>
          </w:divBdr>
        </w:div>
        <w:div w:id="1138305363">
          <w:marLeft w:val="0"/>
          <w:marRight w:val="0"/>
          <w:marTop w:val="0"/>
          <w:marBottom w:val="0"/>
          <w:divBdr>
            <w:top w:val="none" w:sz="0" w:space="0" w:color="auto"/>
            <w:left w:val="none" w:sz="0" w:space="0" w:color="auto"/>
            <w:bottom w:val="none" w:sz="0" w:space="0" w:color="auto"/>
            <w:right w:val="none" w:sz="0" w:space="0" w:color="auto"/>
          </w:divBdr>
        </w:div>
        <w:div w:id="1865705751">
          <w:marLeft w:val="0"/>
          <w:marRight w:val="0"/>
          <w:marTop w:val="0"/>
          <w:marBottom w:val="0"/>
          <w:divBdr>
            <w:top w:val="none" w:sz="0" w:space="0" w:color="auto"/>
            <w:left w:val="none" w:sz="0" w:space="0" w:color="auto"/>
            <w:bottom w:val="none" w:sz="0" w:space="0" w:color="auto"/>
            <w:right w:val="none" w:sz="0" w:space="0" w:color="auto"/>
          </w:divBdr>
        </w:div>
        <w:div w:id="1361391552">
          <w:marLeft w:val="0"/>
          <w:marRight w:val="0"/>
          <w:marTop w:val="0"/>
          <w:marBottom w:val="0"/>
          <w:divBdr>
            <w:top w:val="none" w:sz="0" w:space="0" w:color="auto"/>
            <w:left w:val="none" w:sz="0" w:space="0" w:color="auto"/>
            <w:bottom w:val="none" w:sz="0" w:space="0" w:color="auto"/>
            <w:right w:val="none" w:sz="0" w:space="0" w:color="auto"/>
          </w:divBdr>
        </w:div>
        <w:div w:id="1771850438">
          <w:marLeft w:val="0"/>
          <w:marRight w:val="0"/>
          <w:marTop w:val="0"/>
          <w:marBottom w:val="0"/>
          <w:divBdr>
            <w:top w:val="none" w:sz="0" w:space="0" w:color="auto"/>
            <w:left w:val="none" w:sz="0" w:space="0" w:color="auto"/>
            <w:bottom w:val="none" w:sz="0" w:space="0" w:color="auto"/>
            <w:right w:val="none" w:sz="0" w:space="0" w:color="auto"/>
          </w:divBdr>
        </w:div>
        <w:div w:id="586311126">
          <w:marLeft w:val="0"/>
          <w:marRight w:val="0"/>
          <w:marTop w:val="0"/>
          <w:marBottom w:val="0"/>
          <w:divBdr>
            <w:top w:val="none" w:sz="0" w:space="0" w:color="auto"/>
            <w:left w:val="none" w:sz="0" w:space="0" w:color="auto"/>
            <w:bottom w:val="none" w:sz="0" w:space="0" w:color="auto"/>
            <w:right w:val="none" w:sz="0" w:space="0" w:color="auto"/>
          </w:divBdr>
        </w:div>
        <w:div w:id="1577937941">
          <w:marLeft w:val="0"/>
          <w:marRight w:val="0"/>
          <w:marTop w:val="0"/>
          <w:marBottom w:val="0"/>
          <w:divBdr>
            <w:top w:val="none" w:sz="0" w:space="0" w:color="auto"/>
            <w:left w:val="none" w:sz="0" w:space="0" w:color="auto"/>
            <w:bottom w:val="none" w:sz="0" w:space="0" w:color="auto"/>
            <w:right w:val="none" w:sz="0" w:space="0" w:color="auto"/>
          </w:divBdr>
        </w:div>
        <w:div w:id="371461202">
          <w:marLeft w:val="0"/>
          <w:marRight w:val="0"/>
          <w:marTop w:val="0"/>
          <w:marBottom w:val="0"/>
          <w:divBdr>
            <w:top w:val="none" w:sz="0" w:space="0" w:color="auto"/>
            <w:left w:val="none" w:sz="0" w:space="0" w:color="auto"/>
            <w:bottom w:val="none" w:sz="0" w:space="0" w:color="auto"/>
            <w:right w:val="none" w:sz="0" w:space="0" w:color="auto"/>
          </w:divBdr>
        </w:div>
        <w:div w:id="564730476">
          <w:marLeft w:val="0"/>
          <w:marRight w:val="0"/>
          <w:marTop w:val="0"/>
          <w:marBottom w:val="0"/>
          <w:divBdr>
            <w:top w:val="none" w:sz="0" w:space="0" w:color="auto"/>
            <w:left w:val="none" w:sz="0" w:space="0" w:color="auto"/>
            <w:bottom w:val="none" w:sz="0" w:space="0" w:color="auto"/>
            <w:right w:val="none" w:sz="0" w:space="0" w:color="auto"/>
          </w:divBdr>
        </w:div>
        <w:div w:id="862743507">
          <w:marLeft w:val="0"/>
          <w:marRight w:val="0"/>
          <w:marTop w:val="0"/>
          <w:marBottom w:val="0"/>
          <w:divBdr>
            <w:top w:val="none" w:sz="0" w:space="0" w:color="auto"/>
            <w:left w:val="none" w:sz="0" w:space="0" w:color="auto"/>
            <w:bottom w:val="none" w:sz="0" w:space="0" w:color="auto"/>
            <w:right w:val="none" w:sz="0" w:space="0" w:color="auto"/>
          </w:divBdr>
        </w:div>
        <w:div w:id="946738756">
          <w:marLeft w:val="0"/>
          <w:marRight w:val="0"/>
          <w:marTop w:val="0"/>
          <w:marBottom w:val="0"/>
          <w:divBdr>
            <w:top w:val="none" w:sz="0" w:space="0" w:color="auto"/>
            <w:left w:val="none" w:sz="0" w:space="0" w:color="auto"/>
            <w:bottom w:val="none" w:sz="0" w:space="0" w:color="auto"/>
            <w:right w:val="none" w:sz="0" w:space="0" w:color="auto"/>
          </w:divBdr>
        </w:div>
        <w:div w:id="714736563">
          <w:marLeft w:val="0"/>
          <w:marRight w:val="0"/>
          <w:marTop w:val="0"/>
          <w:marBottom w:val="0"/>
          <w:divBdr>
            <w:top w:val="none" w:sz="0" w:space="0" w:color="auto"/>
            <w:left w:val="none" w:sz="0" w:space="0" w:color="auto"/>
            <w:bottom w:val="none" w:sz="0" w:space="0" w:color="auto"/>
            <w:right w:val="none" w:sz="0" w:space="0" w:color="auto"/>
          </w:divBdr>
        </w:div>
        <w:div w:id="1723602206">
          <w:marLeft w:val="0"/>
          <w:marRight w:val="0"/>
          <w:marTop w:val="0"/>
          <w:marBottom w:val="0"/>
          <w:divBdr>
            <w:top w:val="none" w:sz="0" w:space="0" w:color="auto"/>
            <w:left w:val="none" w:sz="0" w:space="0" w:color="auto"/>
            <w:bottom w:val="none" w:sz="0" w:space="0" w:color="auto"/>
            <w:right w:val="none" w:sz="0" w:space="0" w:color="auto"/>
          </w:divBdr>
        </w:div>
        <w:div w:id="764035714">
          <w:marLeft w:val="0"/>
          <w:marRight w:val="0"/>
          <w:marTop w:val="0"/>
          <w:marBottom w:val="0"/>
          <w:divBdr>
            <w:top w:val="none" w:sz="0" w:space="0" w:color="auto"/>
            <w:left w:val="none" w:sz="0" w:space="0" w:color="auto"/>
            <w:bottom w:val="none" w:sz="0" w:space="0" w:color="auto"/>
            <w:right w:val="none" w:sz="0" w:space="0" w:color="auto"/>
          </w:divBdr>
        </w:div>
        <w:div w:id="32048421">
          <w:marLeft w:val="0"/>
          <w:marRight w:val="0"/>
          <w:marTop w:val="0"/>
          <w:marBottom w:val="0"/>
          <w:divBdr>
            <w:top w:val="none" w:sz="0" w:space="0" w:color="auto"/>
            <w:left w:val="none" w:sz="0" w:space="0" w:color="auto"/>
            <w:bottom w:val="none" w:sz="0" w:space="0" w:color="auto"/>
            <w:right w:val="none" w:sz="0" w:space="0" w:color="auto"/>
          </w:divBdr>
        </w:div>
        <w:div w:id="1456874869">
          <w:marLeft w:val="0"/>
          <w:marRight w:val="0"/>
          <w:marTop w:val="0"/>
          <w:marBottom w:val="0"/>
          <w:divBdr>
            <w:top w:val="none" w:sz="0" w:space="0" w:color="auto"/>
            <w:left w:val="none" w:sz="0" w:space="0" w:color="auto"/>
            <w:bottom w:val="none" w:sz="0" w:space="0" w:color="auto"/>
            <w:right w:val="none" w:sz="0" w:space="0" w:color="auto"/>
          </w:divBdr>
        </w:div>
        <w:div w:id="350765520">
          <w:marLeft w:val="0"/>
          <w:marRight w:val="0"/>
          <w:marTop w:val="0"/>
          <w:marBottom w:val="0"/>
          <w:divBdr>
            <w:top w:val="none" w:sz="0" w:space="0" w:color="auto"/>
            <w:left w:val="none" w:sz="0" w:space="0" w:color="auto"/>
            <w:bottom w:val="none" w:sz="0" w:space="0" w:color="auto"/>
            <w:right w:val="none" w:sz="0" w:space="0" w:color="auto"/>
          </w:divBdr>
        </w:div>
        <w:div w:id="1768962561">
          <w:marLeft w:val="0"/>
          <w:marRight w:val="0"/>
          <w:marTop w:val="0"/>
          <w:marBottom w:val="0"/>
          <w:divBdr>
            <w:top w:val="none" w:sz="0" w:space="0" w:color="auto"/>
            <w:left w:val="none" w:sz="0" w:space="0" w:color="auto"/>
            <w:bottom w:val="none" w:sz="0" w:space="0" w:color="auto"/>
            <w:right w:val="none" w:sz="0" w:space="0" w:color="auto"/>
          </w:divBdr>
        </w:div>
        <w:div w:id="1359118005">
          <w:marLeft w:val="0"/>
          <w:marRight w:val="0"/>
          <w:marTop w:val="0"/>
          <w:marBottom w:val="0"/>
          <w:divBdr>
            <w:top w:val="none" w:sz="0" w:space="0" w:color="auto"/>
            <w:left w:val="none" w:sz="0" w:space="0" w:color="auto"/>
            <w:bottom w:val="none" w:sz="0" w:space="0" w:color="auto"/>
            <w:right w:val="none" w:sz="0" w:space="0" w:color="auto"/>
          </w:divBdr>
        </w:div>
        <w:div w:id="457188939">
          <w:marLeft w:val="0"/>
          <w:marRight w:val="0"/>
          <w:marTop w:val="0"/>
          <w:marBottom w:val="0"/>
          <w:divBdr>
            <w:top w:val="none" w:sz="0" w:space="0" w:color="auto"/>
            <w:left w:val="none" w:sz="0" w:space="0" w:color="auto"/>
            <w:bottom w:val="none" w:sz="0" w:space="0" w:color="auto"/>
            <w:right w:val="none" w:sz="0" w:space="0" w:color="auto"/>
          </w:divBdr>
        </w:div>
        <w:div w:id="295374972">
          <w:marLeft w:val="0"/>
          <w:marRight w:val="0"/>
          <w:marTop w:val="0"/>
          <w:marBottom w:val="0"/>
          <w:divBdr>
            <w:top w:val="none" w:sz="0" w:space="0" w:color="auto"/>
            <w:left w:val="none" w:sz="0" w:space="0" w:color="auto"/>
            <w:bottom w:val="none" w:sz="0" w:space="0" w:color="auto"/>
            <w:right w:val="none" w:sz="0" w:space="0" w:color="auto"/>
          </w:divBdr>
        </w:div>
        <w:div w:id="1633947560">
          <w:marLeft w:val="0"/>
          <w:marRight w:val="0"/>
          <w:marTop w:val="0"/>
          <w:marBottom w:val="0"/>
          <w:divBdr>
            <w:top w:val="none" w:sz="0" w:space="0" w:color="auto"/>
            <w:left w:val="none" w:sz="0" w:space="0" w:color="auto"/>
            <w:bottom w:val="none" w:sz="0" w:space="0" w:color="auto"/>
            <w:right w:val="none" w:sz="0" w:space="0" w:color="auto"/>
          </w:divBdr>
        </w:div>
        <w:div w:id="585849666">
          <w:marLeft w:val="0"/>
          <w:marRight w:val="0"/>
          <w:marTop w:val="0"/>
          <w:marBottom w:val="0"/>
          <w:divBdr>
            <w:top w:val="none" w:sz="0" w:space="0" w:color="auto"/>
            <w:left w:val="none" w:sz="0" w:space="0" w:color="auto"/>
            <w:bottom w:val="none" w:sz="0" w:space="0" w:color="auto"/>
            <w:right w:val="none" w:sz="0" w:space="0" w:color="auto"/>
          </w:divBdr>
        </w:div>
        <w:div w:id="645670777">
          <w:marLeft w:val="0"/>
          <w:marRight w:val="0"/>
          <w:marTop w:val="0"/>
          <w:marBottom w:val="0"/>
          <w:divBdr>
            <w:top w:val="none" w:sz="0" w:space="0" w:color="auto"/>
            <w:left w:val="none" w:sz="0" w:space="0" w:color="auto"/>
            <w:bottom w:val="none" w:sz="0" w:space="0" w:color="auto"/>
            <w:right w:val="none" w:sz="0" w:space="0" w:color="auto"/>
          </w:divBdr>
        </w:div>
        <w:div w:id="1854107433">
          <w:marLeft w:val="0"/>
          <w:marRight w:val="0"/>
          <w:marTop w:val="0"/>
          <w:marBottom w:val="0"/>
          <w:divBdr>
            <w:top w:val="none" w:sz="0" w:space="0" w:color="auto"/>
            <w:left w:val="none" w:sz="0" w:space="0" w:color="auto"/>
            <w:bottom w:val="none" w:sz="0" w:space="0" w:color="auto"/>
            <w:right w:val="none" w:sz="0" w:space="0" w:color="auto"/>
          </w:divBdr>
        </w:div>
        <w:div w:id="789401816">
          <w:marLeft w:val="0"/>
          <w:marRight w:val="0"/>
          <w:marTop w:val="0"/>
          <w:marBottom w:val="0"/>
          <w:divBdr>
            <w:top w:val="none" w:sz="0" w:space="0" w:color="auto"/>
            <w:left w:val="none" w:sz="0" w:space="0" w:color="auto"/>
            <w:bottom w:val="none" w:sz="0" w:space="0" w:color="auto"/>
            <w:right w:val="none" w:sz="0" w:space="0" w:color="auto"/>
          </w:divBdr>
        </w:div>
        <w:div w:id="265314113">
          <w:marLeft w:val="0"/>
          <w:marRight w:val="0"/>
          <w:marTop w:val="0"/>
          <w:marBottom w:val="0"/>
          <w:divBdr>
            <w:top w:val="none" w:sz="0" w:space="0" w:color="auto"/>
            <w:left w:val="none" w:sz="0" w:space="0" w:color="auto"/>
            <w:bottom w:val="none" w:sz="0" w:space="0" w:color="auto"/>
            <w:right w:val="none" w:sz="0" w:space="0" w:color="auto"/>
          </w:divBdr>
        </w:div>
        <w:div w:id="1998530773">
          <w:marLeft w:val="0"/>
          <w:marRight w:val="0"/>
          <w:marTop w:val="0"/>
          <w:marBottom w:val="0"/>
          <w:divBdr>
            <w:top w:val="none" w:sz="0" w:space="0" w:color="auto"/>
            <w:left w:val="none" w:sz="0" w:space="0" w:color="auto"/>
            <w:bottom w:val="none" w:sz="0" w:space="0" w:color="auto"/>
            <w:right w:val="none" w:sz="0" w:space="0" w:color="auto"/>
          </w:divBdr>
        </w:div>
        <w:div w:id="28993381">
          <w:marLeft w:val="0"/>
          <w:marRight w:val="0"/>
          <w:marTop w:val="0"/>
          <w:marBottom w:val="0"/>
          <w:divBdr>
            <w:top w:val="none" w:sz="0" w:space="0" w:color="auto"/>
            <w:left w:val="none" w:sz="0" w:space="0" w:color="auto"/>
            <w:bottom w:val="none" w:sz="0" w:space="0" w:color="auto"/>
            <w:right w:val="none" w:sz="0" w:space="0" w:color="auto"/>
          </w:divBdr>
        </w:div>
        <w:div w:id="1063143919">
          <w:marLeft w:val="0"/>
          <w:marRight w:val="0"/>
          <w:marTop w:val="0"/>
          <w:marBottom w:val="0"/>
          <w:divBdr>
            <w:top w:val="none" w:sz="0" w:space="0" w:color="auto"/>
            <w:left w:val="none" w:sz="0" w:space="0" w:color="auto"/>
            <w:bottom w:val="none" w:sz="0" w:space="0" w:color="auto"/>
            <w:right w:val="none" w:sz="0" w:space="0" w:color="auto"/>
          </w:divBdr>
        </w:div>
        <w:div w:id="1778089739">
          <w:marLeft w:val="0"/>
          <w:marRight w:val="0"/>
          <w:marTop w:val="0"/>
          <w:marBottom w:val="0"/>
          <w:divBdr>
            <w:top w:val="none" w:sz="0" w:space="0" w:color="auto"/>
            <w:left w:val="none" w:sz="0" w:space="0" w:color="auto"/>
            <w:bottom w:val="none" w:sz="0" w:space="0" w:color="auto"/>
            <w:right w:val="none" w:sz="0" w:space="0" w:color="auto"/>
          </w:divBdr>
        </w:div>
        <w:div w:id="77093983">
          <w:marLeft w:val="0"/>
          <w:marRight w:val="0"/>
          <w:marTop w:val="0"/>
          <w:marBottom w:val="0"/>
          <w:divBdr>
            <w:top w:val="none" w:sz="0" w:space="0" w:color="auto"/>
            <w:left w:val="none" w:sz="0" w:space="0" w:color="auto"/>
            <w:bottom w:val="none" w:sz="0" w:space="0" w:color="auto"/>
            <w:right w:val="none" w:sz="0" w:space="0" w:color="auto"/>
          </w:divBdr>
        </w:div>
        <w:div w:id="1436170276">
          <w:marLeft w:val="0"/>
          <w:marRight w:val="0"/>
          <w:marTop w:val="0"/>
          <w:marBottom w:val="0"/>
          <w:divBdr>
            <w:top w:val="none" w:sz="0" w:space="0" w:color="auto"/>
            <w:left w:val="none" w:sz="0" w:space="0" w:color="auto"/>
            <w:bottom w:val="none" w:sz="0" w:space="0" w:color="auto"/>
            <w:right w:val="none" w:sz="0" w:space="0" w:color="auto"/>
          </w:divBdr>
        </w:div>
        <w:div w:id="1501239348">
          <w:marLeft w:val="0"/>
          <w:marRight w:val="0"/>
          <w:marTop w:val="0"/>
          <w:marBottom w:val="0"/>
          <w:divBdr>
            <w:top w:val="none" w:sz="0" w:space="0" w:color="auto"/>
            <w:left w:val="none" w:sz="0" w:space="0" w:color="auto"/>
            <w:bottom w:val="none" w:sz="0" w:space="0" w:color="auto"/>
            <w:right w:val="none" w:sz="0" w:space="0" w:color="auto"/>
          </w:divBdr>
        </w:div>
        <w:div w:id="153494354">
          <w:marLeft w:val="0"/>
          <w:marRight w:val="0"/>
          <w:marTop w:val="0"/>
          <w:marBottom w:val="0"/>
          <w:divBdr>
            <w:top w:val="none" w:sz="0" w:space="0" w:color="auto"/>
            <w:left w:val="none" w:sz="0" w:space="0" w:color="auto"/>
            <w:bottom w:val="none" w:sz="0" w:space="0" w:color="auto"/>
            <w:right w:val="none" w:sz="0" w:space="0" w:color="auto"/>
          </w:divBdr>
        </w:div>
        <w:div w:id="258028543">
          <w:marLeft w:val="0"/>
          <w:marRight w:val="0"/>
          <w:marTop w:val="0"/>
          <w:marBottom w:val="0"/>
          <w:divBdr>
            <w:top w:val="none" w:sz="0" w:space="0" w:color="auto"/>
            <w:left w:val="none" w:sz="0" w:space="0" w:color="auto"/>
            <w:bottom w:val="none" w:sz="0" w:space="0" w:color="auto"/>
            <w:right w:val="none" w:sz="0" w:space="0" w:color="auto"/>
          </w:divBdr>
        </w:div>
        <w:div w:id="1726903645">
          <w:marLeft w:val="0"/>
          <w:marRight w:val="0"/>
          <w:marTop w:val="0"/>
          <w:marBottom w:val="0"/>
          <w:divBdr>
            <w:top w:val="none" w:sz="0" w:space="0" w:color="auto"/>
            <w:left w:val="none" w:sz="0" w:space="0" w:color="auto"/>
            <w:bottom w:val="none" w:sz="0" w:space="0" w:color="auto"/>
            <w:right w:val="none" w:sz="0" w:space="0" w:color="auto"/>
          </w:divBdr>
        </w:div>
        <w:div w:id="189531102">
          <w:marLeft w:val="0"/>
          <w:marRight w:val="0"/>
          <w:marTop w:val="0"/>
          <w:marBottom w:val="0"/>
          <w:divBdr>
            <w:top w:val="none" w:sz="0" w:space="0" w:color="auto"/>
            <w:left w:val="none" w:sz="0" w:space="0" w:color="auto"/>
            <w:bottom w:val="none" w:sz="0" w:space="0" w:color="auto"/>
            <w:right w:val="none" w:sz="0" w:space="0" w:color="auto"/>
          </w:divBdr>
        </w:div>
        <w:div w:id="1441800814">
          <w:marLeft w:val="0"/>
          <w:marRight w:val="0"/>
          <w:marTop w:val="0"/>
          <w:marBottom w:val="0"/>
          <w:divBdr>
            <w:top w:val="none" w:sz="0" w:space="0" w:color="auto"/>
            <w:left w:val="none" w:sz="0" w:space="0" w:color="auto"/>
            <w:bottom w:val="none" w:sz="0" w:space="0" w:color="auto"/>
            <w:right w:val="none" w:sz="0" w:space="0" w:color="auto"/>
          </w:divBdr>
        </w:div>
        <w:div w:id="1759137952">
          <w:marLeft w:val="0"/>
          <w:marRight w:val="0"/>
          <w:marTop w:val="0"/>
          <w:marBottom w:val="0"/>
          <w:divBdr>
            <w:top w:val="none" w:sz="0" w:space="0" w:color="auto"/>
            <w:left w:val="none" w:sz="0" w:space="0" w:color="auto"/>
            <w:bottom w:val="none" w:sz="0" w:space="0" w:color="auto"/>
            <w:right w:val="none" w:sz="0" w:space="0" w:color="auto"/>
          </w:divBdr>
        </w:div>
        <w:div w:id="852567740">
          <w:marLeft w:val="0"/>
          <w:marRight w:val="0"/>
          <w:marTop w:val="0"/>
          <w:marBottom w:val="0"/>
          <w:divBdr>
            <w:top w:val="none" w:sz="0" w:space="0" w:color="auto"/>
            <w:left w:val="none" w:sz="0" w:space="0" w:color="auto"/>
            <w:bottom w:val="none" w:sz="0" w:space="0" w:color="auto"/>
            <w:right w:val="none" w:sz="0" w:space="0" w:color="auto"/>
          </w:divBdr>
        </w:div>
        <w:div w:id="102847308">
          <w:marLeft w:val="0"/>
          <w:marRight w:val="0"/>
          <w:marTop w:val="0"/>
          <w:marBottom w:val="0"/>
          <w:divBdr>
            <w:top w:val="none" w:sz="0" w:space="0" w:color="auto"/>
            <w:left w:val="none" w:sz="0" w:space="0" w:color="auto"/>
            <w:bottom w:val="none" w:sz="0" w:space="0" w:color="auto"/>
            <w:right w:val="none" w:sz="0" w:space="0" w:color="auto"/>
          </w:divBdr>
        </w:div>
        <w:div w:id="1033533640">
          <w:marLeft w:val="0"/>
          <w:marRight w:val="0"/>
          <w:marTop w:val="0"/>
          <w:marBottom w:val="0"/>
          <w:divBdr>
            <w:top w:val="none" w:sz="0" w:space="0" w:color="auto"/>
            <w:left w:val="none" w:sz="0" w:space="0" w:color="auto"/>
            <w:bottom w:val="none" w:sz="0" w:space="0" w:color="auto"/>
            <w:right w:val="none" w:sz="0" w:space="0" w:color="auto"/>
          </w:divBdr>
        </w:div>
        <w:div w:id="1304388968">
          <w:marLeft w:val="0"/>
          <w:marRight w:val="0"/>
          <w:marTop w:val="0"/>
          <w:marBottom w:val="0"/>
          <w:divBdr>
            <w:top w:val="none" w:sz="0" w:space="0" w:color="auto"/>
            <w:left w:val="none" w:sz="0" w:space="0" w:color="auto"/>
            <w:bottom w:val="none" w:sz="0" w:space="0" w:color="auto"/>
            <w:right w:val="none" w:sz="0" w:space="0" w:color="auto"/>
          </w:divBdr>
        </w:div>
        <w:div w:id="1748459539">
          <w:marLeft w:val="0"/>
          <w:marRight w:val="0"/>
          <w:marTop w:val="0"/>
          <w:marBottom w:val="0"/>
          <w:divBdr>
            <w:top w:val="none" w:sz="0" w:space="0" w:color="auto"/>
            <w:left w:val="none" w:sz="0" w:space="0" w:color="auto"/>
            <w:bottom w:val="none" w:sz="0" w:space="0" w:color="auto"/>
            <w:right w:val="none" w:sz="0" w:space="0" w:color="auto"/>
          </w:divBdr>
        </w:div>
        <w:div w:id="1649895908">
          <w:marLeft w:val="0"/>
          <w:marRight w:val="0"/>
          <w:marTop w:val="0"/>
          <w:marBottom w:val="0"/>
          <w:divBdr>
            <w:top w:val="none" w:sz="0" w:space="0" w:color="auto"/>
            <w:left w:val="none" w:sz="0" w:space="0" w:color="auto"/>
            <w:bottom w:val="none" w:sz="0" w:space="0" w:color="auto"/>
            <w:right w:val="none" w:sz="0" w:space="0" w:color="auto"/>
          </w:divBdr>
        </w:div>
        <w:div w:id="2083942211">
          <w:marLeft w:val="0"/>
          <w:marRight w:val="0"/>
          <w:marTop w:val="0"/>
          <w:marBottom w:val="0"/>
          <w:divBdr>
            <w:top w:val="none" w:sz="0" w:space="0" w:color="auto"/>
            <w:left w:val="none" w:sz="0" w:space="0" w:color="auto"/>
            <w:bottom w:val="none" w:sz="0" w:space="0" w:color="auto"/>
            <w:right w:val="none" w:sz="0" w:space="0" w:color="auto"/>
          </w:divBdr>
        </w:div>
        <w:div w:id="232935290">
          <w:marLeft w:val="0"/>
          <w:marRight w:val="0"/>
          <w:marTop w:val="0"/>
          <w:marBottom w:val="0"/>
          <w:divBdr>
            <w:top w:val="none" w:sz="0" w:space="0" w:color="auto"/>
            <w:left w:val="none" w:sz="0" w:space="0" w:color="auto"/>
            <w:bottom w:val="none" w:sz="0" w:space="0" w:color="auto"/>
            <w:right w:val="none" w:sz="0" w:space="0" w:color="auto"/>
          </w:divBdr>
        </w:div>
        <w:div w:id="290132120">
          <w:marLeft w:val="0"/>
          <w:marRight w:val="0"/>
          <w:marTop w:val="0"/>
          <w:marBottom w:val="0"/>
          <w:divBdr>
            <w:top w:val="none" w:sz="0" w:space="0" w:color="auto"/>
            <w:left w:val="none" w:sz="0" w:space="0" w:color="auto"/>
            <w:bottom w:val="none" w:sz="0" w:space="0" w:color="auto"/>
            <w:right w:val="none" w:sz="0" w:space="0" w:color="auto"/>
          </w:divBdr>
        </w:div>
        <w:div w:id="858473315">
          <w:marLeft w:val="0"/>
          <w:marRight w:val="0"/>
          <w:marTop w:val="0"/>
          <w:marBottom w:val="0"/>
          <w:divBdr>
            <w:top w:val="none" w:sz="0" w:space="0" w:color="auto"/>
            <w:left w:val="none" w:sz="0" w:space="0" w:color="auto"/>
            <w:bottom w:val="none" w:sz="0" w:space="0" w:color="auto"/>
            <w:right w:val="none" w:sz="0" w:space="0" w:color="auto"/>
          </w:divBdr>
        </w:div>
        <w:div w:id="1441293560">
          <w:marLeft w:val="0"/>
          <w:marRight w:val="0"/>
          <w:marTop w:val="0"/>
          <w:marBottom w:val="0"/>
          <w:divBdr>
            <w:top w:val="none" w:sz="0" w:space="0" w:color="auto"/>
            <w:left w:val="none" w:sz="0" w:space="0" w:color="auto"/>
            <w:bottom w:val="none" w:sz="0" w:space="0" w:color="auto"/>
            <w:right w:val="none" w:sz="0" w:space="0" w:color="auto"/>
          </w:divBdr>
        </w:div>
        <w:div w:id="389808344">
          <w:marLeft w:val="0"/>
          <w:marRight w:val="0"/>
          <w:marTop w:val="0"/>
          <w:marBottom w:val="0"/>
          <w:divBdr>
            <w:top w:val="none" w:sz="0" w:space="0" w:color="auto"/>
            <w:left w:val="none" w:sz="0" w:space="0" w:color="auto"/>
            <w:bottom w:val="none" w:sz="0" w:space="0" w:color="auto"/>
            <w:right w:val="none" w:sz="0" w:space="0" w:color="auto"/>
          </w:divBdr>
        </w:div>
        <w:div w:id="1662125874">
          <w:marLeft w:val="0"/>
          <w:marRight w:val="0"/>
          <w:marTop w:val="0"/>
          <w:marBottom w:val="0"/>
          <w:divBdr>
            <w:top w:val="none" w:sz="0" w:space="0" w:color="auto"/>
            <w:left w:val="none" w:sz="0" w:space="0" w:color="auto"/>
            <w:bottom w:val="none" w:sz="0" w:space="0" w:color="auto"/>
            <w:right w:val="none" w:sz="0" w:space="0" w:color="auto"/>
          </w:divBdr>
        </w:div>
        <w:div w:id="630941911">
          <w:marLeft w:val="0"/>
          <w:marRight w:val="0"/>
          <w:marTop w:val="0"/>
          <w:marBottom w:val="0"/>
          <w:divBdr>
            <w:top w:val="none" w:sz="0" w:space="0" w:color="auto"/>
            <w:left w:val="none" w:sz="0" w:space="0" w:color="auto"/>
            <w:bottom w:val="none" w:sz="0" w:space="0" w:color="auto"/>
            <w:right w:val="none" w:sz="0" w:space="0" w:color="auto"/>
          </w:divBdr>
        </w:div>
        <w:div w:id="685448035">
          <w:marLeft w:val="0"/>
          <w:marRight w:val="0"/>
          <w:marTop w:val="0"/>
          <w:marBottom w:val="0"/>
          <w:divBdr>
            <w:top w:val="none" w:sz="0" w:space="0" w:color="auto"/>
            <w:left w:val="none" w:sz="0" w:space="0" w:color="auto"/>
            <w:bottom w:val="none" w:sz="0" w:space="0" w:color="auto"/>
            <w:right w:val="none" w:sz="0" w:space="0" w:color="auto"/>
          </w:divBdr>
        </w:div>
        <w:div w:id="625238674">
          <w:marLeft w:val="0"/>
          <w:marRight w:val="0"/>
          <w:marTop w:val="0"/>
          <w:marBottom w:val="0"/>
          <w:divBdr>
            <w:top w:val="none" w:sz="0" w:space="0" w:color="auto"/>
            <w:left w:val="none" w:sz="0" w:space="0" w:color="auto"/>
            <w:bottom w:val="none" w:sz="0" w:space="0" w:color="auto"/>
            <w:right w:val="none" w:sz="0" w:space="0" w:color="auto"/>
          </w:divBdr>
        </w:div>
        <w:div w:id="227346660">
          <w:marLeft w:val="0"/>
          <w:marRight w:val="0"/>
          <w:marTop w:val="0"/>
          <w:marBottom w:val="0"/>
          <w:divBdr>
            <w:top w:val="none" w:sz="0" w:space="0" w:color="auto"/>
            <w:left w:val="none" w:sz="0" w:space="0" w:color="auto"/>
            <w:bottom w:val="none" w:sz="0" w:space="0" w:color="auto"/>
            <w:right w:val="none" w:sz="0" w:space="0" w:color="auto"/>
          </w:divBdr>
        </w:div>
        <w:div w:id="612710559">
          <w:marLeft w:val="0"/>
          <w:marRight w:val="0"/>
          <w:marTop w:val="0"/>
          <w:marBottom w:val="0"/>
          <w:divBdr>
            <w:top w:val="none" w:sz="0" w:space="0" w:color="auto"/>
            <w:left w:val="none" w:sz="0" w:space="0" w:color="auto"/>
            <w:bottom w:val="none" w:sz="0" w:space="0" w:color="auto"/>
            <w:right w:val="none" w:sz="0" w:space="0" w:color="auto"/>
          </w:divBdr>
        </w:div>
        <w:div w:id="944389775">
          <w:marLeft w:val="0"/>
          <w:marRight w:val="0"/>
          <w:marTop w:val="0"/>
          <w:marBottom w:val="0"/>
          <w:divBdr>
            <w:top w:val="none" w:sz="0" w:space="0" w:color="auto"/>
            <w:left w:val="none" w:sz="0" w:space="0" w:color="auto"/>
            <w:bottom w:val="none" w:sz="0" w:space="0" w:color="auto"/>
            <w:right w:val="none" w:sz="0" w:space="0" w:color="auto"/>
          </w:divBdr>
        </w:div>
        <w:div w:id="248999521">
          <w:marLeft w:val="0"/>
          <w:marRight w:val="0"/>
          <w:marTop w:val="0"/>
          <w:marBottom w:val="0"/>
          <w:divBdr>
            <w:top w:val="none" w:sz="0" w:space="0" w:color="auto"/>
            <w:left w:val="none" w:sz="0" w:space="0" w:color="auto"/>
            <w:bottom w:val="none" w:sz="0" w:space="0" w:color="auto"/>
            <w:right w:val="none" w:sz="0" w:space="0" w:color="auto"/>
          </w:divBdr>
        </w:div>
        <w:div w:id="694354493">
          <w:marLeft w:val="0"/>
          <w:marRight w:val="0"/>
          <w:marTop w:val="0"/>
          <w:marBottom w:val="0"/>
          <w:divBdr>
            <w:top w:val="none" w:sz="0" w:space="0" w:color="auto"/>
            <w:left w:val="none" w:sz="0" w:space="0" w:color="auto"/>
            <w:bottom w:val="none" w:sz="0" w:space="0" w:color="auto"/>
            <w:right w:val="none" w:sz="0" w:space="0" w:color="auto"/>
          </w:divBdr>
        </w:div>
        <w:div w:id="1809324683">
          <w:marLeft w:val="0"/>
          <w:marRight w:val="0"/>
          <w:marTop w:val="0"/>
          <w:marBottom w:val="0"/>
          <w:divBdr>
            <w:top w:val="none" w:sz="0" w:space="0" w:color="auto"/>
            <w:left w:val="none" w:sz="0" w:space="0" w:color="auto"/>
            <w:bottom w:val="none" w:sz="0" w:space="0" w:color="auto"/>
            <w:right w:val="none" w:sz="0" w:space="0" w:color="auto"/>
          </w:divBdr>
        </w:div>
        <w:div w:id="1715958256">
          <w:marLeft w:val="0"/>
          <w:marRight w:val="0"/>
          <w:marTop w:val="0"/>
          <w:marBottom w:val="0"/>
          <w:divBdr>
            <w:top w:val="none" w:sz="0" w:space="0" w:color="auto"/>
            <w:left w:val="none" w:sz="0" w:space="0" w:color="auto"/>
            <w:bottom w:val="none" w:sz="0" w:space="0" w:color="auto"/>
            <w:right w:val="none" w:sz="0" w:space="0" w:color="auto"/>
          </w:divBdr>
        </w:div>
        <w:div w:id="693699999">
          <w:marLeft w:val="0"/>
          <w:marRight w:val="0"/>
          <w:marTop w:val="0"/>
          <w:marBottom w:val="0"/>
          <w:divBdr>
            <w:top w:val="none" w:sz="0" w:space="0" w:color="auto"/>
            <w:left w:val="none" w:sz="0" w:space="0" w:color="auto"/>
            <w:bottom w:val="none" w:sz="0" w:space="0" w:color="auto"/>
            <w:right w:val="none" w:sz="0" w:space="0" w:color="auto"/>
          </w:divBdr>
        </w:div>
        <w:div w:id="981737658">
          <w:marLeft w:val="0"/>
          <w:marRight w:val="0"/>
          <w:marTop w:val="0"/>
          <w:marBottom w:val="0"/>
          <w:divBdr>
            <w:top w:val="none" w:sz="0" w:space="0" w:color="auto"/>
            <w:left w:val="none" w:sz="0" w:space="0" w:color="auto"/>
            <w:bottom w:val="none" w:sz="0" w:space="0" w:color="auto"/>
            <w:right w:val="none" w:sz="0" w:space="0" w:color="auto"/>
          </w:divBdr>
        </w:div>
        <w:div w:id="105782851">
          <w:marLeft w:val="0"/>
          <w:marRight w:val="0"/>
          <w:marTop w:val="0"/>
          <w:marBottom w:val="0"/>
          <w:divBdr>
            <w:top w:val="none" w:sz="0" w:space="0" w:color="auto"/>
            <w:left w:val="none" w:sz="0" w:space="0" w:color="auto"/>
            <w:bottom w:val="none" w:sz="0" w:space="0" w:color="auto"/>
            <w:right w:val="none" w:sz="0" w:space="0" w:color="auto"/>
          </w:divBdr>
        </w:div>
        <w:div w:id="178545623">
          <w:marLeft w:val="0"/>
          <w:marRight w:val="0"/>
          <w:marTop w:val="0"/>
          <w:marBottom w:val="0"/>
          <w:divBdr>
            <w:top w:val="none" w:sz="0" w:space="0" w:color="auto"/>
            <w:left w:val="none" w:sz="0" w:space="0" w:color="auto"/>
            <w:bottom w:val="none" w:sz="0" w:space="0" w:color="auto"/>
            <w:right w:val="none" w:sz="0" w:space="0" w:color="auto"/>
          </w:divBdr>
        </w:div>
        <w:div w:id="1253512542">
          <w:marLeft w:val="0"/>
          <w:marRight w:val="0"/>
          <w:marTop w:val="0"/>
          <w:marBottom w:val="0"/>
          <w:divBdr>
            <w:top w:val="none" w:sz="0" w:space="0" w:color="auto"/>
            <w:left w:val="none" w:sz="0" w:space="0" w:color="auto"/>
            <w:bottom w:val="none" w:sz="0" w:space="0" w:color="auto"/>
            <w:right w:val="none" w:sz="0" w:space="0" w:color="auto"/>
          </w:divBdr>
        </w:div>
        <w:div w:id="1024019246">
          <w:marLeft w:val="0"/>
          <w:marRight w:val="0"/>
          <w:marTop w:val="0"/>
          <w:marBottom w:val="0"/>
          <w:divBdr>
            <w:top w:val="none" w:sz="0" w:space="0" w:color="auto"/>
            <w:left w:val="none" w:sz="0" w:space="0" w:color="auto"/>
            <w:bottom w:val="none" w:sz="0" w:space="0" w:color="auto"/>
            <w:right w:val="none" w:sz="0" w:space="0" w:color="auto"/>
          </w:divBdr>
        </w:div>
        <w:div w:id="1289242410">
          <w:marLeft w:val="0"/>
          <w:marRight w:val="0"/>
          <w:marTop w:val="0"/>
          <w:marBottom w:val="0"/>
          <w:divBdr>
            <w:top w:val="none" w:sz="0" w:space="0" w:color="auto"/>
            <w:left w:val="none" w:sz="0" w:space="0" w:color="auto"/>
            <w:bottom w:val="none" w:sz="0" w:space="0" w:color="auto"/>
            <w:right w:val="none" w:sz="0" w:space="0" w:color="auto"/>
          </w:divBdr>
        </w:div>
        <w:div w:id="1014647215">
          <w:marLeft w:val="0"/>
          <w:marRight w:val="0"/>
          <w:marTop w:val="0"/>
          <w:marBottom w:val="0"/>
          <w:divBdr>
            <w:top w:val="none" w:sz="0" w:space="0" w:color="auto"/>
            <w:left w:val="none" w:sz="0" w:space="0" w:color="auto"/>
            <w:bottom w:val="none" w:sz="0" w:space="0" w:color="auto"/>
            <w:right w:val="none" w:sz="0" w:space="0" w:color="auto"/>
          </w:divBdr>
        </w:div>
        <w:div w:id="1299915654">
          <w:marLeft w:val="0"/>
          <w:marRight w:val="0"/>
          <w:marTop w:val="0"/>
          <w:marBottom w:val="0"/>
          <w:divBdr>
            <w:top w:val="none" w:sz="0" w:space="0" w:color="auto"/>
            <w:left w:val="none" w:sz="0" w:space="0" w:color="auto"/>
            <w:bottom w:val="none" w:sz="0" w:space="0" w:color="auto"/>
            <w:right w:val="none" w:sz="0" w:space="0" w:color="auto"/>
          </w:divBdr>
        </w:div>
        <w:div w:id="1647590362">
          <w:marLeft w:val="0"/>
          <w:marRight w:val="0"/>
          <w:marTop w:val="0"/>
          <w:marBottom w:val="0"/>
          <w:divBdr>
            <w:top w:val="none" w:sz="0" w:space="0" w:color="auto"/>
            <w:left w:val="none" w:sz="0" w:space="0" w:color="auto"/>
            <w:bottom w:val="none" w:sz="0" w:space="0" w:color="auto"/>
            <w:right w:val="none" w:sz="0" w:space="0" w:color="auto"/>
          </w:divBdr>
        </w:div>
        <w:div w:id="713775121">
          <w:marLeft w:val="0"/>
          <w:marRight w:val="0"/>
          <w:marTop w:val="0"/>
          <w:marBottom w:val="0"/>
          <w:divBdr>
            <w:top w:val="none" w:sz="0" w:space="0" w:color="auto"/>
            <w:left w:val="none" w:sz="0" w:space="0" w:color="auto"/>
            <w:bottom w:val="none" w:sz="0" w:space="0" w:color="auto"/>
            <w:right w:val="none" w:sz="0" w:space="0" w:color="auto"/>
          </w:divBdr>
        </w:div>
        <w:div w:id="673218275">
          <w:marLeft w:val="0"/>
          <w:marRight w:val="0"/>
          <w:marTop w:val="0"/>
          <w:marBottom w:val="0"/>
          <w:divBdr>
            <w:top w:val="none" w:sz="0" w:space="0" w:color="auto"/>
            <w:left w:val="none" w:sz="0" w:space="0" w:color="auto"/>
            <w:bottom w:val="none" w:sz="0" w:space="0" w:color="auto"/>
            <w:right w:val="none" w:sz="0" w:space="0" w:color="auto"/>
          </w:divBdr>
        </w:div>
        <w:div w:id="161354137">
          <w:marLeft w:val="0"/>
          <w:marRight w:val="0"/>
          <w:marTop w:val="0"/>
          <w:marBottom w:val="0"/>
          <w:divBdr>
            <w:top w:val="none" w:sz="0" w:space="0" w:color="auto"/>
            <w:left w:val="none" w:sz="0" w:space="0" w:color="auto"/>
            <w:bottom w:val="none" w:sz="0" w:space="0" w:color="auto"/>
            <w:right w:val="none" w:sz="0" w:space="0" w:color="auto"/>
          </w:divBdr>
        </w:div>
        <w:div w:id="515341407">
          <w:marLeft w:val="0"/>
          <w:marRight w:val="0"/>
          <w:marTop w:val="0"/>
          <w:marBottom w:val="0"/>
          <w:divBdr>
            <w:top w:val="none" w:sz="0" w:space="0" w:color="auto"/>
            <w:left w:val="none" w:sz="0" w:space="0" w:color="auto"/>
            <w:bottom w:val="none" w:sz="0" w:space="0" w:color="auto"/>
            <w:right w:val="none" w:sz="0" w:space="0" w:color="auto"/>
          </w:divBdr>
        </w:div>
        <w:div w:id="2143114581">
          <w:marLeft w:val="0"/>
          <w:marRight w:val="0"/>
          <w:marTop w:val="0"/>
          <w:marBottom w:val="0"/>
          <w:divBdr>
            <w:top w:val="none" w:sz="0" w:space="0" w:color="auto"/>
            <w:left w:val="none" w:sz="0" w:space="0" w:color="auto"/>
            <w:bottom w:val="none" w:sz="0" w:space="0" w:color="auto"/>
            <w:right w:val="none" w:sz="0" w:space="0" w:color="auto"/>
          </w:divBdr>
        </w:div>
        <w:div w:id="984896864">
          <w:marLeft w:val="0"/>
          <w:marRight w:val="0"/>
          <w:marTop w:val="0"/>
          <w:marBottom w:val="0"/>
          <w:divBdr>
            <w:top w:val="none" w:sz="0" w:space="0" w:color="auto"/>
            <w:left w:val="none" w:sz="0" w:space="0" w:color="auto"/>
            <w:bottom w:val="none" w:sz="0" w:space="0" w:color="auto"/>
            <w:right w:val="none" w:sz="0" w:space="0" w:color="auto"/>
          </w:divBdr>
        </w:div>
        <w:div w:id="2010474771">
          <w:marLeft w:val="0"/>
          <w:marRight w:val="0"/>
          <w:marTop w:val="0"/>
          <w:marBottom w:val="0"/>
          <w:divBdr>
            <w:top w:val="none" w:sz="0" w:space="0" w:color="auto"/>
            <w:left w:val="none" w:sz="0" w:space="0" w:color="auto"/>
            <w:bottom w:val="none" w:sz="0" w:space="0" w:color="auto"/>
            <w:right w:val="none" w:sz="0" w:space="0" w:color="auto"/>
          </w:divBdr>
        </w:div>
        <w:div w:id="665134195">
          <w:marLeft w:val="0"/>
          <w:marRight w:val="0"/>
          <w:marTop w:val="0"/>
          <w:marBottom w:val="0"/>
          <w:divBdr>
            <w:top w:val="none" w:sz="0" w:space="0" w:color="auto"/>
            <w:left w:val="none" w:sz="0" w:space="0" w:color="auto"/>
            <w:bottom w:val="none" w:sz="0" w:space="0" w:color="auto"/>
            <w:right w:val="none" w:sz="0" w:space="0" w:color="auto"/>
          </w:divBdr>
        </w:div>
        <w:div w:id="1634094861">
          <w:marLeft w:val="0"/>
          <w:marRight w:val="0"/>
          <w:marTop w:val="0"/>
          <w:marBottom w:val="0"/>
          <w:divBdr>
            <w:top w:val="none" w:sz="0" w:space="0" w:color="auto"/>
            <w:left w:val="none" w:sz="0" w:space="0" w:color="auto"/>
            <w:bottom w:val="none" w:sz="0" w:space="0" w:color="auto"/>
            <w:right w:val="none" w:sz="0" w:space="0" w:color="auto"/>
          </w:divBdr>
        </w:div>
        <w:div w:id="1150053596">
          <w:marLeft w:val="0"/>
          <w:marRight w:val="0"/>
          <w:marTop w:val="0"/>
          <w:marBottom w:val="0"/>
          <w:divBdr>
            <w:top w:val="none" w:sz="0" w:space="0" w:color="auto"/>
            <w:left w:val="none" w:sz="0" w:space="0" w:color="auto"/>
            <w:bottom w:val="none" w:sz="0" w:space="0" w:color="auto"/>
            <w:right w:val="none" w:sz="0" w:space="0" w:color="auto"/>
          </w:divBdr>
        </w:div>
        <w:div w:id="1633100327">
          <w:marLeft w:val="0"/>
          <w:marRight w:val="0"/>
          <w:marTop w:val="0"/>
          <w:marBottom w:val="0"/>
          <w:divBdr>
            <w:top w:val="none" w:sz="0" w:space="0" w:color="auto"/>
            <w:left w:val="none" w:sz="0" w:space="0" w:color="auto"/>
            <w:bottom w:val="none" w:sz="0" w:space="0" w:color="auto"/>
            <w:right w:val="none" w:sz="0" w:space="0" w:color="auto"/>
          </w:divBdr>
        </w:div>
        <w:div w:id="1026105260">
          <w:marLeft w:val="0"/>
          <w:marRight w:val="0"/>
          <w:marTop w:val="0"/>
          <w:marBottom w:val="0"/>
          <w:divBdr>
            <w:top w:val="none" w:sz="0" w:space="0" w:color="auto"/>
            <w:left w:val="none" w:sz="0" w:space="0" w:color="auto"/>
            <w:bottom w:val="none" w:sz="0" w:space="0" w:color="auto"/>
            <w:right w:val="none" w:sz="0" w:space="0" w:color="auto"/>
          </w:divBdr>
        </w:div>
        <w:div w:id="189801151">
          <w:marLeft w:val="0"/>
          <w:marRight w:val="0"/>
          <w:marTop w:val="0"/>
          <w:marBottom w:val="0"/>
          <w:divBdr>
            <w:top w:val="none" w:sz="0" w:space="0" w:color="auto"/>
            <w:left w:val="none" w:sz="0" w:space="0" w:color="auto"/>
            <w:bottom w:val="none" w:sz="0" w:space="0" w:color="auto"/>
            <w:right w:val="none" w:sz="0" w:space="0" w:color="auto"/>
          </w:divBdr>
        </w:div>
        <w:div w:id="482044114">
          <w:marLeft w:val="0"/>
          <w:marRight w:val="0"/>
          <w:marTop w:val="0"/>
          <w:marBottom w:val="0"/>
          <w:divBdr>
            <w:top w:val="none" w:sz="0" w:space="0" w:color="auto"/>
            <w:left w:val="none" w:sz="0" w:space="0" w:color="auto"/>
            <w:bottom w:val="none" w:sz="0" w:space="0" w:color="auto"/>
            <w:right w:val="none" w:sz="0" w:space="0" w:color="auto"/>
          </w:divBdr>
        </w:div>
        <w:div w:id="1659455772">
          <w:marLeft w:val="0"/>
          <w:marRight w:val="0"/>
          <w:marTop w:val="0"/>
          <w:marBottom w:val="0"/>
          <w:divBdr>
            <w:top w:val="none" w:sz="0" w:space="0" w:color="auto"/>
            <w:left w:val="none" w:sz="0" w:space="0" w:color="auto"/>
            <w:bottom w:val="none" w:sz="0" w:space="0" w:color="auto"/>
            <w:right w:val="none" w:sz="0" w:space="0" w:color="auto"/>
          </w:divBdr>
        </w:div>
        <w:div w:id="1151409771">
          <w:marLeft w:val="0"/>
          <w:marRight w:val="0"/>
          <w:marTop w:val="0"/>
          <w:marBottom w:val="0"/>
          <w:divBdr>
            <w:top w:val="none" w:sz="0" w:space="0" w:color="auto"/>
            <w:left w:val="none" w:sz="0" w:space="0" w:color="auto"/>
            <w:bottom w:val="none" w:sz="0" w:space="0" w:color="auto"/>
            <w:right w:val="none" w:sz="0" w:space="0" w:color="auto"/>
          </w:divBdr>
        </w:div>
        <w:div w:id="2051609380">
          <w:marLeft w:val="0"/>
          <w:marRight w:val="0"/>
          <w:marTop w:val="0"/>
          <w:marBottom w:val="0"/>
          <w:divBdr>
            <w:top w:val="none" w:sz="0" w:space="0" w:color="auto"/>
            <w:left w:val="none" w:sz="0" w:space="0" w:color="auto"/>
            <w:bottom w:val="none" w:sz="0" w:space="0" w:color="auto"/>
            <w:right w:val="none" w:sz="0" w:space="0" w:color="auto"/>
          </w:divBdr>
        </w:div>
        <w:div w:id="1560899056">
          <w:marLeft w:val="0"/>
          <w:marRight w:val="0"/>
          <w:marTop w:val="0"/>
          <w:marBottom w:val="0"/>
          <w:divBdr>
            <w:top w:val="none" w:sz="0" w:space="0" w:color="auto"/>
            <w:left w:val="none" w:sz="0" w:space="0" w:color="auto"/>
            <w:bottom w:val="none" w:sz="0" w:space="0" w:color="auto"/>
            <w:right w:val="none" w:sz="0" w:space="0" w:color="auto"/>
          </w:divBdr>
        </w:div>
        <w:div w:id="981154553">
          <w:marLeft w:val="0"/>
          <w:marRight w:val="0"/>
          <w:marTop w:val="0"/>
          <w:marBottom w:val="0"/>
          <w:divBdr>
            <w:top w:val="none" w:sz="0" w:space="0" w:color="auto"/>
            <w:left w:val="none" w:sz="0" w:space="0" w:color="auto"/>
            <w:bottom w:val="none" w:sz="0" w:space="0" w:color="auto"/>
            <w:right w:val="none" w:sz="0" w:space="0" w:color="auto"/>
          </w:divBdr>
        </w:div>
        <w:div w:id="37945485">
          <w:marLeft w:val="0"/>
          <w:marRight w:val="0"/>
          <w:marTop w:val="0"/>
          <w:marBottom w:val="0"/>
          <w:divBdr>
            <w:top w:val="none" w:sz="0" w:space="0" w:color="auto"/>
            <w:left w:val="none" w:sz="0" w:space="0" w:color="auto"/>
            <w:bottom w:val="none" w:sz="0" w:space="0" w:color="auto"/>
            <w:right w:val="none" w:sz="0" w:space="0" w:color="auto"/>
          </w:divBdr>
        </w:div>
        <w:div w:id="663508689">
          <w:marLeft w:val="0"/>
          <w:marRight w:val="0"/>
          <w:marTop w:val="0"/>
          <w:marBottom w:val="0"/>
          <w:divBdr>
            <w:top w:val="none" w:sz="0" w:space="0" w:color="auto"/>
            <w:left w:val="none" w:sz="0" w:space="0" w:color="auto"/>
            <w:bottom w:val="none" w:sz="0" w:space="0" w:color="auto"/>
            <w:right w:val="none" w:sz="0" w:space="0" w:color="auto"/>
          </w:divBdr>
        </w:div>
        <w:div w:id="1025592245">
          <w:marLeft w:val="0"/>
          <w:marRight w:val="0"/>
          <w:marTop w:val="0"/>
          <w:marBottom w:val="0"/>
          <w:divBdr>
            <w:top w:val="none" w:sz="0" w:space="0" w:color="auto"/>
            <w:left w:val="none" w:sz="0" w:space="0" w:color="auto"/>
            <w:bottom w:val="none" w:sz="0" w:space="0" w:color="auto"/>
            <w:right w:val="none" w:sz="0" w:space="0" w:color="auto"/>
          </w:divBdr>
        </w:div>
        <w:div w:id="97334995">
          <w:marLeft w:val="0"/>
          <w:marRight w:val="0"/>
          <w:marTop w:val="0"/>
          <w:marBottom w:val="0"/>
          <w:divBdr>
            <w:top w:val="none" w:sz="0" w:space="0" w:color="auto"/>
            <w:left w:val="none" w:sz="0" w:space="0" w:color="auto"/>
            <w:bottom w:val="none" w:sz="0" w:space="0" w:color="auto"/>
            <w:right w:val="none" w:sz="0" w:space="0" w:color="auto"/>
          </w:divBdr>
        </w:div>
        <w:div w:id="1717772821">
          <w:marLeft w:val="0"/>
          <w:marRight w:val="0"/>
          <w:marTop w:val="0"/>
          <w:marBottom w:val="0"/>
          <w:divBdr>
            <w:top w:val="none" w:sz="0" w:space="0" w:color="auto"/>
            <w:left w:val="none" w:sz="0" w:space="0" w:color="auto"/>
            <w:bottom w:val="none" w:sz="0" w:space="0" w:color="auto"/>
            <w:right w:val="none" w:sz="0" w:space="0" w:color="auto"/>
          </w:divBdr>
        </w:div>
        <w:div w:id="379283437">
          <w:marLeft w:val="0"/>
          <w:marRight w:val="0"/>
          <w:marTop w:val="0"/>
          <w:marBottom w:val="0"/>
          <w:divBdr>
            <w:top w:val="none" w:sz="0" w:space="0" w:color="auto"/>
            <w:left w:val="none" w:sz="0" w:space="0" w:color="auto"/>
            <w:bottom w:val="none" w:sz="0" w:space="0" w:color="auto"/>
            <w:right w:val="none" w:sz="0" w:space="0" w:color="auto"/>
          </w:divBdr>
        </w:div>
        <w:div w:id="508494229">
          <w:marLeft w:val="0"/>
          <w:marRight w:val="0"/>
          <w:marTop w:val="0"/>
          <w:marBottom w:val="0"/>
          <w:divBdr>
            <w:top w:val="none" w:sz="0" w:space="0" w:color="auto"/>
            <w:left w:val="none" w:sz="0" w:space="0" w:color="auto"/>
            <w:bottom w:val="none" w:sz="0" w:space="0" w:color="auto"/>
            <w:right w:val="none" w:sz="0" w:space="0" w:color="auto"/>
          </w:divBdr>
        </w:div>
        <w:div w:id="791555816">
          <w:marLeft w:val="0"/>
          <w:marRight w:val="0"/>
          <w:marTop w:val="0"/>
          <w:marBottom w:val="0"/>
          <w:divBdr>
            <w:top w:val="none" w:sz="0" w:space="0" w:color="auto"/>
            <w:left w:val="none" w:sz="0" w:space="0" w:color="auto"/>
            <w:bottom w:val="none" w:sz="0" w:space="0" w:color="auto"/>
            <w:right w:val="none" w:sz="0" w:space="0" w:color="auto"/>
          </w:divBdr>
        </w:div>
        <w:div w:id="525753002">
          <w:marLeft w:val="0"/>
          <w:marRight w:val="0"/>
          <w:marTop w:val="0"/>
          <w:marBottom w:val="0"/>
          <w:divBdr>
            <w:top w:val="none" w:sz="0" w:space="0" w:color="auto"/>
            <w:left w:val="none" w:sz="0" w:space="0" w:color="auto"/>
            <w:bottom w:val="none" w:sz="0" w:space="0" w:color="auto"/>
            <w:right w:val="none" w:sz="0" w:space="0" w:color="auto"/>
          </w:divBdr>
        </w:div>
        <w:div w:id="1435662042">
          <w:marLeft w:val="0"/>
          <w:marRight w:val="0"/>
          <w:marTop w:val="0"/>
          <w:marBottom w:val="0"/>
          <w:divBdr>
            <w:top w:val="none" w:sz="0" w:space="0" w:color="auto"/>
            <w:left w:val="none" w:sz="0" w:space="0" w:color="auto"/>
            <w:bottom w:val="none" w:sz="0" w:space="0" w:color="auto"/>
            <w:right w:val="none" w:sz="0" w:space="0" w:color="auto"/>
          </w:divBdr>
        </w:div>
        <w:div w:id="836651982">
          <w:marLeft w:val="0"/>
          <w:marRight w:val="0"/>
          <w:marTop w:val="0"/>
          <w:marBottom w:val="0"/>
          <w:divBdr>
            <w:top w:val="none" w:sz="0" w:space="0" w:color="auto"/>
            <w:left w:val="none" w:sz="0" w:space="0" w:color="auto"/>
            <w:bottom w:val="none" w:sz="0" w:space="0" w:color="auto"/>
            <w:right w:val="none" w:sz="0" w:space="0" w:color="auto"/>
          </w:divBdr>
        </w:div>
        <w:div w:id="981886395">
          <w:marLeft w:val="0"/>
          <w:marRight w:val="0"/>
          <w:marTop w:val="0"/>
          <w:marBottom w:val="0"/>
          <w:divBdr>
            <w:top w:val="none" w:sz="0" w:space="0" w:color="auto"/>
            <w:left w:val="none" w:sz="0" w:space="0" w:color="auto"/>
            <w:bottom w:val="none" w:sz="0" w:space="0" w:color="auto"/>
            <w:right w:val="none" w:sz="0" w:space="0" w:color="auto"/>
          </w:divBdr>
        </w:div>
        <w:div w:id="1327902352">
          <w:marLeft w:val="0"/>
          <w:marRight w:val="0"/>
          <w:marTop w:val="0"/>
          <w:marBottom w:val="0"/>
          <w:divBdr>
            <w:top w:val="none" w:sz="0" w:space="0" w:color="auto"/>
            <w:left w:val="none" w:sz="0" w:space="0" w:color="auto"/>
            <w:bottom w:val="none" w:sz="0" w:space="0" w:color="auto"/>
            <w:right w:val="none" w:sz="0" w:space="0" w:color="auto"/>
          </w:divBdr>
        </w:div>
        <w:div w:id="1352487310">
          <w:marLeft w:val="0"/>
          <w:marRight w:val="0"/>
          <w:marTop w:val="0"/>
          <w:marBottom w:val="0"/>
          <w:divBdr>
            <w:top w:val="none" w:sz="0" w:space="0" w:color="auto"/>
            <w:left w:val="none" w:sz="0" w:space="0" w:color="auto"/>
            <w:bottom w:val="none" w:sz="0" w:space="0" w:color="auto"/>
            <w:right w:val="none" w:sz="0" w:space="0" w:color="auto"/>
          </w:divBdr>
        </w:div>
        <w:div w:id="1534999113">
          <w:marLeft w:val="0"/>
          <w:marRight w:val="0"/>
          <w:marTop w:val="0"/>
          <w:marBottom w:val="0"/>
          <w:divBdr>
            <w:top w:val="none" w:sz="0" w:space="0" w:color="auto"/>
            <w:left w:val="none" w:sz="0" w:space="0" w:color="auto"/>
            <w:bottom w:val="none" w:sz="0" w:space="0" w:color="auto"/>
            <w:right w:val="none" w:sz="0" w:space="0" w:color="auto"/>
          </w:divBdr>
        </w:div>
        <w:div w:id="175467345">
          <w:marLeft w:val="0"/>
          <w:marRight w:val="0"/>
          <w:marTop w:val="0"/>
          <w:marBottom w:val="0"/>
          <w:divBdr>
            <w:top w:val="none" w:sz="0" w:space="0" w:color="auto"/>
            <w:left w:val="none" w:sz="0" w:space="0" w:color="auto"/>
            <w:bottom w:val="none" w:sz="0" w:space="0" w:color="auto"/>
            <w:right w:val="none" w:sz="0" w:space="0" w:color="auto"/>
          </w:divBdr>
        </w:div>
        <w:div w:id="709457760">
          <w:marLeft w:val="0"/>
          <w:marRight w:val="0"/>
          <w:marTop w:val="0"/>
          <w:marBottom w:val="0"/>
          <w:divBdr>
            <w:top w:val="none" w:sz="0" w:space="0" w:color="auto"/>
            <w:left w:val="none" w:sz="0" w:space="0" w:color="auto"/>
            <w:bottom w:val="none" w:sz="0" w:space="0" w:color="auto"/>
            <w:right w:val="none" w:sz="0" w:space="0" w:color="auto"/>
          </w:divBdr>
        </w:div>
        <w:div w:id="999040811">
          <w:marLeft w:val="0"/>
          <w:marRight w:val="0"/>
          <w:marTop w:val="0"/>
          <w:marBottom w:val="0"/>
          <w:divBdr>
            <w:top w:val="none" w:sz="0" w:space="0" w:color="auto"/>
            <w:left w:val="none" w:sz="0" w:space="0" w:color="auto"/>
            <w:bottom w:val="none" w:sz="0" w:space="0" w:color="auto"/>
            <w:right w:val="none" w:sz="0" w:space="0" w:color="auto"/>
          </w:divBdr>
        </w:div>
        <w:div w:id="646788748">
          <w:marLeft w:val="0"/>
          <w:marRight w:val="0"/>
          <w:marTop w:val="0"/>
          <w:marBottom w:val="0"/>
          <w:divBdr>
            <w:top w:val="none" w:sz="0" w:space="0" w:color="auto"/>
            <w:left w:val="none" w:sz="0" w:space="0" w:color="auto"/>
            <w:bottom w:val="none" w:sz="0" w:space="0" w:color="auto"/>
            <w:right w:val="none" w:sz="0" w:space="0" w:color="auto"/>
          </w:divBdr>
        </w:div>
        <w:div w:id="892423116">
          <w:marLeft w:val="0"/>
          <w:marRight w:val="0"/>
          <w:marTop w:val="0"/>
          <w:marBottom w:val="0"/>
          <w:divBdr>
            <w:top w:val="none" w:sz="0" w:space="0" w:color="auto"/>
            <w:left w:val="none" w:sz="0" w:space="0" w:color="auto"/>
            <w:bottom w:val="none" w:sz="0" w:space="0" w:color="auto"/>
            <w:right w:val="none" w:sz="0" w:space="0" w:color="auto"/>
          </w:divBdr>
        </w:div>
        <w:div w:id="10840991">
          <w:marLeft w:val="0"/>
          <w:marRight w:val="0"/>
          <w:marTop w:val="0"/>
          <w:marBottom w:val="0"/>
          <w:divBdr>
            <w:top w:val="none" w:sz="0" w:space="0" w:color="auto"/>
            <w:left w:val="none" w:sz="0" w:space="0" w:color="auto"/>
            <w:bottom w:val="none" w:sz="0" w:space="0" w:color="auto"/>
            <w:right w:val="none" w:sz="0" w:space="0" w:color="auto"/>
          </w:divBdr>
        </w:div>
        <w:div w:id="1530875258">
          <w:marLeft w:val="0"/>
          <w:marRight w:val="0"/>
          <w:marTop w:val="0"/>
          <w:marBottom w:val="0"/>
          <w:divBdr>
            <w:top w:val="none" w:sz="0" w:space="0" w:color="auto"/>
            <w:left w:val="none" w:sz="0" w:space="0" w:color="auto"/>
            <w:bottom w:val="none" w:sz="0" w:space="0" w:color="auto"/>
            <w:right w:val="none" w:sz="0" w:space="0" w:color="auto"/>
          </w:divBdr>
        </w:div>
        <w:div w:id="1749963423">
          <w:marLeft w:val="0"/>
          <w:marRight w:val="0"/>
          <w:marTop w:val="0"/>
          <w:marBottom w:val="0"/>
          <w:divBdr>
            <w:top w:val="none" w:sz="0" w:space="0" w:color="auto"/>
            <w:left w:val="none" w:sz="0" w:space="0" w:color="auto"/>
            <w:bottom w:val="none" w:sz="0" w:space="0" w:color="auto"/>
            <w:right w:val="none" w:sz="0" w:space="0" w:color="auto"/>
          </w:divBdr>
        </w:div>
        <w:div w:id="938483722">
          <w:marLeft w:val="0"/>
          <w:marRight w:val="0"/>
          <w:marTop w:val="0"/>
          <w:marBottom w:val="0"/>
          <w:divBdr>
            <w:top w:val="none" w:sz="0" w:space="0" w:color="auto"/>
            <w:left w:val="none" w:sz="0" w:space="0" w:color="auto"/>
            <w:bottom w:val="none" w:sz="0" w:space="0" w:color="auto"/>
            <w:right w:val="none" w:sz="0" w:space="0" w:color="auto"/>
          </w:divBdr>
        </w:div>
        <w:div w:id="511530497">
          <w:marLeft w:val="0"/>
          <w:marRight w:val="0"/>
          <w:marTop w:val="0"/>
          <w:marBottom w:val="0"/>
          <w:divBdr>
            <w:top w:val="none" w:sz="0" w:space="0" w:color="auto"/>
            <w:left w:val="none" w:sz="0" w:space="0" w:color="auto"/>
            <w:bottom w:val="none" w:sz="0" w:space="0" w:color="auto"/>
            <w:right w:val="none" w:sz="0" w:space="0" w:color="auto"/>
          </w:divBdr>
        </w:div>
        <w:div w:id="197935155">
          <w:marLeft w:val="0"/>
          <w:marRight w:val="0"/>
          <w:marTop w:val="0"/>
          <w:marBottom w:val="0"/>
          <w:divBdr>
            <w:top w:val="none" w:sz="0" w:space="0" w:color="auto"/>
            <w:left w:val="none" w:sz="0" w:space="0" w:color="auto"/>
            <w:bottom w:val="none" w:sz="0" w:space="0" w:color="auto"/>
            <w:right w:val="none" w:sz="0" w:space="0" w:color="auto"/>
          </w:divBdr>
        </w:div>
        <w:div w:id="1935164458">
          <w:marLeft w:val="0"/>
          <w:marRight w:val="0"/>
          <w:marTop w:val="0"/>
          <w:marBottom w:val="0"/>
          <w:divBdr>
            <w:top w:val="none" w:sz="0" w:space="0" w:color="auto"/>
            <w:left w:val="none" w:sz="0" w:space="0" w:color="auto"/>
            <w:bottom w:val="none" w:sz="0" w:space="0" w:color="auto"/>
            <w:right w:val="none" w:sz="0" w:space="0" w:color="auto"/>
          </w:divBdr>
        </w:div>
        <w:div w:id="633872714">
          <w:marLeft w:val="0"/>
          <w:marRight w:val="0"/>
          <w:marTop w:val="0"/>
          <w:marBottom w:val="0"/>
          <w:divBdr>
            <w:top w:val="none" w:sz="0" w:space="0" w:color="auto"/>
            <w:left w:val="none" w:sz="0" w:space="0" w:color="auto"/>
            <w:bottom w:val="none" w:sz="0" w:space="0" w:color="auto"/>
            <w:right w:val="none" w:sz="0" w:space="0" w:color="auto"/>
          </w:divBdr>
        </w:div>
        <w:div w:id="677124500">
          <w:marLeft w:val="0"/>
          <w:marRight w:val="0"/>
          <w:marTop w:val="0"/>
          <w:marBottom w:val="0"/>
          <w:divBdr>
            <w:top w:val="none" w:sz="0" w:space="0" w:color="auto"/>
            <w:left w:val="none" w:sz="0" w:space="0" w:color="auto"/>
            <w:bottom w:val="none" w:sz="0" w:space="0" w:color="auto"/>
            <w:right w:val="none" w:sz="0" w:space="0" w:color="auto"/>
          </w:divBdr>
        </w:div>
        <w:div w:id="1531256630">
          <w:marLeft w:val="0"/>
          <w:marRight w:val="0"/>
          <w:marTop w:val="0"/>
          <w:marBottom w:val="0"/>
          <w:divBdr>
            <w:top w:val="none" w:sz="0" w:space="0" w:color="auto"/>
            <w:left w:val="none" w:sz="0" w:space="0" w:color="auto"/>
            <w:bottom w:val="none" w:sz="0" w:space="0" w:color="auto"/>
            <w:right w:val="none" w:sz="0" w:space="0" w:color="auto"/>
          </w:divBdr>
        </w:div>
        <w:div w:id="1882595981">
          <w:marLeft w:val="0"/>
          <w:marRight w:val="0"/>
          <w:marTop w:val="0"/>
          <w:marBottom w:val="0"/>
          <w:divBdr>
            <w:top w:val="none" w:sz="0" w:space="0" w:color="auto"/>
            <w:left w:val="none" w:sz="0" w:space="0" w:color="auto"/>
            <w:bottom w:val="none" w:sz="0" w:space="0" w:color="auto"/>
            <w:right w:val="none" w:sz="0" w:space="0" w:color="auto"/>
          </w:divBdr>
        </w:div>
        <w:div w:id="344208882">
          <w:marLeft w:val="0"/>
          <w:marRight w:val="0"/>
          <w:marTop w:val="0"/>
          <w:marBottom w:val="0"/>
          <w:divBdr>
            <w:top w:val="none" w:sz="0" w:space="0" w:color="auto"/>
            <w:left w:val="none" w:sz="0" w:space="0" w:color="auto"/>
            <w:bottom w:val="none" w:sz="0" w:space="0" w:color="auto"/>
            <w:right w:val="none" w:sz="0" w:space="0" w:color="auto"/>
          </w:divBdr>
        </w:div>
        <w:div w:id="786310267">
          <w:marLeft w:val="0"/>
          <w:marRight w:val="0"/>
          <w:marTop w:val="0"/>
          <w:marBottom w:val="0"/>
          <w:divBdr>
            <w:top w:val="none" w:sz="0" w:space="0" w:color="auto"/>
            <w:left w:val="none" w:sz="0" w:space="0" w:color="auto"/>
            <w:bottom w:val="none" w:sz="0" w:space="0" w:color="auto"/>
            <w:right w:val="none" w:sz="0" w:space="0" w:color="auto"/>
          </w:divBdr>
        </w:div>
        <w:div w:id="354505424">
          <w:marLeft w:val="0"/>
          <w:marRight w:val="0"/>
          <w:marTop w:val="0"/>
          <w:marBottom w:val="0"/>
          <w:divBdr>
            <w:top w:val="none" w:sz="0" w:space="0" w:color="auto"/>
            <w:left w:val="none" w:sz="0" w:space="0" w:color="auto"/>
            <w:bottom w:val="none" w:sz="0" w:space="0" w:color="auto"/>
            <w:right w:val="none" w:sz="0" w:space="0" w:color="auto"/>
          </w:divBdr>
        </w:div>
        <w:div w:id="649408042">
          <w:marLeft w:val="0"/>
          <w:marRight w:val="0"/>
          <w:marTop w:val="0"/>
          <w:marBottom w:val="0"/>
          <w:divBdr>
            <w:top w:val="none" w:sz="0" w:space="0" w:color="auto"/>
            <w:left w:val="none" w:sz="0" w:space="0" w:color="auto"/>
            <w:bottom w:val="none" w:sz="0" w:space="0" w:color="auto"/>
            <w:right w:val="none" w:sz="0" w:space="0" w:color="auto"/>
          </w:divBdr>
        </w:div>
        <w:div w:id="283537239">
          <w:marLeft w:val="0"/>
          <w:marRight w:val="0"/>
          <w:marTop w:val="0"/>
          <w:marBottom w:val="0"/>
          <w:divBdr>
            <w:top w:val="none" w:sz="0" w:space="0" w:color="auto"/>
            <w:left w:val="none" w:sz="0" w:space="0" w:color="auto"/>
            <w:bottom w:val="none" w:sz="0" w:space="0" w:color="auto"/>
            <w:right w:val="none" w:sz="0" w:space="0" w:color="auto"/>
          </w:divBdr>
        </w:div>
        <w:div w:id="131753211">
          <w:marLeft w:val="0"/>
          <w:marRight w:val="0"/>
          <w:marTop w:val="0"/>
          <w:marBottom w:val="0"/>
          <w:divBdr>
            <w:top w:val="none" w:sz="0" w:space="0" w:color="auto"/>
            <w:left w:val="none" w:sz="0" w:space="0" w:color="auto"/>
            <w:bottom w:val="none" w:sz="0" w:space="0" w:color="auto"/>
            <w:right w:val="none" w:sz="0" w:space="0" w:color="auto"/>
          </w:divBdr>
        </w:div>
        <w:div w:id="365328754">
          <w:marLeft w:val="0"/>
          <w:marRight w:val="0"/>
          <w:marTop w:val="0"/>
          <w:marBottom w:val="0"/>
          <w:divBdr>
            <w:top w:val="none" w:sz="0" w:space="0" w:color="auto"/>
            <w:left w:val="none" w:sz="0" w:space="0" w:color="auto"/>
            <w:bottom w:val="none" w:sz="0" w:space="0" w:color="auto"/>
            <w:right w:val="none" w:sz="0" w:space="0" w:color="auto"/>
          </w:divBdr>
        </w:div>
        <w:div w:id="996307286">
          <w:marLeft w:val="0"/>
          <w:marRight w:val="0"/>
          <w:marTop w:val="0"/>
          <w:marBottom w:val="0"/>
          <w:divBdr>
            <w:top w:val="none" w:sz="0" w:space="0" w:color="auto"/>
            <w:left w:val="none" w:sz="0" w:space="0" w:color="auto"/>
            <w:bottom w:val="none" w:sz="0" w:space="0" w:color="auto"/>
            <w:right w:val="none" w:sz="0" w:space="0" w:color="auto"/>
          </w:divBdr>
        </w:div>
        <w:div w:id="139881805">
          <w:marLeft w:val="0"/>
          <w:marRight w:val="0"/>
          <w:marTop w:val="0"/>
          <w:marBottom w:val="0"/>
          <w:divBdr>
            <w:top w:val="none" w:sz="0" w:space="0" w:color="auto"/>
            <w:left w:val="none" w:sz="0" w:space="0" w:color="auto"/>
            <w:bottom w:val="none" w:sz="0" w:space="0" w:color="auto"/>
            <w:right w:val="none" w:sz="0" w:space="0" w:color="auto"/>
          </w:divBdr>
        </w:div>
        <w:div w:id="1041176368">
          <w:marLeft w:val="0"/>
          <w:marRight w:val="0"/>
          <w:marTop w:val="0"/>
          <w:marBottom w:val="0"/>
          <w:divBdr>
            <w:top w:val="none" w:sz="0" w:space="0" w:color="auto"/>
            <w:left w:val="none" w:sz="0" w:space="0" w:color="auto"/>
            <w:bottom w:val="none" w:sz="0" w:space="0" w:color="auto"/>
            <w:right w:val="none" w:sz="0" w:space="0" w:color="auto"/>
          </w:divBdr>
        </w:div>
        <w:div w:id="336540594">
          <w:marLeft w:val="0"/>
          <w:marRight w:val="0"/>
          <w:marTop w:val="0"/>
          <w:marBottom w:val="0"/>
          <w:divBdr>
            <w:top w:val="none" w:sz="0" w:space="0" w:color="auto"/>
            <w:left w:val="none" w:sz="0" w:space="0" w:color="auto"/>
            <w:bottom w:val="none" w:sz="0" w:space="0" w:color="auto"/>
            <w:right w:val="none" w:sz="0" w:space="0" w:color="auto"/>
          </w:divBdr>
        </w:div>
        <w:div w:id="1568302059">
          <w:marLeft w:val="0"/>
          <w:marRight w:val="0"/>
          <w:marTop w:val="0"/>
          <w:marBottom w:val="0"/>
          <w:divBdr>
            <w:top w:val="none" w:sz="0" w:space="0" w:color="auto"/>
            <w:left w:val="none" w:sz="0" w:space="0" w:color="auto"/>
            <w:bottom w:val="none" w:sz="0" w:space="0" w:color="auto"/>
            <w:right w:val="none" w:sz="0" w:space="0" w:color="auto"/>
          </w:divBdr>
        </w:div>
        <w:div w:id="1201170536">
          <w:marLeft w:val="0"/>
          <w:marRight w:val="0"/>
          <w:marTop w:val="0"/>
          <w:marBottom w:val="0"/>
          <w:divBdr>
            <w:top w:val="none" w:sz="0" w:space="0" w:color="auto"/>
            <w:left w:val="none" w:sz="0" w:space="0" w:color="auto"/>
            <w:bottom w:val="none" w:sz="0" w:space="0" w:color="auto"/>
            <w:right w:val="none" w:sz="0" w:space="0" w:color="auto"/>
          </w:divBdr>
        </w:div>
        <w:div w:id="1926183875">
          <w:marLeft w:val="0"/>
          <w:marRight w:val="0"/>
          <w:marTop w:val="0"/>
          <w:marBottom w:val="0"/>
          <w:divBdr>
            <w:top w:val="none" w:sz="0" w:space="0" w:color="auto"/>
            <w:left w:val="none" w:sz="0" w:space="0" w:color="auto"/>
            <w:bottom w:val="none" w:sz="0" w:space="0" w:color="auto"/>
            <w:right w:val="none" w:sz="0" w:space="0" w:color="auto"/>
          </w:divBdr>
        </w:div>
        <w:div w:id="958147323">
          <w:marLeft w:val="0"/>
          <w:marRight w:val="0"/>
          <w:marTop w:val="0"/>
          <w:marBottom w:val="0"/>
          <w:divBdr>
            <w:top w:val="none" w:sz="0" w:space="0" w:color="auto"/>
            <w:left w:val="none" w:sz="0" w:space="0" w:color="auto"/>
            <w:bottom w:val="none" w:sz="0" w:space="0" w:color="auto"/>
            <w:right w:val="none" w:sz="0" w:space="0" w:color="auto"/>
          </w:divBdr>
        </w:div>
        <w:div w:id="13578204">
          <w:marLeft w:val="0"/>
          <w:marRight w:val="0"/>
          <w:marTop w:val="0"/>
          <w:marBottom w:val="0"/>
          <w:divBdr>
            <w:top w:val="none" w:sz="0" w:space="0" w:color="auto"/>
            <w:left w:val="none" w:sz="0" w:space="0" w:color="auto"/>
            <w:bottom w:val="none" w:sz="0" w:space="0" w:color="auto"/>
            <w:right w:val="none" w:sz="0" w:space="0" w:color="auto"/>
          </w:divBdr>
        </w:div>
        <w:div w:id="836845913">
          <w:marLeft w:val="0"/>
          <w:marRight w:val="0"/>
          <w:marTop w:val="0"/>
          <w:marBottom w:val="0"/>
          <w:divBdr>
            <w:top w:val="none" w:sz="0" w:space="0" w:color="auto"/>
            <w:left w:val="none" w:sz="0" w:space="0" w:color="auto"/>
            <w:bottom w:val="none" w:sz="0" w:space="0" w:color="auto"/>
            <w:right w:val="none" w:sz="0" w:space="0" w:color="auto"/>
          </w:divBdr>
        </w:div>
        <w:div w:id="443503887">
          <w:marLeft w:val="0"/>
          <w:marRight w:val="0"/>
          <w:marTop w:val="0"/>
          <w:marBottom w:val="0"/>
          <w:divBdr>
            <w:top w:val="none" w:sz="0" w:space="0" w:color="auto"/>
            <w:left w:val="none" w:sz="0" w:space="0" w:color="auto"/>
            <w:bottom w:val="none" w:sz="0" w:space="0" w:color="auto"/>
            <w:right w:val="none" w:sz="0" w:space="0" w:color="auto"/>
          </w:divBdr>
        </w:div>
        <w:div w:id="1020467441">
          <w:marLeft w:val="0"/>
          <w:marRight w:val="0"/>
          <w:marTop w:val="0"/>
          <w:marBottom w:val="0"/>
          <w:divBdr>
            <w:top w:val="none" w:sz="0" w:space="0" w:color="auto"/>
            <w:left w:val="none" w:sz="0" w:space="0" w:color="auto"/>
            <w:bottom w:val="none" w:sz="0" w:space="0" w:color="auto"/>
            <w:right w:val="none" w:sz="0" w:space="0" w:color="auto"/>
          </w:divBdr>
        </w:div>
        <w:div w:id="1493258449">
          <w:marLeft w:val="0"/>
          <w:marRight w:val="0"/>
          <w:marTop w:val="0"/>
          <w:marBottom w:val="0"/>
          <w:divBdr>
            <w:top w:val="none" w:sz="0" w:space="0" w:color="auto"/>
            <w:left w:val="none" w:sz="0" w:space="0" w:color="auto"/>
            <w:bottom w:val="none" w:sz="0" w:space="0" w:color="auto"/>
            <w:right w:val="none" w:sz="0" w:space="0" w:color="auto"/>
          </w:divBdr>
        </w:div>
        <w:div w:id="92753240">
          <w:marLeft w:val="0"/>
          <w:marRight w:val="0"/>
          <w:marTop w:val="0"/>
          <w:marBottom w:val="0"/>
          <w:divBdr>
            <w:top w:val="none" w:sz="0" w:space="0" w:color="auto"/>
            <w:left w:val="none" w:sz="0" w:space="0" w:color="auto"/>
            <w:bottom w:val="none" w:sz="0" w:space="0" w:color="auto"/>
            <w:right w:val="none" w:sz="0" w:space="0" w:color="auto"/>
          </w:divBdr>
        </w:div>
        <w:div w:id="1101410618">
          <w:marLeft w:val="0"/>
          <w:marRight w:val="0"/>
          <w:marTop w:val="0"/>
          <w:marBottom w:val="0"/>
          <w:divBdr>
            <w:top w:val="none" w:sz="0" w:space="0" w:color="auto"/>
            <w:left w:val="none" w:sz="0" w:space="0" w:color="auto"/>
            <w:bottom w:val="none" w:sz="0" w:space="0" w:color="auto"/>
            <w:right w:val="none" w:sz="0" w:space="0" w:color="auto"/>
          </w:divBdr>
        </w:div>
        <w:div w:id="532808895">
          <w:marLeft w:val="0"/>
          <w:marRight w:val="0"/>
          <w:marTop w:val="0"/>
          <w:marBottom w:val="0"/>
          <w:divBdr>
            <w:top w:val="none" w:sz="0" w:space="0" w:color="auto"/>
            <w:left w:val="none" w:sz="0" w:space="0" w:color="auto"/>
            <w:bottom w:val="none" w:sz="0" w:space="0" w:color="auto"/>
            <w:right w:val="none" w:sz="0" w:space="0" w:color="auto"/>
          </w:divBdr>
        </w:div>
        <w:div w:id="770785759">
          <w:marLeft w:val="0"/>
          <w:marRight w:val="0"/>
          <w:marTop w:val="0"/>
          <w:marBottom w:val="0"/>
          <w:divBdr>
            <w:top w:val="none" w:sz="0" w:space="0" w:color="auto"/>
            <w:left w:val="none" w:sz="0" w:space="0" w:color="auto"/>
            <w:bottom w:val="none" w:sz="0" w:space="0" w:color="auto"/>
            <w:right w:val="none" w:sz="0" w:space="0" w:color="auto"/>
          </w:divBdr>
        </w:div>
        <w:div w:id="680006288">
          <w:marLeft w:val="0"/>
          <w:marRight w:val="0"/>
          <w:marTop w:val="0"/>
          <w:marBottom w:val="0"/>
          <w:divBdr>
            <w:top w:val="none" w:sz="0" w:space="0" w:color="auto"/>
            <w:left w:val="none" w:sz="0" w:space="0" w:color="auto"/>
            <w:bottom w:val="none" w:sz="0" w:space="0" w:color="auto"/>
            <w:right w:val="none" w:sz="0" w:space="0" w:color="auto"/>
          </w:divBdr>
        </w:div>
        <w:div w:id="856045162">
          <w:marLeft w:val="0"/>
          <w:marRight w:val="0"/>
          <w:marTop w:val="0"/>
          <w:marBottom w:val="0"/>
          <w:divBdr>
            <w:top w:val="none" w:sz="0" w:space="0" w:color="auto"/>
            <w:left w:val="none" w:sz="0" w:space="0" w:color="auto"/>
            <w:bottom w:val="none" w:sz="0" w:space="0" w:color="auto"/>
            <w:right w:val="none" w:sz="0" w:space="0" w:color="auto"/>
          </w:divBdr>
        </w:div>
        <w:div w:id="349962506">
          <w:marLeft w:val="0"/>
          <w:marRight w:val="0"/>
          <w:marTop w:val="0"/>
          <w:marBottom w:val="0"/>
          <w:divBdr>
            <w:top w:val="none" w:sz="0" w:space="0" w:color="auto"/>
            <w:left w:val="none" w:sz="0" w:space="0" w:color="auto"/>
            <w:bottom w:val="none" w:sz="0" w:space="0" w:color="auto"/>
            <w:right w:val="none" w:sz="0" w:space="0" w:color="auto"/>
          </w:divBdr>
        </w:div>
        <w:div w:id="1719744540">
          <w:marLeft w:val="0"/>
          <w:marRight w:val="0"/>
          <w:marTop w:val="0"/>
          <w:marBottom w:val="0"/>
          <w:divBdr>
            <w:top w:val="none" w:sz="0" w:space="0" w:color="auto"/>
            <w:left w:val="none" w:sz="0" w:space="0" w:color="auto"/>
            <w:bottom w:val="none" w:sz="0" w:space="0" w:color="auto"/>
            <w:right w:val="none" w:sz="0" w:space="0" w:color="auto"/>
          </w:divBdr>
        </w:div>
        <w:div w:id="896016116">
          <w:marLeft w:val="0"/>
          <w:marRight w:val="0"/>
          <w:marTop w:val="0"/>
          <w:marBottom w:val="0"/>
          <w:divBdr>
            <w:top w:val="none" w:sz="0" w:space="0" w:color="auto"/>
            <w:left w:val="none" w:sz="0" w:space="0" w:color="auto"/>
            <w:bottom w:val="none" w:sz="0" w:space="0" w:color="auto"/>
            <w:right w:val="none" w:sz="0" w:space="0" w:color="auto"/>
          </w:divBdr>
        </w:div>
        <w:div w:id="238373502">
          <w:marLeft w:val="0"/>
          <w:marRight w:val="0"/>
          <w:marTop w:val="0"/>
          <w:marBottom w:val="0"/>
          <w:divBdr>
            <w:top w:val="none" w:sz="0" w:space="0" w:color="auto"/>
            <w:left w:val="none" w:sz="0" w:space="0" w:color="auto"/>
            <w:bottom w:val="none" w:sz="0" w:space="0" w:color="auto"/>
            <w:right w:val="none" w:sz="0" w:space="0" w:color="auto"/>
          </w:divBdr>
        </w:div>
        <w:div w:id="1763063468">
          <w:marLeft w:val="0"/>
          <w:marRight w:val="0"/>
          <w:marTop w:val="0"/>
          <w:marBottom w:val="0"/>
          <w:divBdr>
            <w:top w:val="none" w:sz="0" w:space="0" w:color="auto"/>
            <w:left w:val="none" w:sz="0" w:space="0" w:color="auto"/>
            <w:bottom w:val="none" w:sz="0" w:space="0" w:color="auto"/>
            <w:right w:val="none" w:sz="0" w:space="0" w:color="auto"/>
          </w:divBdr>
        </w:div>
        <w:div w:id="76053997">
          <w:marLeft w:val="0"/>
          <w:marRight w:val="0"/>
          <w:marTop w:val="0"/>
          <w:marBottom w:val="0"/>
          <w:divBdr>
            <w:top w:val="none" w:sz="0" w:space="0" w:color="auto"/>
            <w:left w:val="none" w:sz="0" w:space="0" w:color="auto"/>
            <w:bottom w:val="none" w:sz="0" w:space="0" w:color="auto"/>
            <w:right w:val="none" w:sz="0" w:space="0" w:color="auto"/>
          </w:divBdr>
        </w:div>
        <w:div w:id="673336411">
          <w:marLeft w:val="0"/>
          <w:marRight w:val="0"/>
          <w:marTop w:val="0"/>
          <w:marBottom w:val="0"/>
          <w:divBdr>
            <w:top w:val="none" w:sz="0" w:space="0" w:color="auto"/>
            <w:left w:val="none" w:sz="0" w:space="0" w:color="auto"/>
            <w:bottom w:val="none" w:sz="0" w:space="0" w:color="auto"/>
            <w:right w:val="none" w:sz="0" w:space="0" w:color="auto"/>
          </w:divBdr>
        </w:div>
        <w:div w:id="1849902844">
          <w:marLeft w:val="0"/>
          <w:marRight w:val="0"/>
          <w:marTop w:val="0"/>
          <w:marBottom w:val="0"/>
          <w:divBdr>
            <w:top w:val="none" w:sz="0" w:space="0" w:color="auto"/>
            <w:left w:val="none" w:sz="0" w:space="0" w:color="auto"/>
            <w:bottom w:val="none" w:sz="0" w:space="0" w:color="auto"/>
            <w:right w:val="none" w:sz="0" w:space="0" w:color="auto"/>
          </w:divBdr>
        </w:div>
        <w:div w:id="1360161949">
          <w:marLeft w:val="0"/>
          <w:marRight w:val="0"/>
          <w:marTop w:val="0"/>
          <w:marBottom w:val="0"/>
          <w:divBdr>
            <w:top w:val="none" w:sz="0" w:space="0" w:color="auto"/>
            <w:left w:val="none" w:sz="0" w:space="0" w:color="auto"/>
            <w:bottom w:val="none" w:sz="0" w:space="0" w:color="auto"/>
            <w:right w:val="none" w:sz="0" w:space="0" w:color="auto"/>
          </w:divBdr>
        </w:div>
        <w:div w:id="1962999859">
          <w:marLeft w:val="0"/>
          <w:marRight w:val="0"/>
          <w:marTop w:val="0"/>
          <w:marBottom w:val="0"/>
          <w:divBdr>
            <w:top w:val="none" w:sz="0" w:space="0" w:color="auto"/>
            <w:left w:val="none" w:sz="0" w:space="0" w:color="auto"/>
            <w:bottom w:val="none" w:sz="0" w:space="0" w:color="auto"/>
            <w:right w:val="none" w:sz="0" w:space="0" w:color="auto"/>
          </w:divBdr>
        </w:div>
        <w:div w:id="853571500">
          <w:marLeft w:val="0"/>
          <w:marRight w:val="0"/>
          <w:marTop w:val="0"/>
          <w:marBottom w:val="0"/>
          <w:divBdr>
            <w:top w:val="none" w:sz="0" w:space="0" w:color="auto"/>
            <w:left w:val="none" w:sz="0" w:space="0" w:color="auto"/>
            <w:bottom w:val="none" w:sz="0" w:space="0" w:color="auto"/>
            <w:right w:val="none" w:sz="0" w:space="0" w:color="auto"/>
          </w:divBdr>
        </w:div>
        <w:div w:id="674266540">
          <w:marLeft w:val="0"/>
          <w:marRight w:val="0"/>
          <w:marTop w:val="0"/>
          <w:marBottom w:val="0"/>
          <w:divBdr>
            <w:top w:val="none" w:sz="0" w:space="0" w:color="auto"/>
            <w:left w:val="none" w:sz="0" w:space="0" w:color="auto"/>
            <w:bottom w:val="none" w:sz="0" w:space="0" w:color="auto"/>
            <w:right w:val="none" w:sz="0" w:space="0" w:color="auto"/>
          </w:divBdr>
        </w:div>
        <w:div w:id="1325276634">
          <w:marLeft w:val="0"/>
          <w:marRight w:val="0"/>
          <w:marTop w:val="0"/>
          <w:marBottom w:val="0"/>
          <w:divBdr>
            <w:top w:val="none" w:sz="0" w:space="0" w:color="auto"/>
            <w:left w:val="none" w:sz="0" w:space="0" w:color="auto"/>
            <w:bottom w:val="none" w:sz="0" w:space="0" w:color="auto"/>
            <w:right w:val="none" w:sz="0" w:space="0" w:color="auto"/>
          </w:divBdr>
        </w:div>
        <w:div w:id="1389836853">
          <w:marLeft w:val="0"/>
          <w:marRight w:val="0"/>
          <w:marTop w:val="0"/>
          <w:marBottom w:val="0"/>
          <w:divBdr>
            <w:top w:val="none" w:sz="0" w:space="0" w:color="auto"/>
            <w:left w:val="none" w:sz="0" w:space="0" w:color="auto"/>
            <w:bottom w:val="none" w:sz="0" w:space="0" w:color="auto"/>
            <w:right w:val="none" w:sz="0" w:space="0" w:color="auto"/>
          </w:divBdr>
        </w:div>
        <w:div w:id="679045277">
          <w:marLeft w:val="0"/>
          <w:marRight w:val="0"/>
          <w:marTop w:val="0"/>
          <w:marBottom w:val="0"/>
          <w:divBdr>
            <w:top w:val="none" w:sz="0" w:space="0" w:color="auto"/>
            <w:left w:val="none" w:sz="0" w:space="0" w:color="auto"/>
            <w:bottom w:val="none" w:sz="0" w:space="0" w:color="auto"/>
            <w:right w:val="none" w:sz="0" w:space="0" w:color="auto"/>
          </w:divBdr>
        </w:div>
        <w:div w:id="1696226615">
          <w:marLeft w:val="0"/>
          <w:marRight w:val="0"/>
          <w:marTop w:val="0"/>
          <w:marBottom w:val="0"/>
          <w:divBdr>
            <w:top w:val="none" w:sz="0" w:space="0" w:color="auto"/>
            <w:left w:val="none" w:sz="0" w:space="0" w:color="auto"/>
            <w:bottom w:val="none" w:sz="0" w:space="0" w:color="auto"/>
            <w:right w:val="none" w:sz="0" w:space="0" w:color="auto"/>
          </w:divBdr>
        </w:div>
        <w:div w:id="822507616">
          <w:marLeft w:val="0"/>
          <w:marRight w:val="0"/>
          <w:marTop w:val="0"/>
          <w:marBottom w:val="0"/>
          <w:divBdr>
            <w:top w:val="none" w:sz="0" w:space="0" w:color="auto"/>
            <w:left w:val="none" w:sz="0" w:space="0" w:color="auto"/>
            <w:bottom w:val="none" w:sz="0" w:space="0" w:color="auto"/>
            <w:right w:val="none" w:sz="0" w:space="0" w:color="auto"/>
          </w:divBdr>
        </w:div>
        <w:div w:id="671378896">
          <w:marLeft w:val="0"/>
          <w:marRight w:val="0"/>
          <w:marTop w:val="0"/>
          <w:marBottom w:val="0"/>
          <w:divBdr>
            <w:top w:val="none" w:sz="0" w:space="0" w:color="auto"/>
            <w:left w:val="none" w:sz="0" w:space="0" w:color="auto"/>
            <w:bottom w:val="none" w:sz="0" w:space="0" w:color="auto"/>
            <w:right w:val="none" w:sz="0" w:space="0" w:color="auto"/>
          </w:divBdr>
        </w:div>
        <w:div w:id="1723209632">
          <w:marLeft w:val="0"/>
          <w:marRight w:val="0"/>
          <w:marTop w:val="0"/>
          <w:marBottom w:val="0"/>
          <w:divBdr>
            <w:top w:val="none" w:sz="0" w:space="0" w:color="auto"/>
            <w:left w:val="none" w:sz="0" w:space="0" w:color="auto"/>
            <w:bottom w:val="none" w:sz="0" w:space="0" w:color="auto"/>
            <w:right w:val="none" w:sz="0" w:space="0" w:color="auto"/>
          </w:divBdr>
        </w:div>
        <w:div w:id="1421296568">
          <w:marLeft w:val="0"/>
          <w:marRight w:val="0"/>
          <w:marTop w:val="0"/>
          <w:marBottom w:val="0"/>
          <w:divBdr>
            <w:top w:val="none" w:sz="0" w:space="0" w:color="auto"/>
            <w:left w:val="none" w:sz="0" w:space="0" w:color="auto"/>
            <w:bottom w:val="none" w:sz="0" w:space="0" w:color="auto"/>
            <w:right w:val="none" w:sz="0" w:space="0" w:color="auto"/>
          </w:divBdr>
        </w:div>
        <w:div w:id="215288394">
          <w:marLeft w:val="0"/>
          <w:marRight w:val="0"/>
          <w:marTop w:val="0"/>
          <w:marBottom w:val="0"/>
          <w:divBdr>
            <w:top w:val="none" w:sz="0" w:space="0" w:color="auto"/>
            <w:left w:val="none" w:sz="0" w:space="0" w:color="auto"/>
            <w:bottom w:val="none" w:sz="0" w:space="0" w:color="auto"/>
            <w:right w:val="none" w:sz="0" w:space="0" w:color="auto"/>
          </w:divBdr>
        </w:div>
        <w:div w:id="1229269110">
          <w:marLeft w:val="0"/>
          <w:marRight w:val="0"/>
          <w:marTop w:val="0"/>
          <w:marBottom w:val="0"/>
          <w:divBdr>
            <w:top w:val="none" w:sz="0" w:space="0" w:color="auto"/>
            <w:left w:val="none" w:sz="0" w:space="0" w:color="auto"/>
            <w:bottom w:val="none" w:sz="0" w:space="0" w:color="auto"/>
            <w:right w:val="none" w:sz="0" w:space="0" w:color="auto"/>
          </w:divBdr>
        </w:div>
        <w:div w:id="1525558922">
          <w:marLeft w:val="0"/>
          <w:marRight w:val="0"/>
          <w:marTop w:val="0"/>
          <w:marBottom w:val="0"/>
          <w:divBdr>
            <w:top w:val="none" w:sz="0" w:space="0" w:color="auto"/>
            <w:left w:val="none" w:sz="0" w:space="0" w:color="auto"/>
            <w:bottom w:val="none" w:sz="0" w:space="0" w:color="auto"/>
            <w:right w:val="none" w:sz="0" w:space="0" w:color="auto"/>
          </w:divBdr>
        </w:div>
        <w:div w:id="2063555458">
          <w:marLeft w:val="0"/>
          <w:marRight w:val="0"/>
          <w:marTop w:val="0"/>
          <w:marBottom w:val="0"/>
          <w:divBdr>
            <w:top w:val="none" w:sz="0" w:space="0" w:color="auto"/>
            <w:left w:val="none" w:sz="0" w:space="0" w:color="auto"/>
            <w:bottom w:val="none" w:sz="0" w:space="0" w:color="auto"/>
            <w:right w:val="none" w:sz="0" w:space="0" w:color="auto"/>
          </w:divBdr>
        </w:div>
        <w:div w:id="460273130">
          <w:marLeft w:val="0"/>
          <w:marRight w:val="0"/>
          <w:marTop w:val="0"/>
          <w:marBottom w:val="0"/>
          <w:divBdr>
            <w:top w:val="none" w:sz="0" w:space="0" w:color="auto"/>
            <w:left w:val="none" w:sz="0" w:space="0" w:color="auto"/>
            <w:bottom w:val="none" w:sz="0" w:space="0" w:color="auto"/>
            <w:right w:val="none" w:sz="0" w:space="0" w:color="auto"/>
          </w:divBdr>
        </w:div>
        <w:div w:id="1991906507">
          <w:marLeft w:val="0"/>
          <w:marRight w:val="0"/>
          <w:marTop w:val="0"/>
          <w:marBottom w:val="0"/>
          <w:divBdr>
            <w:top w:val="none" w:sz="0" w:space="0" w:color="auto"/>
            <w:left w:val="none" w:sz="0" w:space="0" w:color="auto"/>
            <w:bottom w:val="none" w:sz="0" w:space="0" w:color="auto"/>
            <w:right w:val="none" w:sz="0" w:space="0" w:color="auto"/>
          </w:divBdr>
        </w:div>
        <w:div w:id="1137261099">
          <w:marLeft w:val="0"/>
          <w:marRight w:val="0"/>
          <w:marTop w:val="0"/>
          <w:marBottom w:val="0"/>
          <w:divBdr>
            <w:top w:val="none" w:sz="0" w:space="0" w:color="auto"/>
            <w:left w:val="none" w:sz="0" w:space="0" w:color="auto"/>
            <w:bottom w:val="none" w:sz="0" w:space="0" w:color="auto"/>
            <w:right w:val="none" w:sz="0" w:space="0" w:color="auto"/>
          </w:divBdr>
        </w:div>
        <w:div w:id="788355563">
          <w:marLeft w:val="0"/>
          <w:marRight w:val="0"/>
          <w:marTop w:val="0"/>
          <w:marBottom w:val="0"/>
          <w:divBdr>
            <w:top w:val="none" w:sz="0" w:space="0" w:color="auto"/>
            <w:left w:val="none" w:sz="0" w:space="0" w:color="auto"/>
            <w:bottom w:val="none" w:sz="0" w:space="0" w:color="auto"/>
            <w:right w:val="none" w:sz="0" w:space="0" w:color="auto"/>
          </w:divBdr>
        </w:div>
        <w:div w:id="653415215">
          <w:marLeft w:val="0"/>
          <w:marRight w:val="0"/>
          <w:marTop w:val="0"/>
          <w:marBottom w:val="0"/>
          <w:divBdr>
            <w:top w:val="none" w:sz="0" w:space="0" w:color="auto"/>
            <w:left w:val="none" w:sz="0" w:space="0" w:color="auto"/>
            <w:bottom w:val="none" w:sz="0" w:space="0" w:color="auto"/>
            <w:right w:val="none" w:sz="0" w:space="0" w:color="auto"/>
          </w:divBdr>
        </w:div>
        <w:div w:id="1593007387">
          <w:marLeft w:val="0"/>
          <w:marRight w:val="0"/>
          <w:marTop w:val="0"/>
          <w:marBottom w:val="0"/>
          <w:divBdr>
            <w:top w:val="none" w:sz="0" w:space="0" w:color="auto"/>
            <w:left w:val="none" w:sz="0" w:space="0" w:color="auto"/>
            <w:bottom w:val="none" w:sz="0" w:space="0" w:color="auto"/>
            <w:right w:val="none" w:sz="0" w:space="0" w:color="auto"/>
          </w:divBdr>
        </w:div>
        <w:div w:id="2138335780">
          <w:marLeft w:val="0"/>
          <w:marRight w:val="0"/>
          <w:marTop w:val="0"/>
          <w:marBottom w:val="0"/>
          <w:divBdr>
            <w:top w:val="none" w:sz="0" w:space="0" w:color="auto"/>
            <w:left w:val="none" w:sz="0" w:space="0" w:color="auto"/>
            <w:bottom w:val="none" w:sz="0" w:space="0" w:color="auto"/>
            <w:right w:val="none" w:sz="0" w:space="0" w:color="auto"/>
          </w:divBdr>
        </w:div>
        <w:div w:id="429860080">
          <w:marLeft w:val="0"/>
          <w:marRight w:val="0"/>
          <w:marTop w:val="0"/>
          <w:marBottom w:val="0"/>
          <w:divBdr>
            <w:top w:val="none" w:sz="0" w:space="0" w:color="auto"/>
            <w:left w:val="none" w:sz="0" w:space="0" w:color="auto"/>
            <w:bottom w:val="none" w:sz="0" w:space="0" w:color="auto"/>
            <w:right w:val="none" w:sz="0" w:space="0" w:color="auto"/>
          </w:divBdr>
        </w:div>
        <w:div w:id="793864702">
          <w:marLeft w:val="0"/>
          <w:marRight w:val="0"/>
          <w:marTop w:val="0"/>
          <w:marBottom w:val="0"/>
          <w:divBdr>
            <w:top w:val="none" w:sz="0" w:space="0" w:color="auto"/>
            <w:left w:val="none" w:sz="0" w:space="0" w:color="auto"/>
            <w:bottom w:val="none" w:sz="0" w:space="0" w:color="auto"/>
            <w:right w:val="none" w:sz="0" w:space="0" w:color="auto"/>
          </w:divBdr>
        </w:div>
        <w:div w:id="1538545753">
          <w:marLeft w:val="0"/>
          <w:marRight w:val="0"/>
          <w:marTop w:val="0"/>
          <w:marBottom w:val="0"/>
          <w:divBdr>
            <w:top w:val="none" w:sz="0" w:space="0" w:color="auto"/>
            <w:left w:val="none" w:sz="0" w:space="0" w:color="auto"/>
            <w:bottom w:val="none" w:sz="0" w:space="0" w:color="auto"/>
            <w:right w:val="none" w:sz="0" w:space="0" w:color="auto"/>
          </w:divBdr>
        </w:div>
        <w:div w:id="1869760981">
          <w:marLeft w:val="0"/>
          <w:marRight w:val="0"/>
          <w:marTop w:val="0"/>
          <w:marBottom w:val="0"/>
          <w:divBdr>
            <w:top w:val="none" w:sz="0" w:space="0" w:color="auto"/>
            <w:left w:val="none" w:sz="0" w:space="0" w:color="auto"/>
            <w:bottom w:val="none" w:sz="0" w:space="0" w:color="auto"/>
            <w:right w:val="none" w:sz="0" w:space="0" w:color="auto"/>
          </w:divBdr>
        </w:div>
        <w:div w:id="321929050">
          <w:marLeft w:val="0"/>
          <w:marRight w:val="0"/>
          <w:marTop w:val="0"/>
          <w:marBottom w:val="0"/>
          <w:divBdr>
            <w:top w:val="none" w:sz="0" w:space="0" w:color="auto"/>
            <w:left w:val="none" w:sz="0" w:space="0" w:color="auto"/>
            <w:bottom w:val="none" w:sz="0" w:space="0" w:color="auto"/>
            <w:right w:val="none" w:sz="0" w:space="0" w:color="auto"/>
          </w:divBdr>
        </w:div>
        <w:div w:id="1739091092">
          <w:marLeft w:val="0"/>
          <w:marRight w:val="0"/>
          <w:marTop w:val="0"/>
          <w:marBottom w:val="0"/>
          <w:divBdr>
            <w:top w:val="none" w:sz="0" w:space="0" w:color="auto"/>
            <w:left w:val="none" w:sz="0" w:space="0" w:color="auto"/>
            <w:bottom w:val="none" w:sz="0" w:space="0" w:color="auto"/>
            <w:right w:val="none" w:sz="0" w:space="0" w:color="auto"/>
          </w:divBdr>
        </w:div>
        <w:div w:id="58404618">
          <w:marLeft w:val="0"/>
          <w:marRight w:val="0"/>
          <w:marTop w:val="0"/>
          <w:marBottom w:val="0"/>
          <w:divBdr>
            <w:top w:val="none" w:sz="0" w:space="0" w:color="auto"/>
            <w:left w:val="none" w:sz="0" w:space="0" w:color="auto"/>
            <w:bottom w:val="none" w:sz="0" w:space="0" w:color="auto"/>
            <w:right w:val="none" w:sz="0" w:space="0" w:color="auto"/>
          </w:divBdr>
        </w:div>
        <w:div w:id="772826841">
          <w:marLeft w:val="0"/>
          <w:marRight w:val="0"/>
          <w:marTop w:val="0"/>
          <w:marBottom w:val="0"/>
          <w:divBdr>
            <w:top w:val="none" w:sz="0" w:space="0" w:color="auto"/>
            <w:left w:val="none" w:sz="0" w:space="0" w:color="auto"/>
            <w:bottom w:val="none" w:sz="0" w:space="0" w:color="auto"/>
            <w:right w:val="none" w:sz="0" w:space="0" w:color="auto"/>
          </w:divBdr>
        </w:div>
        <w:div w:id="710226615">
          <w:marLeft w:val="0"/>
          <w:marRight w:val="0"/>
          <w:marTop w:val="0"/>
          <w:marBottom w:val="0"/>
          <w:divBdr>
            <w:top w:val="none" w:sz="0" w:space="0" w:color="auto"/>
            <w:left w:val="none" w:sz="0" w:space="0" w:color="auto"/>
            <w:bottom w:val="none" w:sz="0" w:space="0" w:color="auto"/>
            <w:right w:val="none" w:sz="0" w:space="0" w:color="auto"/>
          </w:divBdr>
        </w:div>
        <w:div w:id="864753271">
          <w:marLeft w:val="0"/>
          <w:marRight w:val="0"/>
          <w:marTop w:val="0"/>
          <w:marBottom w:val="0"/>
          <w:divBdr>
            <w:top w:val="none" w:sz="0" w:space="0" w:color="auto"/>
            <w:left w:val="none" w:sz="0" w:space="0" w:color="auto"/>
            <w:bottom w:val="none" w:sz="0" w:space="0" w:color="auto"/>
            <w:right w:val="none" w:sz="0" w:space="0" w:color="auto"/>
          </w:divBdr>
        </w:div>
        <w:div w:id="1634098660">
          <w:marLeft w:val="0"/>
          <w:marRight w:val="0"/>
          <w:marTop w:val="0"/>
          <w:marBottom w:val="0"/>
          <w:divBdr>
            <w:top w:val="none" w:sz="0" w:space="0" w:color="auto"/>
            <w:left w:val="none" w:sz="0" w:space="0" w:color="auto"/>
            <w:bottom w:val="none" w:sz="0" w:space="0" w:color="auto"/>
            <w:right w:val="none" w:sz="0" w:space="0" w:color="auto"/>
          </w:divBdr>
        </w:div>
        <w:div w:id="465590494">
          <w:marLeft w:val="0"/>
          <w:marRight w:val="0"/>
          <w:marTop w:val="0"/>
          <w:marBottom w:val="0"/>
          <w:divBdr>
            <w:top w:val="none" w:sz="0" w:space="0" w:color="auto"/>
            <w:left w:val="none" w:sz="0" w:space="0" w:color="auto"/>
            <w:bottom w:val="none" w:sz="0" w:space="0" w:color="auto"/>
            <w:right w:val="none" w:sz="0" w:space="0" w:color="auto"/>
          </w:divBdr>
        </w:div>
        <w:div w:id="1783841375">
          <w:marLeft w:val="0"/>
          <w:marRight w:val="0"/>
          <w:marTop w:val="0"/>
          <w:marBottom w:val="0"/>
          <w:divBdr>
            <w:top w:val="none" w:sz="0" w:space="0" w:color="auto"/>
            <w:left w:val="none" w:sz="0" w:space="0" w:color="auto"/>
            <w:bottom w:val="none" w:sz="0" w:space="0" w:color="auto"/>
            <w:right w:val="none" w:sz="0" w:space="0" w:color="auto"/>
          </w:divBdr>
        </w:div>
        <w:div w:id="1561479509">
          <w:marLeft w:val="0"/>
          <w:marRight w:val="0"/>
          <w:marTop w:val="0"/>
          <w:marBottom w:val="0"/>
          <w:divBdr>
            <w:top w:val="none" w:sz="0" w:space="0" w:color="auto"/>
            <w:left w:val="none" w:sz="0" w:space="0" w:color="auto"/>
            <w:bottom w:val="none" w:sz="0" w:space="0" w:color="auto"/>
            <w:right w:val="none" w:sz="0" w:space="0" w:color="auto"/>
          </w:divBdr>
        </w:div>
        <w:div w:id="1509296521">
          <w:marLeft w:val="0"/>
          <w:marRight w:val="0"/>
          <w:marTop w:val="0"/>
          <w:marBottom w:val="0"/>
          <w:divBdr>
            <w:top w:val="none" w:sz="0" w:space="0" w:color="auto"/>
            <w:left w:val="none" w:sz="0" w:space="0" w:color="auto"/>
            <w:bottom w:val="none" w:sz="0" w:space="0" w:color="auto"/>
            <w:right w:val="none" w:sz="0" w:space="0" w:color="auto"/>
          </w:divBdr>
        </w:div>
        <w:div w:id="1606379997">
          <w:marLeft w:val="0"/>
          <w:marRight w:val="0"/>
          <w:marTop w:val="0"/>
          <w:marBottom w:val="0"/>
          <w:divBdr>
            <w:top w:val="none" w:sz="0" w:space="0" w:color="auto"/>
            <w:left w:val="none" w:sz="0" w:space="0" w:color="auto"/>
            <w:bottom w:val="none" w:sz="0" w:space="0" w:color="auto"/>
            <w:right w:val="none" w:sz="0" w:space="0" w:color="auto"/>
          </w:divBdr>
        </w:div>
        <w:div w:id="1660771990">
          <w:marLeft w:val="0"/>
          <w:marRight w:val="0"/>
          <w:marTop w:val="0"/>
          <w:marBottom w:val="0"/>
          <w:divBdr>
            <w:top w:val="none" w:sz="0" w:space="0" w:color="auto"/>
            <w:left w:val="none" w:sz="0" w:space="0" w:color="auto"/>
            <w:bottom w:val="none" w:sz="0" w:space="0" w:color="auto"/>
            <w:right w:val="none" w:sz="0" w:space="0" w:color="auto"/>
          </w:divBdr>
        </w:div>
        <w:div w:id="1458987337">
          <w:marLeft w:val="0"/>
          <w:marRight w:val="0"/>
          <w:marTop w:val="0"/>
          <w:marBottom w:val="0"/>
          <w:divBdr>
            <w:top w:val="none" w:sz="0" w:space="0" w:color="auto"/>
            <w:left w:val="none" w:sz="0" w:space="0" w:color="auto"/>
            <w:bottom w:val="none" w:sz="0" w:space="0" w:color="auto"/>
            <w:right w:val="none" w:sz="0" w:space="0" w:color="auto"/>
          </w:divBdr>
        </w:div>
        <w:div w:id="1409309078">
          <w:marLeft w:val="0"/>
          <w:marRight w:val="0"/>
          <w:marTop w:val="0"/>
          <w:marBottom w:val="0"/>
          <w:divBdr>
            <w:top w:val="none" w:sz="0" w:space="0" w:color="auto"/>
            <w:left w:val="none" w:sz="0" w:space="0" w:color="auto"/>
            <w:bottom w:val="none" w:sz="0" w:space="0" w:color="auto"/>
            <w:right w:val="none" w:sz="0" w:space="0" w:color="auto"/>
          </w:divBdr>
        </w:div>
        <w:div w:id="1685784517">
          <w:marLeft w:val="0"/>
          <w:marRight w:val="0"/>
          <w:marTop w:val="0"/>
          <w:marBottom w:val="0"/>
          <w:divBdr>
            <w:top w:val="none" w:sz="0" w:space="0" w:color="auto"/>
            <w:left w:val="none" w:sz="0" w:space="0" w:color="auto"/>
            <w:bottom w:val="none" w:sz="0" w:space="0" w:color="auto"/>
            <w:right w:val="none" w:sz="0" w:space="0" w:color="auto"/>
          </w:divBdr>
        </w:div>
        <w:div w:id="307975206">
          <w:marLeft w:val="0"/>
          <w:marRight w:val="0"/>
          <w:marTop w:val="0"/>
          <w:marBottom w:val="0"/>
          <w:divBdr>
            <w:top w:val="none" w:sz="0" w:space="0" w:color="auto"/>
            <w:left w:val="none" w:sz="0" w:space="0" w:color="auto"/>
            <w:bottom w:val="none" w:sz="0" w:space="0" w:color="auto"/>
            <w:right w:val="none" w:sz="0" w:space="0" w:color="auto"/>
          </w:divBdr>
        </w:div>
        <w:div w:id="1168523295">
          <w:marLeft w:val="0"/>
          <w:marRight w:val="0"/>
          <w:marTop w:val="0"/>
          <w:marBottom w:val="0"/>
          <w:divBdr>
            <w:top w:val="none" w:sz="0" w:space="0" w:color="auto"/>
            <w:left w:val="none" w:sz="0" w:space="0" w:color="auto"/>
            <w:bottom w:val="none" w:sz="0" w:space="0" w:color="auto"/>
            <w:right w:val="none" w:sz="0" w:space="0" w:color="auto"/>
          </w:divBdr>
        </w:div>
        <w:div w:id="1856336392">
          <w:marLeft w:val="0"/>
          <w:marRight w:val="0"/>
          <w:marTop w:val="0"/>
          <w:marBottom w:val="0"/>
          <w:divBdr>
            <w:top w:val="none" w:sz="0" w:space="0" w:color="auto"/>
            <w:left w:val="none" w:sz="0" w:space="0" w:color="auto"/>
            <w:bottom w:val="none" w:sz="0" w:space="0" w:color="auto"/>
            <w:right w:val="none" w:sz="0" w:space="0" w:color="auto"/>
          </w:divBdr>
        </w:div>
        <w:div w:id="1362394698">
          <w:marLeft w:val="0"/>
          <w:marRight w:val="0"/>
          <w:marTop w:val="0"/>
          <w:marBottom w:val="0"/>
          <w:divBdr>
            <w:top w:val="none" w:sz="0" w:space="0" w:color="auto"/>
            <w:left w:val="none" w:sz="0" w:space="0" w:color="auto"/>
            <w:bottom w:val="none" w:sz="0" w:space="0" w:color="auto"/>
            <w:right w:val="none" w:sz="0" w:space="0" w:color="auto"/>
          </w:divBdr>
        </w:div>
        <w:div w:id="61031509">
          <w:marLeft w:val="0"/>
          <w:marRight w:val="0"/>
          <w:marTop w:val="0"/>
          <w:marBottom w:val="0"/>
          <w:divBdr>
            <w:top w:val="none" w:sz="0" w:space="0" w:color="auto"/>
            <w:left w:val="none" w:sz="0" w:space="0" w:color="auto"/>
            <w:bottom w:val="none" w:sz="0" w:space="0" w:color="auto"/>
            <w:right w:val="none" w:sz="0" w:space="0" w:color="auto"/>
          </w:divBdr>
        </w:div>
        <w:div w:id="31729286">
          <w:marLeft w:val="0"/>
          <w:marRight w:val="0"/>
          <w:marTop w:val="0"/>
          <w:marBottom w:val="0"/>
          <w:divBdr>
            <w:top w:val="none" w:sz="0" w:space="0" w:color="auto"/>
            <w:left w:val="none" w:sz="0" w:space="0" w:color="auto"/>
            <w:bottom w:val="none" w:sz="0" w:space="0" w:color="auto"/>
            <w:right w:val="none" w:sz="0" w:space="0" w:color="auto"/>
          </w:divBdr>
        </w:div>
        <w:div w:id="2033335489">
          <w:marLeft w:val="0"/>
          <w:marRight w:val="0"/>
          <w:marTop w:val="0"/>
          <w:marBottom w:val="0"/>
          <w:divBdr>
            <w:top w:val="none" w:sz="0" w:space="0" w:color="auto"/>
            <w:left w:val="none" w:sz="0" w:space="0" w:color="auto"/>
            <w:bottom w:val="none" w:sz="0" w:space="0" w:color="auto"/>
            <w:right w:val="none" w:sz="0" w:space="0" w:color="auto"/>
          </w:divBdr>
        </w:div>
        <w:div w:id="1307978129">
          <w:marLeft w:val="0"/>
          <w:marRight w:val="0"/>
          <w:marTop w:val="0"/>
          <w:marBottom w:val="0"/>
          <w:divBdr>
            <w:top w:val="none" w:sz="0" w:space="0" w:color="auto"/>
            <w:left w:val="none" w:sz="0" w:space="0" w:color="auto"/>
            <w:bottom w:val="none" w:sz="0" w:space="0" w:color="auto"/>
            <w:right w:val="none" w:sz="0" w:space="0" w:color="auto"/>
          </w:divBdr>
        </w:div>
        <w:div w:id="574977925">
          <w:marLeft w:val="0"/>
          <w:marRight w:val="0"/>
          <w:marTop w:val="0"/>
          <w:marBottom w:val="0"/>
          <w:divBdr>
            <w:top w:val="none" w:sz="0" w:space="0" w:color="auto"/>
            <w:left w:val="none" w:sz="0" w:space="0" w:color="auto"/>
            <w:bottom w:val="none" w:sz="0" w:space="0" w:color="auto"/>
            <w:right w:val="none" w:sz="0" w:space="0" w:color="auto"/>
          </w:divBdr>
        </w:div>
        <w:div w:id="1222138663">
          <w:marLeft w:val="0"/>
          <w:marRight w:val="0"/>
          <w:marTop w:val="0"/>
          <w:marBottom w:val="0"/>
          <w:divBdr>
            <w:top w:val="none" w:sz="0" w:space="0" w:color="auto"/>
            <w:left w:val="none" w:sz="0" w:space="0" w:color="auto"/>
            <w:bottom w:val="none" w:sz="0" w:space="0" w:color="auto"/>
            <w:right w:val="none" w:sz="0" w:space="0" w:color="auto"/>
          </w:divBdr>
        </w:div>
        <w:div w:id="2042784700">
          <w:marLeft w:val="0"/>
          <w:marRight w:val="0"/>
          <w:marTop w:val="0"/>
          <w:marBottom w:val="0"/>
          <w:divBdr>
            <w:top w:val="none" w:sz="0" w:space="0" w:color="auto"/>
            <w:left w:val="none" w:sz="0" w:space="0" w:color="auto"/>
            <w:bottom w:val="none" w:sz="0" w:space="0" w:color="auto"/>
            <w:right w:val="none" w:sz="0" w:space="0" w:color="auto"/>
          </w:divBdr>
        </w:div>
        <w:div w:id="1093890249">
          <w:marLeft w:val="0"/>
          <w:marRight w:val="0"/>
          <w:marTop w:val="0"/>
          <w:marBottom w:val="0"/>
          <w:divBdr>
            <w:top w:val="none" w:sz="0" w:space="0" w:color="auto"/>
            <w:left w:val="none" w:sz="0" w:space="0" w:color="auto"/>
            <w:bottom w:val="none" w:sz="0" w:space="0" w:color="auto"/>
            <w:right w:val="none" w:sz="0" w:space="0" w:color="auto"/>
          </w:divBdr>
        </w:div>
        <w:div w:id="90398999">
          <w:marLeft w:val="0"/>
          <w:marRight w:val="0"/>
          <w:marTop w:val="0"/>
          <w:marBottom w:val="0"/>
          <w:divBdr>
            <w:top w:val="none" w:sz="0" w:space="0" w:color="auto"/>
            <w:left w:val="none" w:sz="0" w:space="0" w:color="auto"/>
            <w:bottom w:val="none" w:sz="0" w:space="0" w:color="auto"/>
            <w:right w:val="none" w:sz="0" w:space="0" w:color="auto"/>
          </w:divBdr>
        </w:div>
        <w:div w:id="1219052162">
          <w:marLeft w:val="0"/>
          <w:marRight w:val="0"/>
          <w:marTop w:val="0"/>
          <w:marBottom w:val="0"/>
          <w:divBdr>
            <w:top w:val="none" w:sz="0" w:space="0" w:color="auto"/>
            <w:left w:val="none" w:sz="0" w:space="0" w:color="auto"/>
            <w:bottom w:val="none" w:sz="0" w:space="0" w:color="auto"/>
            <w:right w:val="none" w:sz="0" w:space="0" w:color="auto"/>
          </w:divBdr>
        </w:div>
        <w:div w:id="2115055265">
          <w:marLeft w:val="0"/>
          <w:marRight w:val="0"/>
          <w:marTop w:val="0"/>
          <w:marBottom w:val="0"/>
          <w:divBdr>
            <w:top w:val="none" w:sz="0" w:space="0" w:color="auto"/>
            <w:left w:val="none" w:sz="0" w:space="0" w:color="auto"/>
            <w:bottom w:val="none" w:sz="0" w:space="0" w:color="auto"/>
            <w:right w:val="none" w:sz="0" w:space="0" w:color="auto"/>
          </w:divBdr>
        </w:div>
        <w:div w:id="1509372044">
          <w:marLeft w:val="0"/>
          <w:marRight w:val="0"/>
          <w:marTop w:val="0"/>
          <w:marBottom w:val="0"/>
          <w:divBdr>
            <w:top w:val="none" w:sz="0" w:space="0" w:color="auto"/>
            <w:left w:val="none" w:sz="0" w:space="0" w:color="auto"/>
            <w:bottom w:val="none" w:sz="0" w:space="0" w:color="auto"/>
            <w:right w:val="none" w:sz="0" w:space="0" w:color="auto"/>
          </w:divBdr>
        </w:div>
        <w:div w:id="106045864">
          <w:marLeft w:val="0"/>
          <w:marRight w:val="0"/>
          <w:marTop w:val="0"/>
          <w:marBottom w:val="0"/>
          <w:divBdr>
            <w:top w:val="none" w:sz="0" w:space="0" w:color="auto"/>
            <w:left w:val="none" w:sz="0" w:space="0" w:color="auto"/>
            <w:bottom w:val="none" w:sz="0" w:space="0" w:color="auto"/>
            <w:right w:val="none" w:sz="0" w:space="0" w:color="auto"/>
          </w:divBdr>
        </w:div>
        <w:div w:id="1298485299">
          <w:marLeft w:val="0"/>
          <w:marRight w:val="0"/>
          <w:marTop w:val="0"/>
          <w:marBottom w:val="0"/>
          <w:divBdr>
            <w:top w:val="none" w:sz="0" w:space="0" w:color="auto"/>
            <w:left w:val="none" w:sz="0" w:space="0" w:color="auto"/>
            <w:bottom w:val="none" w:sz="0" w:space="0" w:color="auto"/>
            <w:right w:val="none" w:sz="0" w:space="0" w:color="auto"/>
          </w:divBdr>
        </w:div>
        <w:div w:id="1206025870">
          <w:marLeft w:val="0"/>
          <w:marRight w:val="0"/>
          <w:marTop w:val="0"/>
          <w:marBottom w:val="0"/>
          <w:divBdr>
            <w:top w:val="none" w:sz="0" w:space="0" w:color="auto"/>
            <w:left w:val="none" w:sz="0" w:space="0" w:color="auto"/>
            <w:bottom w:val="none" w:sz="0" w:space="0" w:color="auto"/>
            <w:right w:val="none" w:sz="0" w:space="0" w:color="auto"/>
          </w:divBdr>
        </w:div>
        <w:div w:id="807935599">
          <w:marLeft w:val="0"/>
          <w:marRight w:val="0"/>
          <w:marTop w:val="0"/>
          <w:marBottom w:val="0"/>
          <w:divBdr>
            <w:top w:val="none" w:sz="0" w:space="0" w:color="auto"/>
            <w:left w:val="none" w:sz="0" w:space="0" w:color="auto"/>
            <w:bottom w:val="none" w:sz="0" w:space="0" w:color="auto"/>
            <w:right w:val="none" w:sz="0" w:space="0" w:color="auto"/>
          </w:divBdr>
        </w:div>
        <w:div w:id="518856704">
          <w:marLeft w:val="0"/>
          <w:marRight w:val="0"/>
          <w:marTop w:val="0"/>
          <w:marBottom w:val="0"/>
          <w:divBdr>
            <w:top w:val="none" w:sz="0" w:space="0" w:color="auto"/>
            <w:left w:val="none" w:sz="0" w:space="0" w:color="auto"/>
            <w:bottom w:val="none" w:sz="0" w:space="0" w:color="auto"/>
            <w:right w:val="none" w:sz="0" w:space="0" w:color="auto"/>
          </w:divBdr>
        </w:div>
        <w:div w:id="1111971680">
          <w:marLeft w:val="0"/>
          <w:marRight w:val="0"/>
          <w:marTop w:val="0"/>
          <w:marBottom w:val="0"/>
          <w:divBdr>
            <w:top w:val="none" w:sz="0" w:space="0" w:color="auto"/>
            <w:left w:val="none" w:sz="0" w:space="0" w:color="auto"/>
            <w:bottom w:val="none" w:sz="0" w:space="0" w:color="auto"/>
            <w:right w:val="none" w:sz="0" w:space="0" w:color="auto"/>
          </w:divBdr>
        </w:div>
        <w:div w:id="272054126">
          <w:marLeft w:val="0"/>
          <w:marRight w:val="0"/>
          <w:marTop w:val="0"/>
          <w:marBottom w:val="0"/>
          <w:divBdr>
            <w:top w:val="none" w:sz="0" w:space="0" w:color="auto"/>
            <w:left w:val="none" w:sz="0" w:space="0" w:color="auto"/>
            <w:bottom w:val="none" w:sz="0" w:space="0" w:color="auto"/>
            <w:right w:val="none" w:sz="0" w:space="0" w:color="auto"/>
          </w:divBdr>
        </w:div>
        <w:div w:id="501431806">
          <w:marLeft w:val="0"/>
          <w:marRight w:val="0"/>
          <w:marTop w:val="0"/>
          <w:marBottom w:val="0"/>
          <w:divBdr>
            <w:top w:val="none" w:sz="0" w:space="0" w:color="auto"/>
            <w:left w:val="none" w:sz="0" w:space="0" w:color="auto"/>
            <w:bottom w:val="none" w:sz="0" w:space="0" w:color="auto"/>
            <w:right w:val="none" w:sz="0" w:space="0" w:color="auto"/>
          </w:divBdr>
        </w:div>
        <w:div w:id="1251156568">
          <w:marLeft w:val="0"/>
          <w:marRight w:val="0"/>
          <w:marTop w:val="0"/>
          <w:marBottom w:val="0"/>
          <w:divBdr>
            <w:top w:val="none" w:sz="0" w:space="0" w:color="auto"/>
            <w:left w:val="none" w:sz="0" w:space="0" w:color="auto"/>
            <w:bottom w:val="none" w:sz="0" w:space="0" w:color="auto"/>
            <w:right w:val="none" w:sz="0" w:space="0" w:color="auto"/>
          </w:divBdr>
        </w:div>
        <w:div w:id="767388007">
          <w:marLeft w:val="0"/>
          <w:marRight w:val="0"/>
          <w:marTop w:val="0"/>
          <w:marBottom w:val="0"/>
          <w:divBdr>
            <w:top w:val="none" w:sz="0" w:space="0" w:color="auto"/>
            <w:left w:val="none" w:sz="0" w:space="0" w:color="auto"/>
            <w:bottom w:val="none" w:sz="0" w:space="0" w:color="auto"/>
            <w:right w:val="none" w:sz="0" w:space="0" w:color="auto"/>
          </w:divBdr>
        </w:div>
        <w:div w:id="960771285">
          <w:marLeft w:val="0"/>
          <w:marRight w:val="0"/>
          <w:marTop w:val="0"/>
          <w:marBottom w:val="0"/>
          <w:divBdr>
            <w:top w:val="none" w:sz="0" w:space="0" w:color="auto"/>
            <w:left w:val="none" w:sz="0" w:space="0" w:color="auto"/>
            <w:bottom w:val="none" w:sz="0" w:space="0" w:color="auto"/>
            <w:right w:val="none" w:sz="0" w:space="0" w:color="auto"/>
          </w:divBdr>
        </w:div>
        <w:div w:id="1688097365">
          <w:marLeft w:val="0"/>
          <w:marRight w:val="0"/>
          <w:marTop w:val="0"/>
          <w:marBottom w:val="0"/>
          <w:divBdr>
            <w:top w:val="none" w:sz="0" w:space="0" w:color="auto"/>
            <w:left w:val="none" w:sz="0" w:space="0" w:color="auto"/>
            <w:bottom w:val="none" w:sz="0" w:space="0" w:color="auto"/>
            <w:right w:val="none" w:sz="0" w:space="0" w:color="auto"/>
          </w:divBdr>
        </w:div>
        <w:div w:id="951932736">
          <w:marLeft w:val="0"/>
          <w:marRight w:val="0"/>
          <w:marTop w:val="0"/>
          <w:marBottom w:val="0"/>
          <w:divBdr>
            <w:top w:val="none" w:sz="0" w:space="0" w:color="auto"/>
            <w:left w:val="none" w:sz="0" w:space="0" w:color="auto"/>
            <w:bottom w:val="none" w:sz="0" w:space="0" w:color="auto"/>
            <w:right w:val="none" w:sz="0" w:space="0" w:color="auto"/>
          </w:divBdr>
        </w:div>
        <w:div w:id="1690788217">
          <w:marLeft w:val="0"/>
          <w:marRight w:val="0"/>
          <w:marTop w:val="0"/>
          <w:marBottom w:val="0"/>
          <w:divBdr>
            <w:top w:val="none" w:sz="0" w:space="0" w:color="auto"/>
            <w:left w:val="none" w:sz="0" w:space="0" w:color="auto"/>
            <w:bottom w:val="none" w:sz="0" w:space="0" w:color="auto"/>
            <w:right w:val="none" w:sz="0" w:space="0" w:color="auto"/>
          </w:divBdr>
        </w:div>
        <w:div w:id="260115585">
          <w:marLeft w:val="0"/>
          <w:marRight w:val="0"/>
          <w:marTop w:val="0"/>
          <w:marBottom w:val="0"/>
          <w:divBdr>
            <w:top w:val="none" w:sz="0" w:space="0" w:color="auto"/>
            <w:left w:val="none" w:sz="0" w:space="0" w:color="auto"/>
            <w:bottom w:val="none" w:sz="0" w:space="0" w:color="auto"/>
            <w:right w:val="none" w:sz="0" w:space="0" w:color="auto"/>
          </w:divBdr>
        </w:div>
        <w:div w:id="1250701704">
          <w:marLeft w:val="0"/>
          <w:marRight w:val="0"/>
          <w:marTop w:val="0"/>
          <w:marBottom w:val="0"/>
          <w:divBdr>
            <w:top w:val="none" w:sz="0" w:space="0" w:color="auto"/>
            <w:left w:val="none" w:sz="0" w:space="0" w:color="auto"/>
            <w:bottom w:val="none" w:sz="0" w:space="0" w:color="auto"/>
            <w:right w:val="none" w:sz="0" w:space="0" w:color="auto"/>
          </w:divBdr>
        </w:div>
        <w:div w:id="1389262129">
          <w:marLeft w:val="0"/>
          <w:marRight w:val="0"/>
          <w:marTop w:val="0"/>
          <w:marBottom w:val="0"/>
          <w:divBdr>
            <w:top w:val="none" w:sz="0" w:space="0" w:color="auto"/>
            <w:left w:val="none" w:sz="0" w:space="0" w:color="auto"/>
            <w:bottom w:val="none" w:sz="0" w:space="0" w:color="auto"/>
            <w:right w:val="none" w:sz="0" w:space="0" w:color="auto"/>
          </w:divBdr>
        </w:div>
        <w:div w:id="1919705330">
          <w:marLeft w:val="0"/>
          <w:marRight w:val="0"/>
          <w:marTop w:val="0"/>
          <w:marBottom w:val="0"/>
          <w:divBdr>
            <w:top w:val="none" w:sz="0" w:space="0" w:color="auto"/>
            <w:left w:val="none" w:sz="0" w:space="0" w:color="auto"/>
            <w:bottom w:val="none" w:sz="0" w:space="0" w:color="auto"/>
            <w:right w:val="none" w:sz="0" w:space="0" w:color="auto"/>
          </w:divBdr>
        </w:div>
        <w:div w:id="1019549956">
          <w:marLeft w:val="0"/>
          <w:marRight w:val="0"/>
          <w:marTop w:val="0"/>
          <w:marBottom w:val="0"/>
          <w:divBdr>
            <w:top w:val="none" w:sz="0" w:space="0" w:color="auto"/>
            <w:left w:val="none" w:sz="0" w:space="0" w:color="auto"/>
            <w:bottom w:val="none" w:sz="0" w:space="0" w:color="auto"/>
            <w:right w:val="none" w:sz="0" w:space="0" w:color="auto"/>
          </w:divBdr>
        </w:div>
        <w:div w:id="1152525226">
          <w:marLeft w:val="0"/>
          <w:marRight w:val="0"/>
          <w:marTop w:val="0"/>
          <w:marBottom w:val="0"/>
          <w:divBdr>
            <w:top w:val="none" w:sz="0" w:space="0" w:color="auto"/>
            <w:left w:val="none" w:sz="0" w:space="0" w:color="auto"/>
            <w:bottom w:val="none" w:sz="0" w:space="0" w:color="auto"/>
            <w:right w:val="none" w:sz="0" w:space="0" w:color="auto"/>
          </w:divBdr>
        </w:div>
        <w:div w:id="960191002">
          <w:marLeft w:val="0"/>
          <w:marRight w:val="0"/>
          <w:marTop w:val="0"/>
          <w:marBottom w:val="0"/>
          <w:divBdr>
            <w:top w:val="none" w:sz="0" w:space="0" w:color="auto"/>
            <w:left w:val="none" w:sz="0" w:space="0" w:color="auto"/>
            <w:bottom w:val="none" w:sz="0" w:space="0" w:color="auto"/>
            <w:right w:val="none" w:sz="0" w:space="0" w:color="auto"/>
          </w:divBdr>
        </w:div>
        <w:div w:id="795218224">
          <w:marLeft w:val="0"/>
          <w:marRight w:val="0"/>
          <w:marTop w:val="0"/>
          <w:marBottom w:val="0"/>
          <w:divBdr>
            <w:top w:val="none" w:sz="0" w:space="0" w:color="auto"/>
            <w:left w:val="none" w:sz="0" w:space="0" w:color="auto"/>
            <w:bottom w:val="none" w:sz="0" w:space="0" w:color="auto"/>
            <w:right w:val="none" w:sz="0" w:space="0" w:color="auto"/>
          </w:divBdr>
        </w:div>
        <w:div w:id="1815364381">
          <w:marLeft w:val="0"/>
          <w:marRight w:val="0"/>
          <w:marTop w:val="0"/>
          <w:marBottom w:val="0"/>
          <w:divBdr>
            <w:top w:val="none" w:sz="0" w:space="0" w:color="auto"/>
            <w:left w:val="none" w:sz="0" w:space="0" w:color="auto"/>
            <w:bottom w:val="none" w:sz="0" w:space="0" w:color="auto"/>
            <w:right w:val="none" w:sz="0" w:space="0" w:color="auto"/>
          </w:divBdr>
        </w:div>
        <w:div w:id="1560482031">
          <w:marLeft w:val="0"/>
          <w:marRight w:val="0"/>
          <w:marTop w:val="0"/>
          <w:marBottom w:val="0"/>
          <w:divBdr>
            <w:top w:val="none" w:sz="0" w:space="0" w:color="auto"/>
            <w:left w:val="none" w:sz="0" w:space="0" w:color="auto"/>
            <w:bottom w:val="none" w:sz="0" w:space="0" w:color="auto"/>
            <w:right w:val="none" w:sz="0" w:space="0" w:color="auto"/>
          </w:divBdr>
        </w:div>
        <w:div w:id="678122179">
          <w:marLeft w:val="0"/>
          <w:marRight w:val="0"/>
          <w:marTop w:val="0"/>
          <w:marBottom w:val="0"/>
          <w:divBdr>
            <w:top w:val="none" w:sz="0" w:space="0" w:color="auto"/>
            <w:left w:val="none" w:sz="0" w:space="0" w:color="auto"/>
            <w:bottom w:val="none" w:sz="0" w:space="0" w:color="auto"/>
            <w:right w:val="none" w:sz="0" w:space="0" w:color="auto"/>
          </w:divBdr>
        </w:div>
        <w:div w:id="371540437">
          <w:marLeft w:val="0"/>
          <w:marRight w:val="0"/>
          <w:marTop w:val="0"/>
          <w:marBottom w:val="0"/>
          <w:divBdr>
            <w:top w:val="none" w:sz="0" w:space="0" w:color="auto"/>
            <w:left w:val="none" w:sz="0" w:space="0" w:color="auto"/>
            <w:bottom w:val="none" w:sz="0" w:space="0" w:color="auto"/>
            <w:right w:val="none" w:sz="0" w:space="0" w:color="auto"/>
          </w:divBdr>
        </w:div>
        <w:div w:id="878515753">
          <w:marLeft w:val="0"/>
          <w:marRight w:val="0"/>
          <w:marTop w:val="0"/>
          <w:marBottom w:val="0"/>
          <w:divBdr>
            <w:top w:val="none" w:sz="0" w:space="0" w:color="auto"/>
            <w:left w:val="none" w:sz="0" w:space="0" w:color="auto"/>
            <w:bottom w:val="none" w:sz="0" w:space="0" w:color="auto"/>
            <w:right w:val="none" w:sz="0" w:space="0" w:color="auto"/>
          </w:divBdr>
        </w:div>
        <w:div w:id="977418661">
          <w:marLeft w:val="0"/>
          <w:marRight w:val="0"/>
          <w:marTop w:val="0"/>
          <w:marBottom w:val="0"/>
          <w:divBdr>
            <w:top w:val="none" w:sz="0" w:space="0" w:color="auto"/>
            <w:left w:val="none" w:sz="0" w:space="0" w:color="auto"/>
            <w:bottom w:val="none" w:sz="0" w:space="0" w:color="auto"/>
            <w:right w:val="none" w:sz="0" w:space="0" w:color="auto"/>
          </w:divBdr>
        </w:div>
        <w:div w:id="248150820">
          <w:marLeft w:val="0"/>
          <w:marRight w:val="0"/>
          <w:marTop w:val="0"/>
          <w:marBottom w:val="0"/>
          <w:divBdr>
            <w:top w:val="none" w:sz="0" w:space="0" w:color="auto"/>
            <w:left w:val="none" w:sz="0" w:space="0" w:color="auto"/>
            <w:bottom w:val="none" w:sz="0" w:space="0" w:color="auto"/>
            <w:right w:val="none" w:sz="0" w:space="0" w:color="auto"/>
          </w:divBdr>
        </w:div>
        <w:div w:id="1195311182">
          <w:marLeft w:val="0"/>
          <w:marRight w:val="0"/>
          <w:marTop w:val="0"/>
          <w:marBottom w:val="0"/>
          <w:divBdr>
            <w:top w:val="none" w:sz="0" w:space="0" w:color="auto"/>
            <w:left w:val="none" w:sz="0" w:space="0" w:color="auto"/>
            <w:bottom w:val="none" w:sz="0" w:space="0" w:color="auto"/>
            <w:right w:val="none" w:sz="0" w:space="0" w:color="auto"/>
          </w:divBdr>
        </w:div>
        <w:div w:id="1237015441">
          <w:marLeft w:val="0"/>
          <w:marRight w:val="0"/>
          <w:marTop w:val="0"/>
          <w:marBottom w:val="0"/>
          <w:divBdr>
            <w:top w:val="none" w:sz="0" w:space="0" w:color="auto"/>
            <w:left w:val="none" w:sz="0" w:space="0" w:color="auto"/>
            <w:bottom w:val="none" w:sz="0" w:space="0" w:color="auto"/>
            <w:right w:val="none" w:sz="0" w:space="0" w:color="auto"/>
          </w:divBdr>
        </w:div>
        <w:div w:id="2107579820">
          <w:marLeft w:val="0"/>
          <w:marRight w:val="0"/>
          <w:marTop w:val="0"/>
          <w:marBottom w:val="0"/>
          <w:divBdr>
            <w:top w:val="none" w:sz="0" w:space="0" w:color="auto"/>
            <w:left w:val="none" w:sz="0" w:space="0" w:color="auto"/>
            <w:bottom w:val="none" w:sz="0" w:space="0" w:color="auto"/>
            <w:right w:val="none" w:sz="0" w:space="0" w:color="auto"/>
          </w:divBdr>
        </w:div>
        <w:div w:id="1836648227">
          <w:marLeft w:val="0"/>
          <w:marRight w:val="0"/>
          <w:marTop w:val="0"/>
          <w:marBottom w:val="0"/>
          <w:divBdr>
            <w:top w:val="none" w:sz="0" w:space="0" w:color="auto"/>
            <w:left w:val="none" w:sz="0" w:space="0" w:color="auto"/>
            <w:bottom w:val="none" w:sz="0" w:space="0" w:color="auto"/>
            <w:right w:val="none" w:sz="0" w:space="0" w:color="auto"/>
          </w:divBdr>
        </w:div>
        <w:div w:id="1339193760">
          <w:marLeft w:val="0"/>
          <w:marRight w:val="0"/>
          <w:marTop w:val="0"/>
          <w:marBottom w:val="0"/>
          <w:divBdr>
            <w:top w:val="none" w:sz="0" w:space="0" w:color="auto"/>
            <w:left w:val="none" w:sz="0" w:space="0" w:color="auto"/>
            <w:bottom w:val="none" w:sz="0" w:space="0" w:color="auto"/>
            <w:right w:val="none" w:sz="0" w:space="0" w:color="auto"/>
          </w:divBdr>
        </w:div>
        <w:div w:id="712775225">
          <w:marLeft w:val="0"/>
          <w:marRight w:val="0"/>
          <w:marTop w:val="0"/>
          <w:marBottom w:val="0"/>
          <w:divBdr>
            <w:top w:val="none" w:sz="0" w:space="0" w:color="auto"/>
            <w:left w:val="none" w:sz="0" w:space="0" w:color="auto"/>
            <w:bottom w:val="none" w:sz="0" w:space="0" w:color="auto"/>
            <w:right w:val="none" w:sz="0" w:space="0" w:color="auto"/>
          </w:divBdr>
        </w:div>
        <w:div w:id="458692995">
          <w:marLeft w:val="0"/>
          <w:marRight w:val="0"/>
          <w:marTop w:val="0"/>
          <w:marBottom w:val="0"/>
          <w:divBdr>
            <w:top w:val="none" w:sz="0" w:space="0" w:color="auto"/>
            <w:left w:val="none" w:sz="0" w:space="0" w:color="auto"/>
            <w:bottom w:val="none" w:sz="0" w:space="0" w:color="auto"/>
            <w:right w:val="none" w:sz="0" w:space="0" w:color="auto"/>
          </w:divBdr>
        </w:div>
        <w:div w:id="1404766005">
          <w:marLeft w:val="0"/>
          <w:marRight w:val="0"/>
          <w:marTop w:val="0"/>
          <w:marBottom w:val="0"/>
          <w:divBdr>
            <w:top w:val="none" w:sz="0" w:space="0" w:color="auto"/>
            <w:left w:val="none" w:sz="0" w:space="0" w:color="auto"/>
            <w:bottom w:val="none" w:sz="0" w:space="0" w:color="auto"/>
            <w:right w:val="none" w:sz="0" w:space="0" w:color="auto"/>
          </w:divBdr>
        </w:div>
        <w:div w:id="221060922">
          <w:marLeft w:val="0"/>
          <w:marRight w:val="0"/>
          <w:marTop w:val="0"/>
          <w:marBottom w:val="0"/>
          <w:divBdr>
            <w:top w:val="none" w:sz="0" w:space="0" w:color="auto"/>
            <w:left w:val="none" w:sz="0" w:space="0" w:color="auto"/>
            <w:bottom w:val="none" w:sz="0" w:space="0" w:color="auto"/>
            <w:right w:val="none" w:sz="0" w:space="0" w:color="auto"/>
          </w:divBdr>
        </w:div>
        <w:div w:id="39132230">
          <w:marLeft w:val="0"/>
          <w:marRight w:val="0"/>
          <w:marTop w:val="0"/>
          <w:marBottom w:val="0"/>
          <w:divBdr>
            <w:top w:val="none" w:sz="0" w:space="0" w:color="auto"/>
            <w:left w:val="none" w:sz="0" w:space="0" w:color="auto"/>
            <w:bottom w:val="none" w:sz="0" w:space="0" w:color="auto"/>
            <w:right w:val="none" w:sz="0" w:space="0" w:color="auto"/>
          </w:divBdr>
        </w:div>
        <w:div w:id="1104575363">
          <w:marLeft w:val="0"/>
          <w:marRight w:val="0"/>
          <w:marTop w:val="0"/>
          <w:marBottom w:val="0"/>
          <w:divBdr>
            <w:top w:val="none" w:sz="0" w:space="0" w:color="auto"/>
            <w:left w:val="none" w:sz="0" w:space="0" w:color="auto"/>
            <w:bottom w:val="none" w:sz="0" w:space="0" w:color="auto"/>
            <w:right w:val="none" w:sz="0" w:space="0" w:color="auto"/>
          </w:divBdr>
        </w:div>
        <w:div w:id="37899336">
          <w:marLeft w:val="0"/>
          <w:marRight w:val="0"/>
          <w:marTop w:val="0"/>
          <w:marBottom w:val="0"/>
          <w:divBdr>
            <w:top w:val="none" w:sz="0" w:space="0" w:color="auto"/>
            <w:left w:val="none" w:sz="0" w:space="0" w:color="auto"/>
            <w:bottom w:val="none" w:sz="0" w:space="0" w:color="auto"/>
            <w:right w:val="none" w:sz="0" w:space="0" w:color="auto"/>
          </w:divBdr>
        </w:div>
        <w:div w:id="1996494081">
          <w:marLeft w:val="0"/>
          <w:marRight w:val="0"/>
          <w:marTop w:val="0"/>
          <w:marBottom w:val="0"/>
          <w:divBdr>
            <w:top w:val="none" w:sz="0" w:space="0" w:color="auto"/>
            <w:left w:val="none" w:sz="0" w:space="0" w:color="auto"/>
            <w:bottom w:val="none" w:sz="0" w:space="0" w:color="auto"/>
            <w:right w:val="none" w:sz="0" w:space="0" w:color="auto"/>
          </w:divBdr>
        </w:div>
        <w:div w:id="1342968129">
          <w:marLeft w:val="0"/>
          <w:marRight w:val="0"/>
          <w:marTop w:val="0"/>
          <w:marBottom w:val="0"/>
          <w:divBdr>
            <w:top w:val="none" w:sz="0" w:space="0" w:color="auto"/>
            <w:left w:val="none" w:sz="0" w:space="0" w:color="auto"/>
            <w:bottom w:val="none" w:sz="0" w:space="0" w:color="auto"/>
            <w:right w:val="none" w:sz="0" w:space="0" w:color="auto"/>
          </w:divBdr>
        </w:div>
        <w:div w:id="1972245669">
          <w:marLeft w:val="0"/>
          <w:marRight w:val="0"/>
          <w:marTop w:val="0"/>
          <w:marBottom w:val="0"/>
          <w:divBdr>
            <w:top w:val="none" w:sz="0" w:space="0" w:color="auto"/>
            <w:left w:val="none" w:sz="0" w:space="0" w:color="auto"/>
            <w:bottom w:val="none" w:sz="0" w:space="0" w:color="auto"/>
            <w:right w:val="none" w:sz="0" w:space="0" w:color="auto"/>
          </w:divBdr>
        </w:div>
        <w:div w:id="202180067">
          <w:marLeft w:val="0"/>
          <w:marRight w:val="0"/>
          <w:marTop w:val="0"/>
          <w:marBottom w:val="0"/>
          <w:divBdr>
            <w:top w:val="none" w:sz="0" w:space="0" w:color="auto"/>
            <w:left w:val="none" w:sz="0" w:space="0" w:color="auto"/>
            <w:bottom w:val="none" w:sz="0" w:space="0" w:color="auto"/>
            <w:right w:val="none" w:sz="0" w:space="0" w:color="auto"/>
          </w:divBdr>
        </w:div>
        <w:div w:id="1611276465">
          <w:marLeft w:val="0"/>
          <w:marRight w:val="0"/>
          <w:marTop w:val="0"/>
          <w:marBottom w:val="0"/>
          <w:divBdr>
            <w:top w:val="none" w:sz="0" w:space="0" w:color="auto"/>
            <w:left w:val="none" w:sz="0" w:space="0" w:color="auto"/>
            <w:bottom w:val="none" w:sz="0" w:space="0" w:color="auto"/>
            <w:right w:val="none" w:sz="0" w:space="0" w:color="auto"/>
          </w:divBdr>
        </w:div>
        <w:div w:id="1032731289">
          <w:marLeft w:val="0"/>
          <w:marRight w:val="0"/>
          <w:marTop w:val="0"/>
          <w:marBottom w:val="0"/>
          <w:divBdr>
            <w:top w:val="none" w:sz="0" w:space="0" w:color="auto"/>
            <w:left w:val="none" w:sz="0" w:space="0" w:color="auto"/>
            <w:bottom w:val="none" w:sz="0" w:space="0" w:color="auto"/>
            <w:right w:val="none" w:sz="0" w:space="0" w:color="auto"/>
          </w:divBdr>
        </w:div>
        <w:div w:id="232856315">
          <w:marLeft w:val="0"/>
          <w:marRight w:val="0"/>
          <w:marTop w:val="0"/>
          <w:marBottom w:val="0"/>
          <w:divBdr>
            <w:top w:val="none" w:sz="0" w:space="0" w:color="auto"/>
            <w:left w:val="none" w:sz="0" w:space="0" w:color="auto"/>
            <w:bottom w:val="none" w:sz="0" w:space="0" w:color="auto"/>
            <w:right w:val="none" w:sz="0" w:space="0" w:color="auto"/>
          </w:divBdr>
        </w:div>
        <w:div w:id="421610263">
          <w:marLeft w:val="0"/>
          <w:marRight w:val="0"/>
          <w:marTop w:val="0"/>
          <w:marBottom w:val="0"/>
          <w:divBdr>
            <w:top w:val="none" w:sz="0" w:space="0" w:color="auto"/>
            <w:left w:val="none" w:sz="0" w:space="0" w:color="auto"/>
            <w:bottom w:val="none" w:sz="0" w:space="0" w:color="auto"/>
            <w:right w:val="none" w:sz="0" w:space="0" w:color="auto"/>
          </w:divBdr>
        </w:div>
        <w:div w:id="1851406753">
          <w:marLeft w:val="0"/>
          <w:marRight w:val="0"/>
          <w:marTop w:val="0"/>
          <w:marBottom w:val="0"/>
          <w:divBdr>
            <w:top w:val="none" w:sz="0" w:space="0" w:color="auto"/>
            <w:left w:val="none" w:sz="0" w:space="0" w:color="auto"/>
            <w:bottom w:val="none" w:sz="0" w:space="0" w:color="auto"/>
            <w:right w:val="none" w:sz="0" w:space="0" w:color="auto"/>
          </w:divBdr>
        </w:div>
        <w:div w:id="1890916064">
          <w:marLeft w:val="0"/>
          <w:marRight w:val="0"/>
          <w:marTop w:val="0"/>
          <w:marBottom w:val="0"/>
          <w:divBdr>
            <w:top w:val="none" w:sz="0" w:space="0" w:color="auto"/>
            <w:left w:val="none" w:sz="0" w:space="0" w:color="auto"/>
            <w:bottom w:val="none" w:sz="0" w:space="0" w:color="auto"/>
            <w:right w:val="none" w:sz="0" w:space="0" w:color="auto"/>
          </w:divBdr>
        </w:div>
        <w:div w:id="655307756">
          <w:marLeft w:val="0"/>
          <w:marRight w:val="0"/>
          <w:marTop w:val="0"/>
          <w:marBottom w:val="0"/>
          <w:divBdr>
            <w:top w:val="none" w:sz="0" w:space="0" w:color="auto"/>
            <w:left w:val="none" w:sz="0" w:space="0" w:color="auto"/>
            <w:bottom w:val="none" w:sz="0" w:space="0" w:color="auto"/>
            <w:right w:val="none" w:sz="0" w:space="0" w:color="auto"/>
          </w:divBdr>
        </w:div>
        <w:div w:id="1874999634">
          <w:marLeft w:val="0"/>
          <w:marRight w:val="0"/>
          <w:marTop w:val="0"/>
          <w:marBottom w:val="0"/>
          <w:divBdr>
            <w:top w:val="none" w:sz="0" w:space="0" w:color="auto"/>
            <w:left w:val="none" w:sz="0" w:space="0" w:color="auto"/>
            <w:bottom w:val="none" w:sz="0" w:space="0" w:color="auto"/>
            <w:right w:val="none" w:sz="0" w:space="0" w:color="auto"/>
          </w:divBdr>
        </w:div>
        <w:div w:id="315451741">
          <w:marLeft w:val="0"/>
          <w:marRight w:val="0"/>
          <w:marTop w:val="0"/>
          <w:marBottom w:val="0"/>
          <w:divBdr>
            <w:top w:val="none" w:sz="0" w:space="0" w:color="auto"/>
            <w:left w:val="none" w:sz="0" w:space="0" w:color="auto"/>
            <w:bottom w:val="none" w:sz="0" w:space="0" w:color="auto"/>
            <w:right w:val="none" w:sz="0" w:space="0" w:color="auto"/>
          </w:divBdr>
        </w:div>
        <w:div w:id="849956085">
          <w:marLeft w:val="0"/>
          <w:marRight w:val="0"/>
          <w:marTop w:val="0"/>
          <w:marBottom w:val="0"/>
          <w:divBdr>
            <w:top w:val="none" w:sz="0" w:space="0" w:color="auto"/>
            <w:left w:val="none" w:sz="0" w:space="0" w:color="auto"/>
            <w:bottom w:val="none" w:sz="0" w:space="0" w:color="auto"/>
            <w:right w:val="none" w:sz="0" w:space="0" w:color="auto"/>
          </w:divBdr>
        </w:div>
        <w:div w:id="1753506287">
          <w:marLeft w:val="0"/>
          <w:marRight w:val="0"/>
          <w:marTop w:val="0"/>
          <w:marBottom w:val="0"/>
          <w:divBdr>
            <w:top w:val="none" w:sz="0" w:space="0" w:color="auto"/>
            <w:left w:val="none" w:sz="0" w:space="0" w:color="auto"/>
            <w:bottom w:val="none" w:sz="0" w:space="0" w:color="auto"/>
            <w:right w:val="none" w:sz="0" w:space="0" w:color="auto"/>
          </w:divBdr>
        </w:div>
        <w:div w:id="591087617">
          <w:marLeft w:val="0"/>
          <w:marRight w:val="0"/>
          <w:marTop w:val="0"/>
          <w:marBottom w:val="0"/>
          <w:divBdr>
            <w:top w:val="none" w:sz="0" w:space="0" w:color="auto"/>
            <w:left w:val="none" w:sz="0" w:space="0" w:color="auto"/>
            <w:bottom w:val="none" w:sz="0" w:space="0" w:color="auto"/>
            <w:right w:val="none" w:sz="0" w:space="0" w:color="auto"/>
          </w:divBdr>
        </w:div>
        <w:div w:id="1963460870">
          <w:marLeft w:val="0"/>
          <w:marRight w:val="0"/>
          <w:marTop w:val="0"/>
          <w:marBottom w:val="0"/>
          <w:divBdr>
            <w:top w:val="none" w:sz="0" w:space="0" w:color="auto"/>
            <w:left w:val="none" w:sz="0" w:space="0" w:color="auto"/>
            <w:bottom w:val="none" w:sz="0" w:space="0" w:color="auto"/>
            <w:right w:val="none" w:sz="0" w:space="0" w:color="auto"/>
          </w:divBdr>
        </w:div>
        <w:div w:id="946810822">
          <w:marLeft w:val="0"/>
          <w:marRight w:val="0"/>
          <w:marTop w:val="0"/>
          <w:marBottom w:val="0"/>
          <w:divBdr>
            <w:top w:val="none" w:sz="0" w:space="0" w:color="auto"/>
            <w:left w:val="none" w:sz="0" w:space="0" w:color="auto"/>
            <w:bottom w:val="none" w:sz="0" w:space="0" w:color="auto"/>
            <w:right w:val="none" w:sz="0" w:space="0" w:color="auto"/>
          </w:divBdr>
        </w:div>
        <w:div w:id="1600063826">
          <w:marLeft w:val="0"/>
          <w:marRight w:val="0"/>
          <w:marTop w:val="0"/>
          <w:marBottom w:val="0"/>
          <w:divBdr>
            <w:top w:val="none" w:sz="0" w:space="0" w:color="auto"/>
            <w:left w:val="none" w:sz="0" w:space="0" w:color="auto"/>
            <w:bottom w:val="none" w:sz="0" w:space="0" w:color="auto"/>
            <w:right w:val="none" w:sz="0" w:space="0" w:color="auto"/>
          </w:divBdr>
        </w:div>
        <w:div w:id="628359728">
          <w:marLeft w:val="0"/>
          <w:marRight w:val="0"/>
          <w:marTop w:val="0"/>
          <w:marBottom w:val="0"/>
          <w:divBdr>
            <w:top w:val="none" w:sz="0" w:space="0" w:color="auto"/>
            <w:left w:val="none" w:sz="0" w:space="0" w:color="auto"/>
            <w:bottom w:val="none" w:sz="0" w:space="0" w:color="auto"/>
            <w:right w:val="none" w:sz="0" w:space="0" w:color="auto"/>
          </w:divBdr>
        </w:div>
        <w:div w:id="112678510">
          <w:marLeft w:val="0"/>
          <w:marRight w:val="0"/>
          <w:marTop w:val="0"/>
          <w:marBottom w:val="0"/>
          <w:divBdr>
            <w:top w:val="none" w:sz="0" w:space="0" w:color="auto"/>
            <w:left w:val="none" w:sz="0" w:space="0" w:color="auto"/>
            <w:bottom w:val="none" w:sz="0" w:space="0" w:color="auto"/>
            <w:right w:val="none" w:sz="0" w:space="0" w:color="auto"/>
          </w:divBdr>
        </w:div>
        <w:div w:id="1281452997">
          <w:marLeft w:val="0"/>
          <w:marRight w:val="0"/>
          <w:marTop w:val="0"/>
          <w:marBottom w:val="0"/>
          <w:divBdr>
            <w:top w:val="none" w:sz="0" w:space="0" w:color="auto"/>
            <w:left w:val="none" w:sz="0" w:space="0" w:color="auto"/>
            <w:bottom w:val="none" w:sz="0" w:space="0" w:color="auto"/>
            <w:right w:val="none" w:sz="0" w:space="0" w:color="auto"/>
          </w:divBdr>
        </w:div>
        <w:div w:id="2058507371">
          <w:marLeft w:val="0"/>
          <w:marRight w:val="0"/>
          <w:marTop w:val="0"/>
          <w:marBottom w:val="0"/>
          <w:divBdr>
            <w:top w:val="none" w:sz="0" w:space="0" w:color="auto"/>
            <w:left w:val="none" w:sz="0" w:space="0" w:color="auto"/>
            <w:bottom w:val="none" w:sz="0" w:space="0" w:color="auto"/>
            <w:right w:val="none" w:sz="0" w:space="0" w:color="auto"/>
          </w:divBdr>
        </w:div>
        <w:div w:id="734665108">
          <w:marLeft w:val="0"/>
          <w:marRight w:val="0"/>
          <w:marTop w:val="0"/>
          <w:marBottom w:val="0"/>
          <w:divBdr>
            <w:top w:val="none" w:sz="0" w:space="0" w:color="auto"/>
            <w:left w:val="none" w:sz="0" w:space="0" w:color="auto"/>
            <w:bottom w:val="none" w:sz="0" w:space="0" w:color="auto"/>
            <w:right w:val="none" w:sz="0" w:space="0" w:color="auto"/>
          </w:divBdr>
        </w:div>
        <w:div w:id="1381704113">
          <w:marLeft w:val="0"/>
          <w:marRight w:val="0"/>
          <w:marTop w:val="0"/>
          <w:marBottom w:val="0"/>
          <w:divBdr>
            <w:top w:val="none" w:sz="0" w:space="0" w:color="auto"/>
            <w:left w:val="none" w:sz="0" w:space="0" w:color="auto"/>
            <w:bottom w:val="none" w:sz="0" w:space="0" w:color="auto"/>
            <w:right w:val="none" w:sz="0" w:space="0" w:color="auto"/>
          </w:divBdr>
        </w:div>
        <w:div w:id="47268144">
          <w:marLeft w:val="0"/>
          <w:marRight w:val="0"/>
          <w:marTop w:val="0"/>
          <w:marBottom w:val="0"/>
          <w:divBdr>
            <w:top w:val="none" w:sz="0" w:space="0" w:color="auto"/>
            <w:left w:val="none" w:sz="0" w:space="0" w:color="auto"/>
            <w:bottom w:val="none" w:sz="0" w:space="0" w:color="auto"/>
            <w:right w:val="none" w:sz="0" w:space="0" w:color="auto"/>
          </w:divBdr>
        </w:div>
        <w:div w:id="2075157289">
          <w:marLeft w:val="0"/>
          <w:marRight w:val="0"/>
          <w:marTop w:val="0"/>
          <w:marBottom w:val="0"/>
          <w:divBdr>
            <w:top w:val="none" w:sz="0" w:space="0" w:color="auto"/>
            <w:left w:val="none" w:sz="0" w:space="0" w:color="auto"/>
            <w:bottom w:val="none" w:sz="0" w:space="0" w:color="auto"/>
            <w:right w:val="none" w:sz="0" w:space="0" w:color="auto"/>
          </w:divBdr>
        </w:div>
        <w:div w:id="901477677">
          <w:marLeft w:val="0"/>
          <w:marRight w:val="0"/>
          <w:marTop w:val="0"/>
          <w:marBottom w:val="0"/>
          <w:divBdr>
            <w:top w:val="none" w:sz="0" w:space="0" w:color="auto"/>
            <w:left w:val="none" w:sz="0" w:space="0" w:color="auto"/>
            <w:bottom w:val="none" w:sz="0" w:space="0" w:color="auto"/>
            <w:right w:val="none" w:sz="0" w:space="0" w:color="auto"/>
          </w:divBdr>
        </w:div>
        <w:div w:id="1860197382">
          <w:marLeft w:val="0"/>
          <w:marRight w:val="0"/>
          <w:marTop w:val="0"/>
          <w:marBottom w:val="0"/>
          <w:divBdr>
            <w:top w:val="none" w:sz="0" w:space="0" w:color="auto"/>
            <w:left w:val="none" w:sz="0" w:space="0" w:color="auto"/>
            <w:bottom w:val="none" w:sz="0" w:space="0" w:color="auto"/>
            <w:right w:val="none" w:sz="0" w:space="0" w:color="auto"/>
          </w:divBdr>
        </w:div>
        <w:div w:id="1899635028">
          <w:marLeft w:val="0"/>
          <w:marRight w:val="0"/>
          <w:marTop w:val="0"/>
          <w:marBottom w:val="0"/>
          <w:divBdr>
            <w:top w:val="none" w:sz="0" w:space="0" w:color="auto"/>
            <w:left w:val="none" w:sz="0" w:space="0" w:color="auto"/>
            <w:bottom w:val="none" w:sz="0" w:space="0" w:color="auto"/>
            <w:right w:val="none" w:sz="0" w:space="0" w:color="auto"/>
          </w:divBdr>
        </w:div>
        <w:div w:id="408623892">
          <w:marLeft w:val="0"/>
          <w:marRight w:val="0"/>
          <w:marTop w:val="0"/>
          <w:marBottom w:val="0"/>
          <w:divBdr>
            <w:top w:val="none" w:sz="0" w:space="0" w:color="auto"/>
            <w:left w:val="none" w:sz="0" w:space="0" w:color="auto"/>
            <w:bottom w:val="none" w:sz="0" w:space="0" w:color="auto"/>
            <w:right w:val="none" w:sz="0" w:space="0" w:color="auto"/>
          </w:divBdr>
        </w:div>
        <w:div w:id="1418744842">
          <w:marLeft w:val="0"/>
          <w:marRight w:val="0"/>
          <w:marTop w:val="0"/>
          <w:marBottom w:val="0"/>
          <w:divBdr>
            <w:top w:val="none" w:sz="0" w:space="0" w:color="auto"/>
            <w:left w:val="none" w:sz="0" w:space="0" w:color="auto"/>
            <w:bottom w:val="none" w:sz="0" w:space="0" w:color="auto"/>
            <w:right w:val="none" w:sz="0" w:space="0" w:color="auto"/>
          </w:divBdr>
        </w:div>
        <w:div w:id="904678564">
          <w:marLeft w:val="0"/>
          <w:marRight w:val="0"/>
          <w:marTop w:val="0"/>
          <w:marBottom w:val="0"/>
          <w:divBdr>
            <w:top w:val="none" w:sz="0" w:space="0" w:color="auto"/>
            <w:left w:val="none" w:sz="0" w:space="0" w:color="auto"/>
            <w:bottom w:val="none" w:sz="0" w:space="0" w:color="auto"/>
            <w:right w:val="none" w:sz="0" w:space="0" w:color="auto"/>
          </w:divBdr>
        </w:div>
        <w:div w:id="1135178342">
          <w:marLeft w:val="0"/>
          <w:marRight w:val="0"/>
          <w:marTop w:val="0"/>
          <w:marBottom w:val="0"/>
          <w:divBdr>
            <w:top w:val="none" w:sz="0" w:space="0" w:color="auto"/>
            <w:left w:val="none" w:sz="0" w:space="0" w:color="auto"/>
            <w:bottom w:val="none" w:sz="0" w:space="0" w:color="auto"/>
            <w:right w:val="none" w:sz="0" w:space="0" w:color="auto"/>
          </w:divBdr>
        </w:div>
        <w:div w:id="1642421446">
          <w:marLeft w:val="0"/>
          <w:marRight w:val="0"/>
          <w:marTop w:val="0"/>
          <w:marBottom w:val="0"/>
          <w:divBdr>
            <w:top w:val="none" w:sz="0" w:space="0" w:color="auto"/>
            <w:left w:val="none" w:sz="0" w:space="0" w:color="auto"/>
            <w:bottom w:val="none" w:sz="0" w:space="0" w:color="auto"/>
            <w:right w:val="none" w:sz="0" w:space="0" w:color="auto"/>
          </w:divBdr>
        </w:div>
        <w:div w:id="792552323">
          <w:marLeft w:val="0"/>
          <w:marRight w:val="0"/>
          <w:marTop w:val="0"/>
          <w:marBottom w:val="0"/>
          <w:divBdr>
            <w:top w:val="none" w:sz="0" w:space="0" w:color="auto"/>
            <w:left w:val="none" w:sz="0" w:space="0" w:color="auto"/>
            <w:bottom w:val="none" w:sz="0" w:space="0" w:color="auto"/>
            <w:right w:val="none" w:sz="0" w:space="0" w:color="auto"/>
          </w:divBdr>
        </w:div>
        <w:div w:id="842551169">
          <w:marLeft w:val="0"/>
          <w:marRight w:val="0"/>
          <w:marTop w:val="0"/>
          <w:marBottom w:val="0"/>
          <w:divBdr>
            <w:top w:val="none" w:sz="0" w:space="0" w:color="auto"/>
            <w:left w:val="none" w:sz="0" w:space="0" w:color="auto"/>
            <w:bottom w:val="none" w:sz="0" w:space="0" w:color="auto"/>
            <w:right w:val="none" w:sz="0" w:space="0" w:color="auto"/>
          </w:divBdr>
        </w:div>
        <w:div w:id="930360593">
          <w:marLeft w:val="0"/>
          <w:marRight w:val="0"/>
          <w:marTop w:val="0"/>
          <w:marBottom w:val="0"/>
          <w:divBdr>
            <w:top w:val="none" w:sz="0" w:space="0" w:color="auto"/>
            <w:left w:val="none" w:sz="0" w:space="0" w:color="auto"/>
            <w:bottom w:val="none" w:sz="0" w:space="0" w:color="auto"/>
            <w:right w:val="none" w:sz="0" w:space="0" w:color="auto"/>
          </w:divBdr>
        </w:div>
        <w:div w:id="52434685">
          <w:marLeft w:val="0"/>
          <w:marRight w:val="0"/>
          <w:marTop w:val="0"/>
          <w:marBottom w:val="0"/>
          <w:divBdr>
            <w:top w:val="none" w:sz="0" w:space="0" w:color="auto"/>
            <w:left w:val="none" w:sz="0" w:space="0" w:color="auto"/>
            <w:bottom w:val="none" w:sz="0" w:space="0" w:color="auto"/>
            <w:right w:val="none" w:sz="0" w:space="0" w:color="auto"/>
          </w:divBdr>
        </w:div>
        <w:div w:id="1978609658">
          <w:marLeft w:val="0"/>
          <w:marRight w:val="0"/>
          <w:marTop w:val="0"/>
          <w:marBottom w:val="0"/>
          <w:divBdr>
            <w:top w:val="none" w:sz="0" w:space="0" w:color="auto"/>
            <w:left w:val="none" w:sz="0" w:space="0" w:color="auto"/>
            <w:bottom w:val="none" w:sz="0" w:space="0" w:color="auto"/>
            <w:right w:val="none" w:sz="0" w:space="0" w:color="auto"/>
          </w:divBdr>
        </w:div>
        <w:div w:id="298847841">
          <w:marLeft w:val="0"/>
          <w:marRight w:val="0"/>
          <w:marTop w:val="0"/>
          <w:marBottom w:val="0"/>
          <w:divBdr>
            <w:top w:val="none" w:sz="0" w:space="0" w:color="auto"/>
            <w:left w:val="none" w:sz="0" w:space="0" w:color="auto"/>
            <w:bottom w:val="none" w:sz="0" w:space="0" w:color="auto"/>
            <w:right w:val="none" w:sz="0" w:space="0" w:color="auto"/>
          </w:divBdr>
        </w:div>
        <w:div w:id="1003512243">
          <w:marLeft w:val="0"/>
          <w:marRight w:val="0"/>
          <w:marTop w:val="0"/>
          <w:marBottom w:val="0"/>
          <w:divBdr>
            <w:top w:val="none" w:sz="0" w:space="0" w:color="auto"/>
            <w:left w:val="none" w:sz="0" w:space="0" w:color="auto"/>
            <w:bottom w:val="none" w:sz="0" w:space="0" w:color="auto"/>
            <w:right w:val="none" w:sz="0" w:space="0" w:color="auto"/>
          </w:divBdr>
        </w:div>
        <w:div w:id="1199733062">
          <w:marLeft w:val="0"/>
          <w:marRight w:val="0"/>
          <w:marTop w:val="0"/>
          <w:marBottom w:val="0"/>
          <w:divBdr>
            <w:top w:val="none" w:sz="0" w:space="0" w:color="auto"/>
            <w:left w:val="none" w:sz="0" w:space="0" w:color="auto"/>
            <w:bottom w:val="none" w:sz="0" w:space="0" w:color="auto"/>
            <w:right w:val="none" w:sz="0" w:space="0" w:color="auto"/>
          </w:divBdr>
        </w:div>
        <w:div w:id="701906632">
          <w:marLeft w:val="0"/>
          <w:marRight w:val="0"/>
          <w:marTop w:val="0"/>
          <w:marBottom w:val="0"/>
          <w:divBdr>
            <w:top w:val="none" w:sz="0" w:space="0" w:color="auto"/>
            <w:left w:val="none" w:sz="0" w:space="0" w:color="auto"/>
            <w:bottom w:val="none" w:sz="0" w:space="0" w:color="auto"/>
            <w:right w:val="none" w:sz="0" w:space="0" w:color="auto"/>
          </w:divBdr>
        </w:div>
        <w:div w:id="649483554">
          <w:marLeft w:val="0"/>
          <w:marRight w:val="0"/>
          <w:marTop w:val="0"/>
          <w:marBottom w:val="0"/>
          <w:divBdr>
            <w:top w:val="none" w:sz="0" w:space="0" w:color="auto"/>
            <w:left w:val="none" w:sz="0" w:space="0" w:color="auto"/>
            <w:bottom w:val="none" w:sz="0" w:space="0" w:color="auto"/>
            <w:right w:val="none" w:sz="0" w:space="0" w:color="auto"/>
          </w:divBdr>
        </w:div>
        <w:div w:id="304552598">
          <w:marLeft w:val="0"/>
          <w:marRight w:val="0"/>
          <w:marTop w:val="0"/>
          <w:marBottom w:val="0"/>
          <w:divBdr>
            <w:top w:val="none" w:sz="0" w:space="0" w:color="auto"/>
            <w:left w:val="none" w:sz="0" w:space="0" w:color="auto"/>
            <w:bottom w:val="none" w:sz="0" w:space="0" w:color="auto"/>
            <w:right w:val="none" w:sz="0" w:space="0" w:color="auto"/>
          </w:divBdr>
        </w:div>
        <w:div w:id="184439816">
          <w:marLeft w:val="0"/>
          <w:marRight w:val="0"/>
          <w:marTop w:val="0"/>
          <w:marBottom w:val="0"/>
          <w:divBdr>
            <w:top w:val="none" w:sz="0" w:space="0" w:color="auto"/>
            <w:left w:val="none" w:sz="0" w:space="0" w:color="auto"/>
            <w:bottom w:val="none" w:sz="0" w:space="0" w:color="auto"/>
            <w:right w:val="none" w:sz="0" w:space="0" w:color="auto"/>
          </w:divBdr>
        </w:div>
        <w:div w:id="1781801221">
          <w:marLeft w:val="0"/>
          <w:marRight w:val="0"/>
          <w:marTop w:val="0"/>
          <w:marBottom w:val="0"/>
          <w:divBdr>
            <w:top w:val="none" w:sz="0" w:space="0" w:color="auto"/>
            <w:left w:val="none" w:sz="0" w:space="0" w:color="auto"/>
            <w:bottom w:val="none" w:sz="0" w:space="0" w:color="auto"/>
            <w:right w:val="none" w:sz="0" w:space="0" w:color="auto"/>
          </w:divBdr>
        </w:div>
        <w:div w:id="1420709764">
          <w:marLeft w:val="0"/>
          <w:marRight w:val="0"/>
          <w:marTop w:val="0"/>
          <w:marBottom w:val="0"/>
          <w:divBdr>
            <w:top w:val="none" w:sz="0" w:space="0" w:color="auto"/>
            <w:left w:val="none" w:sz="0" w:space="0" w:color="auto"/>
            <w:bottom w:val="none" w:sz="0" w:space="0" w:color="auto"/>
            <w:right w:val="none" w:sz="0" w:space="0" w:color="auto"/>
          </w:divBdr>
        </w:div>
        <w:div w:id="744912930">
          <w:marLeft w:val="0"/>
          <w:marRight w:val="0"/>
          <w:marTop w:val="0"/>
          <w:marBottom w:val="0"/>
          <w:divBdr>
            <w:top w:val="none" w:sz="0" w:space="0" w:color="auto"/>
            <w:left w:val="none" w:sz="0" w:space="0" w:color="auto"/>
            <w:bottom w:val="none" w:sz="0" w:space="0" w:color="auto"/>
            <w:right w:val="none" w:sz="0" w:space="0" w:color="auto"/>
          </w:divBdr>
        </w:div>
        <w:div w:id="1281566896">
          <w:marLeft w:val="0"/>
          <w:marRight w:val="0"/>
          <w:marTop w:val="0"/>
          <w:marBottom w:val="0"/>
          <w:divBdr>
            <w:top w:val="none" w:sz="0" w:space="0" w:color="auto"/>
            <w:left w:val="none" w:sz="0" w:space="0" w:color="auto"/>
            <w:bottom w:val="none" w:sz="0" w:space="0" w:color="auto"/>
            <w:right w:val="none" w:sz="0" w:space="0" w:color="auto"/>
          </w:divBdr>
        </w:div>
        <w:div w:id="2063749407">
          <w:marLeft w:val="0"/>
          <w:marRight w:val="0"/>
          <w:marTop w:val="0"/>
          <w:marBottom w:val="0"/>
          <w:divBdr>
            <w:top w:val="none" w:sz="0" w:space="0" w:color="auto"/>
            <w:left w:val="none" w:sz="0" w:space="0" w:color="auto"/>
            <w:bottom w:val="none" w:sz="0" w:space="0" w:color="auto"/>
            <w:right w:val="none" w:sz="0" w:space="0" w:color="auto"/>
          </w:divBdr>
        </w:div>
        <w:div w:id="967007638">
          <w:marLeft w:val="0"/>
          <w:marRight w:val="0"/>
          <w:marTop w:val="0"/>
          <w:marBottom w:val="0"/>
          <w:divBdr>
            <w:top w:val="none" w:sz="0" w:space="0" w:color="auto"/>
            <w:left w:val="none" w:sz="0" w:space="0" w:color="auto"/>
            <w:bottom w:val="none" w:sz="0" w:space="0" w:color="auto"/>
            <w:right w:val="none" w:sz="0" w:space="0" w:color="auto"/>
          </w:divBdr>
        </w:div>
        <w:div w:id="1839346051">
          <w:marLeft w:val="0"/>
          <w:marRight w:val="0"/>
          <w:marTop w:val="0"/>
          <w:marBottom w:val="0"/>
          <w:divBdr>
            <w:top w:val="none" w:sz="0" w:space="0" w:color="auto"/>
            <w:left w:val="none" w:sz="0" w:space="0" w:color="auto"/>
            <w:bottom w:val="none" w:sz="0" w:space="0" w:color="auto"/>
            <w:right w:val="none" w:sz="0" w:space="0" w:color="auto"/>
          </w:divBdr>
        </w:div>
        <w:div w:id="249244767">
          <w:marLeft w:val="0"/>
          <w:marRight w:val="0"/>
          <w:marTop w:val="0"/>
          <w:marBottom w:val="0"/>
          <w:divBdr>
            <w:top w:val="none" w:sz="0" w:space="0" w:color="auto"/>
            <w:left w:val="none" w:sz="0" w:space="0" w:color="auto"/>
            <w:bottom w:val="none" w:sz="0" w:space="0" w:color="auto"/>
            <w:right w:val="none" w:sz="0" w:space="0" w:color="auto"/>
          </w:divBdr>
        </w:div>
        <w:div w:id="1260485641">
          <w:marLeft w:val="0"/>
          <w:marRight w:val="0"/>
          <w:marTop w:val="0"/>
          <w:marBottom w:val="0"/>
          <w:divBdr>
            <w:top w:val="none" w:sz="0" w:space="0" w:color="auto"/>
            <w:left w:val="none" w:sz="0" w:space="0" w:color="auto"/>
            <w:bottom w:val="none" w:sz="0" w:space="0" w:color="auto"/>
            <w:right w:val="none" w:sz="0" w:space="0" w:color="auto"/>
          </w:divBdr>
        </w:div>
        <w:div w:id="569997464">
          <w:marLeft w:val="0"/>
          <w:marRight w:val="0"/>
          <w:marTop w:val="0"/>
          <w:marBottom w:val="0"/>
          <w:divBdr>
            <w:top w:val="none" w:sz="0" w:space="0" w:color="auto"/>
            <w:left w:val="none" w:sz="0" w:space="0" w:color="auto"/>
            <w:bottom w:val="none" w:sz="0" w:space="0" w:color="auto"/>
            <w:right w:val="none" w:sz="0" w:space="0" w:color="auto"/>
          </w:divBdr>
        </w:div>
        <w:div w:id="25957613">
          <w:marLeft w:val="0"/>
          <w:marRight w:val="0"/>
          <w:marTop w:val="0"/>
          <w:marBottom w:val="0"/>
          <w:divBdr>
            <w:top w:val="none" w:sz="0" w:space="0" w:color="auto"/>
            <w:left w:val="none" w:sz="0" w:space="0" w:color="auto"/>
            <w:bottom w:val="none" w:sz="0" w:space="0" w:color="auto"/>
            <w:right w:val="none" w:sz="0" w:space="0" w:color="auto"/>
          </w:divBdr>
        </w:div>
        <w:div w:id="1295477322">
          <w:marLeft w:val="0"/>
          <w:marRight w:val="0"/>
          <w:marTop w:val="0"/>
          <w:marBottom w:val="0"/>
          <w:divBdr>
            <w:top w:val="none" w:sz="0" w:space="0" w:color="auto"/>
            <w:left w:val="none" w:sz="0" w:space="0" w:color="auto"/>
            <w:bottom w:val="none" w:sz="0" w:space="0" w:color="auto"/>
            <w:right w:val="none" w:sz="0" w:space="0" w:color="auto"/>
          </w:divBdr>
        </w:div>
        <w:div w:id="1292860988">
          <w:marLeft w:val="0"/>
          <w:marRight w:val="0"/>
          <w:marTop w:val="0"/>
          <w:marBottom w:val="0"/>
          <w:divBdr>
            <w:top w:val="none" w:sz="0" w:space="0" w:color="auto"/>
            <w:left w:val="none" w:sz="0" w:space="0" w:color="auto"/>
            <w:bottom w:val="none" w:sz="0" w:space="0" w:color="auto"/>
            <w:right w:val="none" w:sz="0" w:space="0" w:color="auto"/>
          </w:divBdr>
        </w:div>
        <w:div w:id="63723957">
          <w:marLeft w:val="0"/>
          <w:marRight w:val="0"/>
          <w:marTop w:val="0"/>
          <w:marBottom w:val="0"/>
          <w:divBdr>
            <w:top w:val="none" w:sz="0" w:space="0" w:color="auto"/>
            <w:left w:val="none" w:sz="0" w:space="0" w:color="auto"/>
            <w:bottom w:val="none" w:sz="0" w:space="0" w:color="auto"/>
            <w:right w:val="none" w:sz="0" w:space="0" w:color="auto"/>
          </w:divBdr>
        </w:div>
        <w:div w:id="315841569">
          <w:marLeft w:val="0"/>
          <w:marRight w:val="0"/>
          <w:marTop w:val="0"/>
          <w:marBottom w:val="0"/>
          <w:divBdr>
            <w:top w:val="none" w:sz="0" w:space="0" w:color="auto"/>
            <w:left w:val="none" w:sz="0" w:space="0" w:color="auto"/>
            <w:bottom w:val="none" w:sz="0" w:space="0" w:color="auto"/>
            <w:right w:val="none" w:sz="0" w:space="0" w:color="auto"/>
          </w:divBdr>
        </w:div>
        <w:div w:id="330178419">
          <w:marLeft w:val="0"/>
          <w:marRight w:val="0"/>
          <w:marTop w:val="0"/>
          <w:marBottom w:val="0"/>
          <w:divBdr>
            <w:top w:val="none" w:sz="0" w:space="0" w:color="auto"/>
            <w:left w:val="none" w:sz="0" w:space="0" w:color="auto"/>
            <w:bottom w:val="none" w:sz="0" w:space="0" w:color="auto"/>
            <w:right w:val="none" w:sz="0" w:space="0" w:color="auto"/>
          </w:divBdr>
        </w:div>
        <w:div w:id="427847944">
          <w:marLeft w:val="0"/>
          <w:marRight w:val="0"/>
          <w:marTop w:val="0"/>
          <w:marBottom w:val="0"/>
          <w:divBdr>
            <w:top w:val="none" w:sz="0" w:space="0" w:color="auto"/>
            <w:left w:val="none" w:sz="0" w:space="0" w:color="auto"/>
            <w:bottom w:val="none" w:sz="0" w:space="0" w:color="auto"/>
            <w:right w:val="none" w:sz="0" w:space="0" w:color="auto"/>
          </w:divBdr>
        </w:div>
        <w:div w:id="1937790603">
          <w:marLeft w:val="0"/>
          <w:marRight w:val="0"/>
          <w:marTop w:val="0"/>
          <w:marBottom w:val="0"/>
          <w:divBdr>
            <w:top w:val="none" w:sz="0" w:space="0" w:color="auto"/>
            <w:left w:val="none" w:sz="0" w:space="0" w:color="auto"/>
            <w:bottom w:val="none" w:sz="0" w:space="0" w:color="auto"/>
            <w:right w:val="none" w:sz="0" w:space="0" w:color="auto"/>
          </w:divBdr>
        </w:div>
        <w:div w:id="1189024838">
          <w:marLeft w:val="0"/>
          <w:marRight w:val="0"/>
          <w:marTop w:val="0"/>
          <w:marBottom w:val="0"/>
          <w:divBdr>
            <w:top w:val="none" w:sz="0" w:space="0" w:color="auto"/>
            <w:left w:val="none" w:sz="0" w:space="0" w:color="auto"/>
            <w:bottom w:val="none" w:sz="0" w:space="0" w:color="auto"/>
            <w:right w:val="none" w:sz="0" w:space="0" w:color="auto"/>
          </w:divBdr>
        </w:div>
        <w:div w:id="1413818363">
          <w:marLeft w:val="0"/>
          <w:marRight w:val="0"/>
          <w:marTop w:val="0"/>
          <w:marBottom w:val="0"/>
          <w:divBdr>
            <w:top w:val="none" w:sz="0" w:space="0" w:color="auto"/>
            <w:left w:val="none" w:sz="0" w:space="0" w:color="auto"/>
            <w:bottom w:val="none" w:sz="0" w:space="0" w:color="auto"/>
            <w:right w:val="none" w:sz="0" w:space="0" w:color="auto"/>
          </w:divBdr>
        </w:div>
        <w:div w:id="1286231095">
          <w:marLeft w:val="0"/>
          <w:marRight w:val="0"/>
          <w:marTop w:val="0"/>
          <w:marBottom w:val="0"/>
          <w:divBdr>
            <w:top w:val="none" w:sz="0" w:space="0" w:color="auto"/>
            <w:left w:val="none" w:sz="0" w:space="0" w:color="auto"/>
            <w:bottom w:val="none" w:sz="0" w:space="0" w:color="auto"/>
            <w:right w:val="none" w:sz="0" w:space="0" w:color="auto"/>
          </w:divBdr>
        </w:div>
        <w:div w:id="1928077170">
          <w:marLeft w:val="0"/>
          <w:marRight w:val="0"/>
          <w:marTop w:val="0"/>
          <w:marBottom w:val="0"/>
          <w:divBdr>
            <w:top w:val="none" w:sz="0" w:space="0" w:color="auto"/>
            <w:left w:val="none" w:sz="0" w:space="0" w:color="auto"/>
            <w:bottom w:val="none" w:sz="0" w:space="0" w:color="auto"/>
            <w:right w:val="none" w:sz="0" w:space="0" w:color="auto"/>
          </w:divBdr>
        </w:div>
        <w:div w:id="1876648668">
          <w:marLeft w:val="0"/>
          <w:marRight w:val="0"/>
          <w:marTop w:val="0"/>
          <w:marBottom w:val="0"/>
          <w:divBdr>
            <w:top w:val="none" w:sz="0" w:space="0" w:color="auto"/>
            <w:left w:val="none" w:sz="0" w:space="0" w:color="auto"/>
            <w:bottom w:val="none" w:sz="0" w:space="0" w:color="auto"/>
            <w:right w:val="none" w:sz="0" w:space="0" w:color="auto"/>
          </w:divBdr>
        </w:div>
        <w:div w:id="816651248">
          <w:marLeft w:val="0"/>
          <w:marRight w:val="0"/>
          <w:marTop w:val="0"/>
          <w:marBottom w:val="0"/>
          <w:divBdr>
            <w:top w:val="none" w:sz="0" w:space="0" w:color="auto"/>
            <w:left w:val="none" w:sz="0" w:space="0" w:color="auto"/>
            <w:bottom w:val="none" w:sz="0" w:space="0" w:color="auto"/>
            <w:right w:val="none" w:sz="0" w:space="0" w:color="auto"/>
          </w:divBdr>
        </w:div>
        <w:div w:id="1469057353">
          <w:marLeft w:val="0"/>
          <w:marRight w:val="0"/>
          <w:marTop w:val="0"/>
          <w:marBottom w:val="0"/>
          <w:divBdr>
            <w:top w:val="none" w:sz="0" w:space="0" w:color="auto"/>
            <w:left w:val="none" w:sz="0" w:space="0" w:color="auto"/>
            <w:bottom w:val="none" w:sz="0" w:space="0" w:color="auto"/>
            <w:right w:val="none" w:sz="0" w:space="0" w:color="auto"/>
          </w:divBdr>
        </w:div>
        <w:div w:id="1237397776">
          <w:marLeft w:val="0"/>
          <w:marRight w:val="0"/>
          <w:marTop w:val="0"/>
          <w:marBottom w:val="0"/>
          <w:divBdr>
            <w:top w:val="none" w:sz="0" w:space="0" w:color="auto"/>
            <w:left w:val="none" w:sz="0" w:space="0" w:color="auto"/>
            <w:bottom w:val="none" w:sz="0" w:space="0" w:color="auto"/>
            <w:right w:val="none" w:sz="0" w:space="0" w:color="auto"/>
          </w:divBdr>
        </w:div>
        <w:div w:id="1508715396">
          <w:marLeft w:val="0"/>
          <w:marRight w:val="0"/>
          <w:marTop w:val="0"/>
          <w:marBottom w:val="0"/>
          <w:divBdr>
            <w:top w:val="none" w:sz="0" w:space="0" w:color="auto"/>
            <w:left w:val="none" w:sz="0" w:space="0" w:color="auto"/>
            <w:bottom w:val="none" w:sz="0" w:space="0" w:color="auto"/>
            <w:right w:val="none" w:sz="0" w:space="0" w:color="auto"/>
          </w:divBdr>
        </w:div>
        <w:div w:id="1858227603">
          <w:marLeft w:val="0"/>
          <w:marRight w:val="0"/>
          <w:marTop w:val="0"/>
          <w:marBottom w:val="0"/>
          <w:divBdr>
            <w:top w:val="none" w:sz="0" w:space="0" w:color="auto"/>
            <w:left w:val="none" w:sz="0" w:space="0" w:color="auto"/>
            <w:bottom w:val="none" w:sz="0" w:space="0" w:color="auto"/>
            <w:right w:val="none" w:sz="0" w:space="0" w:color="auto"/>
          </w:divBdr>
        </w:div>
        <w:div w:id="267615685">
          <w:marLeft w:val="0"/>
          <w:marRight w:val="0"/>
          <w:marTop w:val="0"/>
          <w:marBottom w:val="0"/>
          <w:divBdr>
            <w:top w:val="none" w:sz="0" w:space="0" w:color="auto"/>
            <w:left w:val="none" w:sz="0" w:space="0" w:color="auto"/>
            <w:bottom w:val="none" w:sz="0" w:space="0" w:color="auto"/>
            <w:right w:val="none" w:sz="0" w:space="0" w:color="auto"/>
          </w:divBdr>
        </w:div>
        <w:div w:id="273482608">
          <w:marLeft w:val="0"/>
          <w:marRight w:val="0"/>
          <w:marTop w:val="0"/>
          <w:marBottom w:val="0"/>
          <w:divBdr>
            <w:top w:val="none" w:sz="0" w:space="0" w:color="auto"/>
            <w:left w:val="none" w:sz="0" w:space="0" w:color="auto"/>
            <w:bottom w:val="none" w:sz="0" w:space="0" w:color="auto"/>
            <w:right w:val="none" w:sz="0" w:space="0" w:color="auto"/>
          </w:divBdr>
        </w:div>
        <w:div w:id="1600136259">
          <w:marLeft w:val="0"/>
          <w:marRight w:val="0"/>
          <w:marTop w:val="0"/>
          <w:marBottom w:val="0"/>
          <w:divBdr>
            <w:top w:val="none" w:sz="0" w:space="0" w:color="auto"/>
            <w:left w:val="none" w:sz="0" w:space="0" w:color="auto"/>
            <w:bottom w:val="none" w:sz="0" w:space="0" w:color="auto"/>
            <w:right w:val="none" w:sz="0" w:space="0" w:color="auto"/>
          </w:divBdr>
        </w:div>
        <w:div w:id="1120681380">
          <w:marLeft w:val="0"/>
          <w:marRight w:val="0"/>
          <w:marTop w:val="0"/>
          <w:marBottom w:val="0"/>
          <w:divBdr>
            <w:top w:val="none" w:sz="0" w:space="0" w:color="auto"/>
            <w:left w:val="none" w:sz="0" w:space="0" w:color="auto"/>
            <w:bottom w:val="none" w:sz="0" w:space="0" w:color="auto"/>
            <w:right w:val="none" w:sz="0" w:space="0" w:color="auto"/>
          </w:divBdr>
        </w:div>
        <w:div w:id="1328366008">
          <w:marLeft w:val="0"/>
          <w:marRight w:val="0"/>
          <w:marTop w:val="0"/>
          <w:marBottom w:val="0"/>
          <w:divBdr>
            <w:top w:val="none" w:sz="0" w:space="0" w:color="auto"/>
            <w:left w:val="none" w:sz="0" w:space="0" w:color="auto"/>
            <w:bottom w:val="none" w:sz="0" w:space="0" w:color="auto"/>
            <w:right w:val="none" w:sz="0" w:space="0" w:color="auto"/>
          </w:divBdr>
        </w:div>
        <w:div w:id="1509251790">
          <w:marLeft w:val="0"/>
          <w:marRight w:val="0"/>
          <w:marTop w:val="0"/>
          <w:marBottom w:val="0"/>
          <w:divBdr>
            <w:top w:val="none" w:sz="0" w:space="0" w:color="auto"/>
            <w:left w:val="none" w:sz="0" w:space="0" w:color="auto"/>
            <w:bottom w:val="none" w:sz="0" w:space="0" w:color="auto"/>
            <w:right w:val="none" w:sz="0" w:space="0" w:color="auto"/>
          </w:divBdr>
        </w:div>
        <w:div w:id="557134792">
          <w:marLeft w:val="0"/>
          <w:marRight w:val="0"/>
          <w:marTop w:val="0"/>
          <w:marBottom w:val="0"/>
          <w:divBdr>
            <w:top w:val="none" w:sz="0" w:space="0" w:color="auto"/>
            <w:left w:val="none" w:sz="0" w:space="0" w:color="auto"/>
            <w:bottom w:val="none" w:sz="0" w:space="0" w:color="auto"/>
            <w:right w:val="none" w:sz="0" w:space="0" w:color="auto"/>
          </w:divBdr>
        </w:div>
        <w:div w:id="575476749">
          <w:marLeft w:val="0"/>
          <w:marRight w:val="0"/>
          <w:marTop w:val="0"/>
          <w:marBottom w:val="0"/>
          <w:divBdr>
            <w:top w:val="none" w:sz="0" w:space="0" w:color="auto"/>
            <w:left w:val="none" w:sz="0" w:space="0" w:color="auto"/>
            <w:bottom w:val="none" w:sz="0" w:space="0" w:color="auto"/>
            <w:right w:val="none" w:sz="0" w:space="0" w:color="auto"/>
          </w:divBdr>
        </w:div>
        <w:div w:id="1183318255">
          <w:marLeft w:val="0"/>
          <w:marRight w:val="0"/>
          <w:marTop w:val="0"/>
          <w:marBottom w:val="0"/>
          <w:divBdr>
            <w:top w:val="none" w:sz="0" w:space="0" w:color="auto"/>
            <w:left w:val="none" w:sz="0" w:space="0" w:color="auto"/>
            <w:bottom w:val="none" w:sz="0" w:space="0" w:color="auto"/>
            <w:right w:val="none" w:sz="0" w:space="0" w:color="auto"/>
          </w:divBdr>
        </w:div>
        <w:div w:id="1257131173">
          <w:marLeft w:val="0"/>
          <w:marRight w:val="0"/>
          <w:marTop w:val="0"/>
          <w:marBottom w:val="0"/>
          <w:divBdr>
            <w:top w:val="none" w:sz="0" w:space="0" w:color="auto"/>
            <w:left w:val="none" w:sz="0" w:space="0" w:color="auto"/>
            <w:bottom w:val="none" w:sz="0" w:space="0" w:color="auto"/>
            <w:right w:val="none" w:sz="0" w:space="0" w:color="auto"/>
          </w:divBdr>
        </w:div>
        <w:div w:id="1806659692">
          <w:marLeft w:val="0"/>
          <w:marRight w:val="0"/>
          <w:marTop w:val="0"/>
          <w:marBottom w:val="0"/>
          <w:divBdr>
            <w:top w:val="none" w:sz="0" w:space="0" w:color="auto"/>
            <w:left w:val="none" w:sz="0" w:space="0" w:color="auto"/>
            <w:bottom w:val="none" w:sz="0" w:space="0" w:color="auto"/>
            <w:right w:val="none" w:sz="0" w:space="0" w:color="auto"/>
          </w:divBdr>
        </w:div>
        <w:div w:id="2054885135">
          <w:marLeft w:val="0"/>
          <w:marRight w:val="0"/>
          <w:marTop w:val="0"/>
          <w:marBottom w:val="0"/>
          <w:divBdr>
            <w:top w:val="none" w:sz="0" w:space="0" w:color="auto"/>
            <w:left w:val="none" w:sz="0" w:space="0" w:color="auto"/>
            <w:bottom w:val="none" w:sz="0" w:space="0" w:color="auto"/>
            <w:right w:val="none" w:sz="0" w:space="0" w:color="auto"/>
          </w:divBdr>
        </w:div>
        <w:div w:id="820345558">
          <w:marLeft w:val="0"/>
          <w:marRight w:val="0"/>
          <w:marTop w:val="0"/>
          <w:marBottom w:val="0"/>
          <w:divBdr>
            <w:top w:val="none" w:sz="0" w:space="0" w:color="auto"/>
            <w:left w:val="none" w:sz="0" w:space="0" w:color="auto"/>
            <w:bottom w:val="none" w:sz="0" w:space="0" w:color="auto"/>
            <w:right w:val="none" w:sz="0" w:space="0" w:color="auto"/>
          </w:divBdr>
        </w:div>
        <w:div w:id="591163537">
          <w:marLeft w:val="0"/>
          <w:marRight w:val="0"/>
          <w:marTop w:val="0"/>
          <w:marBottom w:val="0"/>
          <w:divBdr>
            <w:top w:val="none" w:sz="0" w:space="0" w:color="auto"/>
            <w:left w:val="none" w:sz="0" w:space="0" w:color="auto"/>
            <w:bottom w:val="none" w:sz="0" w:space="0" w:color="auto"/>
            <w:right w:val="none" w:sz="0" w:space="0" w:color="auto"/>
          </w:divBdr>
        </w:div>
        <w:div w:id="308944583">
          <w:marLeft w:val="0"/>
          <w:marRight w:val="0"/>
          <w:marTop w:val="0"/>
          <w:marBottom w:val="0"/>
          <w:divBdr>
            <w:top w:val="none" w:sz="0" w:space="0" w:color="auto"/>
            <w:left w:val="none" w:sz="0" w:space="0" w:color="auto"/>
            <w:bottom w:val="none" w:sz="0" w:space="0" w:color="auto"/>
            <w:right w:val="none" w:sz="0" w:space="0" w:color="auto"/>
          </w:divBdr>
        </w:div>
        <w:div w:id="1179736046">
          <w:marLeft w:val="0"/>
          <w:marRight w:val="0"/>
          <w:marTop w:val="0"/>
          <w:marBottom w:val="0"/>
          <w:divBdr>
            <w:top w:val="none" w:sz="0" w:space="0" w:color="auto"/>
            <w:left w:val="none" w:sz="0" w:space="0" w:color="auto"/>
            <w:bottom w:val="none" w:sz="0" w:space="0" w:color="auto"/>
            <w:right w:val="none" w:sz="0" w:space="0" w:color="auto"/>
          </w:divBdr>
        </w:div>
        <w:div w:id="1443647502">
          <w:marLeft w:val="0"/>
          <w:marRight w:val="0"/>
          <w:marTop w:val="0"/>
          <w:marBottom w:val="0"/>
          <w:divBdr>
            <w:top w:val="none" w:sz="0" w:space="0" w:color="auto"/>
            <w:left w:val="none" w:sz="0" w:space="0" w:color="auto"/>
            <w:bottom w:val="none" w:sz="0" w:space="0" w:color="auto"/>
            <w:right w:val="none" w:sz="0" w:space="0" w:color="auto"/>
          </w:divBdr>
        </w:div>
        <w:div w:id="1310865481">
          <w:marLeft w:val="0"/>
          <w:marRight w:val="0"/>
          <w:marTop w:val="0"/>
          <w:marBottom w:val="0"/>
          <w:divBdr>
            <w:top w:val="none" w:sz="0" w:space="0" w:color="auto"/>
            <w:left w:val="none" w:sz="0" w:space="0" w:color="auto"/>
            <w:bottom w:val="none" w:sz="0" w:space="0" w:color="auto"/>
            <w:right w:val="none" w:sz="0" w:space="0" w:color="auto"/>
          </w:divBdr>
        </w:div>
        <w:div w:id="1706833530">
          <w:marLeft w:val="0"/>
          <w:marRight w:val="0"/>
          <w:marTop w:val="0"/>
          <w:marBottom w:val="0"/>
          <w:divBdr>
            <w:top w:val="none" w:sz="0" w:space="0" w:color="auto"/>
            <w:left w:val="none" w:sz="0" w:space="0" w:color="auto"/>
            <w:bottom w:val="none" w:sz="0" w:space="0" w:color="auto"/>
            <w:right w:val="none" w:sz="0" w:space="0" w:color="auto"/>
          </w:divBdr>
        </w:div>
        <w:div w:id="2003925258">
          <w:marLeft w:val="0"/>
          <w:marRight w:val="0"/>
          <w:marTop w:val="0"/>
          <w:marBottom w:val="0"/>
          <w:divBdr>
            <w:top w:val="none" w:sz="0" w:space="0" w:color="auto"/>
            <w:left w:val="none" w:sz="0" w:space="0" w:color="auto"/>
            <w:bottom w:val="none" w:sz="0" w:space="0" w:color="auto"/>
            <w:right w:val="none" w:sz="0" w:space="0" w:color="auto"/>
          </w:divBdr>
        </w:div>
        <w:div w:id="669331895">
          <w:marLeft w:val="0"/>
          <w:marRight w:val="0"/>
          <w:marTop w:val="0"/>
          <w:marBottom w:val="0"/>
          <w:divBdr>
            <w:top w:val="none" w:sz="0" w:space="0" w:color="auto"/>
            <w:left w:val="none" w:sz="0" w:space="0" w:color="auto"/>
            <w:bottom w:val="none" w:sz="0" w:space="0" w:color="auto"/>
            <w:right w:val="none" w:sz="0" w:space="0" w:color="auto"/>
          </w:divBdr>
        </w:div>
        <w:div w:id="1548910225">
          <w:marLeft w:val="0"/>
          <w:marRight w:val="0"/>
          <w:marTop w:val="0"/>
          <w:marBottom w:val="0"/>
          <w:divBdr>
            <w:top w:val="none" w:sz="0" w:space="0" w:color="auto"/>
            <w:left w:val="none" w:sz="0" w:space="0" w:color="auto"/>
            <w:bottom w:val="none" w:sz="0" w:space="0" w:color="auto"/>
            <w:right w:val="none" w:sz="0" w:space="0" w:color="auto"/>
          </w:divBdr>
        </w:div>
        <w:div w:id="816457750">
          <w:marLeft w:val="0"/>
          <w:marRight w:val="0"/>
          <w:marTop w:val="0"/>
          <w:marBottom w:val="0"/>
          <w:divBdr>
            <w:top w:val="none" w:sz="0" w:space="0" w:color="auto"/>
            <w:left w:val="none" w:sz="0" w:space="0" w:color="auto"/>
            <w:bottom w:val="none" w:sz="0" w:space="0" w:color="auto"/>
            <w:right w:val="none" w:sz="0" w:space="0" w:color="auto"/>
          </w:divBdr>
        </w:div>
        <w:div w:id="1905293125">
          <w:marLeft w:val="0"/>
          <w:marRight w:val="0"/>
          <w:marTop w:val="0"/>
          <w:marBottom w:val="0"/>
          <w:divBdr>
            <w:top w:val="none" w:sz="0" w:space="0" w:color="auto"/>
            <w:left w:val="none" w:sz="0" w:space="0" w:color="auto"/>
            <w:bottom w:val="none" w:sz="0" w:space="0" w:color="auto"/>
            <w:right w:val="none" w:sz="0" w:space="0" w:color="auto"/>
          </w:divBdr>
        </w:div>
        <w:div w:id="1284968207">
          <w:marLeft w:val="0"/>
          <w:marRight w:val="0"/>
          <w:marTop w:val="0"/>
          <w:marBottom w:val="0"/>
          <w:divBdr>
            <w:top w:val="none" w:sz="0" w:space="0" w:color="auto"/>
            <w:left w:val="none" w:sz="0" w:space="0" w:color="auto"/>
            <w:bottom w:val="none" w:sz="0" w:space="0" w:color="auto"/>
            <w:right w:val="none" w:sz="0" w:space="0" w:color="auto"/>
          </w:divBdr>
        </w:div>
        <w:div w:id="1002590123">
          <w:marLeft w:val="0"/>
          <w:marRight w:val="0"/>
          <w:marTop w:val="0"/>
          <w:marBottom w:val="0"/>
          <w:divBdr>
            <w:top w:val="none" w:sz="0" w:space="0" w:color="auto"/>
            <w:left w:val="none" w:sz="0" w:space="0" w:color="auto"/>
            <w:bottom w:val="none" w:sz="0" w:space="0" w:color="auto"/>
            <w:right w:val="none" w:sz="0" w:space="0" w:color="auto"/>
          </w:divBdr>
        </w:div>
        <w:div w:id="1628049456">
          <w:marLeft w:val="0"/>
          <w:marRight w:val="0"/>
          <w:marTop w:val="0"/>
          <w:marBottom w:val="0"/>
          <w:divBdr>
            <w:top w:val="none" w:sz="0" w:space="0" w:color="auto"/>
            <w:left w:val="none" w:sz="0" w:space="0" w:color="auto"/>
            <w:bottom w:val="none" w:sz="0" w:space="0" w:color="auto"/>
            <w:right w:val="none" w:sz="0" w:space="0" w:color="auto"/>
          </w:divBdr>
        </w:div>
        <w:div w:id="151026577">
          <w:marLeft w:val="0"/>
          <w:marRight w:val="0"/>
          <w:marTop w:val="0"/>
          <w:marBottom w:val="0"/>
          <w:divBdr>
            <w:top w:val="none" w:sz="0" w:space="0" w:color="auto"/>
            <w:left w:val="none" w:sz="0" w:space="0" w:color="auto"/>
            <w:bottom w:val="none" w:sz="0" w:space="0" w:color="auto"/>
            <w:right w:val="none" w:sz="0" w:space="0" w:color="auto"/>
          </w:divBdr>
        </w:div>
        <w:div w:id="555822460">
          <w:marLeft w:val="0"/>
          <w:marRight w:val="0"/>
          <w:marTop w:val="0"/>
          <w:marBottom w:val="0"/>
          <w:divBdr>
            <w:top w:val="none" w:sz="0" w:space="0" w:color="auto"/>
            <w:left w:val="none" w:sz="0" w:space="0" w:color="auto"/>
            <w:bottom w:val="none" w:sz="0" w:space="0" w:color="auto"/>
            <w:right w:val="none" w:sz="0" w:space="0" w:color="auto"/>
          </w:divBdr>
        </w:div>
        <w:div w:id="1934045813">
          <w:marLeft w:val="0"/>
          <w:marRight w:val="0"/>
          <w:marTop w:val="0"/>
          <w:marBottom w:val="0"/>
          <w:divBdr>
            <w:top w:val="none" w:sz="0" w:space="0" w:color="auto"/>
            <w:left w:val="none" w:sz="0" w:space="0" w:color="auto"/>
            <w:bottom w:val="none" w:sz="0" w:space="0" w:color="auto"/>
            <w:right w:val="none" w:sz="0" w:space="0" w:color="auto"/>
          </w:divBdr>
        </w:div>
        <w:div w:id="1230654246">
          <w:marLeft w:val="0"/>
          <w:marRight w:val="0"/>
          <w:marTop w:val="0"/>
          <w:marBottom w:val="0"/>
          <w:divBdr>
            <w:top w:val="none" w:sz="0" w:space="0" w:color="auto"/>
            <w:left w:val="none" w:sz="0" w:space="0" w:color="auto"/>
            <w:bottom w:val="none" w:sz="0" w:space="0" w:color="auto"/>
            <w:right w:val="none" w:sz="0" w:space="0" w:color="auto"/>
          </w:divBdr>
        </w:div>
        <w:div w:id="325129942">
          <w:marLeft w:val="0"/>
          <w:marRight w:val="0"/>
          <w:marTop w:val="0"/>
          <w:marBottom w:val="0"/>
          <w:divBdr>
            <w:top w:val="none" w:sz="0" w:space="0" w:color="auto"/>
            <w:left w:val="none" w:sz="0" w:space="0" w:color="auto"/>
            <w:bottom w:val="none" w:sz="0" w:space="0" w:color="auto"/>
            <w:right w:val="none" w:sz="0" w:space="0" w:color="auto"/>
          </w:divBdr>
        </w:div>
        <w:div w:id="767048013">
          <w:marLeft w:val="0"/>
          <w:marRight w:val="0"/>
          <w:marTop w:val="0"/>
          <w:marBottom w:val="0"/>
          <w:divBdr>
            <w:top w:val="none" w:sz="0" w:space="0" w:color="auto"/>
            <w:left w:val="none" w:sz="0" w:space="0" w:color="auto"/>
            <w:bottom w:val="none" w:sz="0" w:space="0" w:color="auto"/>
            <w:right w:val="none" w:sz="0" w:space="0" w:color="auto"/>
          </w:divBdr>
        </w:div>
        <w:div w:id="1236546915">
          <w:marLeft w:val="0"/>
          <w:marRight w:val="0"/>
          <w:marTop w:val="0"/>
          <w:marBottom w:val="0"/>
          <w:divBdr>
            <w:top w:val="none" w:sz="0" w:space="0" w:color="auto"/>
            <w:left w:val="none" w:sz="0" w:space="0" w:color="auto"/>
            <w:bottom w:val="none" w:sz="0" w:space="0" w:color="auto"/>
            <w:right w:val="none" w:sz="0" w:space="0" w:color="auto"/>
          </w:divBdr>
        </w:div>
        <w:div w:id="1041201769">
          <w:marLeft w:val="0"/>
          <w:marRight w:val="0"/>
          <w:marTop w:val="0"/>
          <w:marBottom w:val="0"/>
          <w:divBdr>
            <w:top w:val="none" w:sz="0" w:space="0" w:color="auto"/>
            <w:left w:val="none" w:sz="0" w:space="0" w:color="auto"/>
            <w:bottom w:val="none" w:sz="0" w:space="0" w:color="auto"/>
            <w:right w:val="none" w:sz="0" w:space="0" w:color="auto"/>
          </w:divBdr>
        </w:div>
        <w:div w:id="1143888384">
          <w:marLeft w:val="0"/>
          <w:marRight w:val="0"/>
          <w:marTop w:val="0"/>
          <w:marBottom w:val="0"/>
          <w:divBdr>
            <w:top w:val="none" w:sz="0" w:space="0" w:color="auto"/>
            <w:left w:val="none" w:sz="0" w:space="0" w:color="auto"/>
            <w:bottom w:val="none" w:sz="0" w:space="0" w:color="auto"/>
            <w:right w:val="none" w:sz="0" w:space="0" w:color="auto"/>
          </w:divBdr>
        </w:div>
        <w:div w:id="1271543916">
          <w:marLeft w:val="0"/>
          <w:marRight w:val="0"/>
          <w:marTop w:val="0"/>
          <w:marBottom w:val="0"/>
          <w:divBdr>
            <w:top w:val="none" w:sz="0" w:space="0" w:color="auto"/>
            <w:left w:val="none" w:sz="0" w:space="0" w:color="auto"/>
            <w:bottom w:val="none" w:sz="0" w:space="0" w:color="auto"/>
            <w:right w:val="none" w:sz="0" w:space="0" w:color="auto"/>
          </w:divBdr>
        </w:div>
        <w:div w:id="806901150">
          <w:marLeft w:val="0"/>
          <w:marRight w:val="0"/>
          <w:marTop w:val="0"/>
          <w:marBottom w:val="0"/>
          <w:divBdr>
            <w:top w:val="none" w:sz="0" w:space="0" w:color="auto"/>
            <w:left w:val="none" w:sz="0" w:space="0" w:color="auto"/>
            <w:bottom w:val="none" w:sz="0" w:space="0" w:color="auto"/>
            <w:right w:val="none" w:sz="0" w:space="0" w:color="auto"/>
          </w:divBdr>
        </w:div>
        <w:div w:id="760838850">
          <w:marLeft w:val="0"/>
          <w:marRight w:val="0"/>
          <w:marTop w:val="0"/>
          <w:marBottom w:val="0"/>
          <w:divBdr>
            <w:top w:val="none" w:sz="0" w:space="0" w:color="auto"/>
            <w:left w:val="none" w:sz="0" w:space="0" w:color="auto"/>
            <w:bottom w:val="none" w:sz="0" w:space="0" w:color="auto"/>
            <w:right w:val="none" w:sz="0" w:space="0" w:color="auto"/>
          </w:divBdr>
        </w:div>
        <w:div w:id="486360703">
          <w:marLeft w:val="0"/>
          <w:marRight w:val="0"/>
          <w:marTop w:val="0"/>
          <w:marBottom w:val="0"/>
          <w:divBdr>
            <w:top w:val="none" w:sz="0" w:space="0" w:color="auto"/>
            <w:left w:val="none" w:sz="0" w:space="0" w:color="auto"/>
            <w:bottom w:val="none" w:sz="0" w:space="0" w:color="auto"/>
            <w:right w:val="none" w:sz="0" w:space="0" w:color="auto"/>
          </w:divBdr>
        </w:div>
        <w:div w:id="167597182">
          <w:marLeft w:val="0"/>
          <w:marRight w:val="0"/>
          <w:marTop w:val="0"/>
          <w:marBottom w:val="0"/>
          <w:divBdr>
            <w:top w:val="none" w:sz="0" w:space="0" w:color="auto"/>
            <w:left w:val="none" w:sz="0" w:space="0" w:color="auto"/>
            <w:bottom w:val="none" w:sz="0" w:space="0" w:color="auto"/>
            <w:right w:val="none" w:sz="0" w:space="0" w:color="auto"/>
          </w:divBdr>
        </w:div>
        <w:div w:id="350648867">
          <w:marLeft w:val="0"/>
          <w:marRight w:val="0"/>
          <w:marTop w:val="0"/>
          <w:marBottom w:val="0"/>
          <w:divBdr>
            <w:top w:val="none" w:sz="0" w:space="0" w:color="auto"/>
            <w:left w:val="none" w:sz="0" w:space="0" w:color="auto"/>
            <w:bottom w:val="none" w:sz="0" w:space="0" w:color="auto"/>
            <w:right w:val="none" w:sz="0" w:space="0" w:color="auto"/>
          </w:divBdr>
        </w:div>
        <w:div w:id="894701685">
          <w:marLeft w:val="0"/>
          <w:marRight w:val="0"/>
          <w:marTop w:val="0"/>
          <w:marBottom w:val="0"/>
          <w:divBdr>
            <w:top w:val="none" w:sz="0" w:space="0" w:color="auto"/>
            <w:left w:val="none" w:sz="0" w:space="0" w:color="auto"/>
            <w:bottom w:val="none" w:sz="0" w:space="0" w:color="auto"/>
            <w:right w:val="none" w:sz="0" w:space="0" w:color="auto"/>
          </w:divBdr>
        </w:div>
        <w:div w:id="1878469047">
          <w:marLeft w:val="0"/>
          <w:marRight w:val="0"/>
          <w:marTop w:val="0"/>
          <w:marBottom w:val="0"/>
          <w:divBdr>
            <w:top w:val="none" w:sz="0" w:space="0" w:color="auto"/>
            <w:left w:val="none" w:sz="0" w:space="0" w:color="auto"/>
            <w:bottom w:val="none" w:sz="0" w:space="0" w:color="auto"/>
            <w:right w:val="none" w:sz="0" w:space="0" w:color="auto"/>
          </w:divBdr>
        </w:div>
        <w:div w:id="1763599594">
          <w:marLeft w:val="0"/>
          <w:marRight w:val="0"/>
          <w:marTop w:val="0"/>
          <w:marBottom w:val="0"/>
          <w:divBdr>
            <w:top w:val="none" w:sz="0" w:space="0" w:color="auto"/>
            <w:left w:val="none" w:sz="0" w:space="0" w:color="auto"/>
            <w:bottom w:val="none" w:sz="0" w:space="0" w:color="auto"/>
            <w:right w:val="none" w:sz="0" w:space="0" w:color="auto"/>
          </w:divBdr>
        </w:div>
        <w:div w:id="435172768">
          <w:marLeft w:val="0"/>
          <w:marRight w:val="0"/>
          <w:marTop w:val="0"/>
          <w:marBottom w:val="0"/>
          <w:divBdr>
            <w:top w:val="none" w:sz="0" w:space="0" w:color="auto"/>
            <w:left w:val="none" w:sz="0" w:space="0" w:color="auto"/>
            <w:bottom w:val="none" w:sz="0" w:space="0" w:color="auto"/>
            <w:right w:val="none" w:sz="0" w:space="0" w:color="auto"/>
          </w:divBdr>
        </w:div>
        <w:div w:id="1604454956">
          <w:marLeft w:val="0"/>
          <w:marRight w:val="0"/>
          <w:marTop w:val="0"/>
          <w:marBottom w:val="0"/>
          <w:divBdr>
            <w:top w:val="none" w:sz="0" w:space="0" w:color="auto"/>
            <w:left w:val="none" w:sz="0" w:space="0" w:color="auto"/>
            <w:bottom w:val="none" w:sz="0" w:space="0" w:color="auto"/>
            <w:right w:val="none" w:sz="0" w:space="0" w:color="auto"/>
          </w:divBdr>
        </w:div>
        <w:div w:id="1459685786">
          <w:marLeft w:val="0"/>
          <w:marRight w:val="0"/>
          <w:marTop w:val="0"/>
          <w:marBottom w:val="0"/>
          <w:divBdr>
            <w:top w:val="none" w:sz="0" w:space="0" w:color="auto"/>
            <w:left w:val="none" w:sz="0" w:space="0" w:color="auto"/>
            <w:bottom w:val="none" w:sz="0" w:space="0" w:color="auto"/>
            <w:right w:val="none" w:sz="0" w:space="0" w:color="auto"/>
          </w:divBdr>
        </w:div>
        <w:div w:id="1417240913">
          <w:marLeft w:val="0"/>
          <w:marRight w:val="0"/>
          <w:marTop w:val="0"/>
          <w:marBottom w:val="0"/>
          <w:divBdr>
            <w:top w:val="none" w:sz="0" w:space="0" w:color="auto"/>
            <w:left w:val="none" w:sz="0" w:space="0" w:color="auto"/>
            <w:bottom w:val="none" w:sz="0" w:space="0" w:color="auto"/>
            <w:right w:val="none" w:sz="0" w:space="0" w:color="auto"/>
          </w:divBdr>
        </w:div>
        <w:div w:id="47341212">
          <w:marLeft w:val="0"/>
          <w:marRight w:val="0"/>
          <w:marTop w:val="0"/>
          <w:marBottom w:val="0"/>
          <w:divBdr>
            <w:top w:val="none" w:sz="0" w:space="0" w:color="auto"/>
            <w:left w:val="none" w:sz="0" w:space="0" w:color="auto"/>
            <w:bottom w:val="none" w:sz="0" w:space="0" w:color="auto"/>
            <w:right w:val="none" w:sz="0" w:space="0" w:color="auto"/>
          </w:divBdr>
        </w:div>
        <w:div w:id="543058697">
          <w:marLeft w:val="0"/>
          <w:marRight w:val="0"/>
          <w:marTop w:val="0"/>
          <w:marBottom w:val="0"/>
          <w:divBdr>
            <w:top w:val="none" w:sz="0" w:space="0" w:color="auto"/>
            <w:left w:val="none" w:sz="0" w:space="0" w:color="auto"/>
            <w:bottom w:val="none" w:sz="0" w:space="0" w:color="auto"/>
            <w:right w:val="none" w:sz="0" w:space="0" w:color="auto"/>
          </w:divBdr>
        </w:div>
        <w:div w:id="1533422917">
          <w:marLeft w:val="0"/>
          <w:marRight w:val="0"/>
          <w:marTop w:val="0"/>
          <w:marBottom w:val="0"/>
          <w:divBdr>
            <w:top w:val="none" w:sz="0" w:space="0" w:color="auto"/>
            <w:left w:val="none" w:sz="0" w:space="0" w:color="auto"/>
            <w:bottom w:val="none" w:sz="0" w:space="0" w:color="auto"/>
            <w:right w:val="none" w:sz="0" w:space="0" w:color="auto"/>
          </w:divBdr>
        </w:div>
        <w:div w:id="1429304332">
          <w:marLeft w:val="0"/>
          <w:marRight w:val="0"/>
          <w:marTop w:val="0"/>
          <w:marBottom w:val="0"/>
          <w:divBdr>
            <w:top w:val="none" w:sz="0" w:space="0" w:color="auto"/>
            <w:left w:val="none" w:sz="0" w:space="0" w:color="auto"/>
            <w:bottom w:val="none" w:sz="0" w:space="0" w:color="auto"/>
            <w:right w:val="none" w:sz="0" w:space="0" w:color="auto"/>
          </w:divBdr>
        </w:div>
        <w:div w:id="318467366">
          <w:marLeft w:val="0"/>
          <w:marRight w:val="0"/>
          <w:marTop w:val="0"/>
          <w:marBottom w:val="0"/>
          <w:divBdr>
            <w:top w:val="none" w:sz="0" w:space="0" w:color="auto"/>
            <w:left w:val="none" w:sz="0" w:space="0" w:color="auto"/>
            <w:bottom w:val="none" w:sz="0" w:space="0" w:color="auto"/>
            <w:right w:val="none" w:sz="0" w:space="0" w:color="auto"/>
          </w:divBdr>
        </w:div>
        <w:div w:id="94329014">
          <w:marLeft w:val="0"/>
          <w:marRight w:val="0"/>
          <w:marTop w:val="0"/>
          <w:marBottom w:val="0"/>
          <w:divBdr>
            <w:top w:val="none" w:sz="0" w:space="0" w:color="auto"/>
            <w:left w:val="none" w:sz="0" w:space="0" w:color="auto"/>
            <w:bottom w:val="none" w:sz="0" w:space="0" w:color="auto"/>
            <w:right w:val="none" w:sz="0" w:space="0" w:color="auto"/>
          </w:divBdr>
        </w:div>
        <w:div w:id="1865167189">
          <w:marLeft w:val="0"/>
          <w:marRight w:val="0"/>
          <w:marTop w:val="0"/>
          <w:marBottom w:val="0"/>
          <w:divBdr>
            <w:top w:val="none" w:sz="0" w:space="0" w:color="auto"/>
            <w:left w:val="none" w:sz="0" w:space="0" w:color="auto"/>
            <w:bottom w:val="none" w:sz="0" w:space="0" w:color="auto"/>
            <w:right w:val="none" w:sz="0" w:space="0" w:color="auto"/>
          </w:divBdr>
        </w:div>
        <w:div w:id="464009119">
          <w:marLeft w:val="0"/>
          <w:marRight w:val="0"/>
          <w:marTop w:val="0"/>
          <w:marBottom w:val="0"/>
          <w:divBdr>
            <w:top w:val="none" w:sz="0" w:space="0" w:color="auto"/>
            <w:left w:val="none" w:sz="0" w:space="0" w:color="auto"/>
            <w:bottom w:val="none" w:sz="0" w:space="0" w:color="auto"/>
            <w:right w:val="none" w:sz="0" w:space="0" w:color="auto"/>
          </w:divBdr>
        </w:div>
        <w:div w:id="1718429904">
          <w:marLeft w:val="0"/>
          <w:marRight w:val="0"/>
          <w:marTop w:val="0"/>
          <w:marBottom w:val="0"/>
          <w:divBdr>
            <w:top w:val="none" w:sz="0" w:space="0" w:color="auto"/>
            <w:left w:val="none" w:sz="0" w:space="0" w:color="auto"/>
            <w:bottom w:val="none" w:sz="0" w:space="0" w:color="auto"/>
            <w:right w:val="none" w:sz="0" w:space="0" w:color="auto"/>
          </w:divBdr>
        </w:div>
        <w:div w:id="1417828058">
          <w:marLeft w:val="0"/>
          <w:marRight w:val="0"/>
          <w:marTop w:val="0"/>
          <w:marBottom w:val="0"/>
          <w:divBdr>
            <w:top w:val="none" w:sz="0" w:space="0" w:color="auto"/>
            <w:left w:val="none" w:sz="0" w:space="0" w:color="auto"/>
            <w:bottom w:val="none" w:sz="0" w:space="0" w:color="auto"/>
            <w:right w:val="none" w:sz="0" w:space="0" w:color="auto"/>
          </w:divBdr>
        </w:div>
        <w:div w:id="142433452">
          <w:marLeft w:val="0"/>
          <w:marRight w:val="0"/>
          <w:marTop w:val="0"/>
          <w:marBottom w:val="0"/>
          <w:divBdr>
            <w:top w:val="none" w:sz="0" w:space="0" w:color="auto"/>
            <w:left w:val="none" w:sz="0" w:space="0" w:color="auto"/>
            <w:bottom w:val="none" w:sz="0" w:space="0" w:color="auto"/>
            <w:right w:val="none" w:sz="0" w:space="0" w:color="auto"/>
          </w:divBdr>
        </w:div>
        <w:div w:id="1508445655">
          <w:marLeft w:val="0"/>
          <w:marRight w:val="0"/>
          <w:marTop w:val="0"/>
          <w:marBottom w:val="0"/>
          <w:divBdr>
            <w:top w:val="none" w:sz="0" w:space="0" w:color="auto"/>
            <w:left w:val="none" w:sz="0" w:space="0" w:color="auto"/>
            <w:bottom w:val="none" w:sz="0" w:space="0" w:color="auto"/>
            <w:right w:val="none" w:sz="0" w:space="0" w:color="auto"/>
          </w:divBdr>
        </w:div>
        <w:div w:id="2099522201">
          <w:marLeft w:val="0"/>
          <w:marRight w:val="0"/>
          <w:marTop w:val="0"/>
          <w:marBottom w:val="0"/>
          <w:divBdr>
            <w:top w:val="none" w:sz="0" w:space="0" w:color="auto"/>
            <w:left w:val="none" w:sz="0" w:space="0" w:color="auto"/>
            <w:bottom w:val="none" w:sz="0" w:space="0" w:color="auto"/>
            <w:right w:val="none" w:sz="0" w:space="0" w:color="auto"/>
          </w:divBdr>
        </w:div>
        <w:div w:id="861743354">
          <w:marLeft w:val="0"/>
          <w:marRight w:val="0"/>
          <w:marTop w:val="0"/>
          <w:marBottom w:val="0"/>
          <w:divBdr>
            <w:top w:val="none" w:sz="0" w:space="0" w:color="auto"/>
            <w:left w:val="none" w:sz="0" w:space="0" w:color="auto"/>
            <w:bottom w:val="none" w:sz="0" w:space="0" w:color="auto"/>
            <w:right w:val="none" w:sz="0" w:space="0" w:color="auto"/>
          </w:divBdr>
        </w:div>
        <w:div w:id="482820617">
          <w:marLeft w:val="0"/>
          <w:marRight w:val="0"/>
          <w:marTop w:val="0"/>
          <w:marBottom w:val="0"/>
          <w:divBdr>
            <w:top w:val="none" w:sz="0" w:space="0" w:color="auto"/>
            <w:left w:val="none" w:sz="0" w:space="0" w:color="auto"/>
            <w:bottom w:val="none" w:sz="0" w:space="0" w:color="auto"/>
            <w:right w:val="none" w:sz="0" w:space="0" w:color="auto"/>
          </w:divBdr>
        </w:div>
        <w:div w:id="1941915264">
          <w:marLeft w:val="0"/>
          <w:marRight w:val="0"/>
          <w:marTop w:val="0"/>
          <w:marBottom w:val="0"/>
          <w:divBdr>
            <w:top w:val="none" w:sz="0" w:space="0" w:color="auto"/>
            <w:left w:val="none" w:sz="0" w:space="0" w:color="auto"/>
            <w:bottom w:val="none" w:sz="0" w:space="0" w:color="auto"/>
            <w:right w:val="none" w:sz="0" w:space="0" w:color="auto"/>
          </w:divBdr>
        </w:div>
        <w:div w:id="1155997299">
          <w:marLeft w:val="0"/>
          <w:marRight w:val="0"/>
          <w:marTop w:val="0"/>
          <w:marBottom w:val="0"/>
          <w:divBdr>
            <w:top w:val="none" w:sz="0" w:space="0" w:color="auto"/>
            <w:left w:val="none" w:sz="0" w:space="0" w:color="auto"/>
            <w:bottom w:val="none" w:sz="0" w:space="0" w:color="auto"/>
            <w:right w:val="none" w:sz="0" w:space="0" w:color="auto"/>
          </w:divBdr>
        </w:div>
        <w:div w:id="978461605">
          <w:marLeft w:val="0"/>
          <w:marRight w:val="0"/>
          <w:marTop w:val="0"/>
          <w:marBottom w:val="0"/>
          <w:divBdr>
            <w:top w:val="none" w:sz="0" w:space="0" w:color="auto"/>
            <w:left w:val="none" w:sz="0" w:space="0" w:color="auto"/>
            <w:bottom w:val="none" w:sz="0" w:space="0" w:color="auto"/>
            <w:right w:val="none" w:sz="0" w:space="0" w:color="auto"/>
          </w:divBdr>
        </w:div>
        <w:div w:id="1985700086">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035810049">
          <w:marLeft w:val="0"/>
          <w:marRight w:val="0"/>
          <w:marTop w:val="0"/>
          <w:marBottom w:val="0"/>
          <w:divBdr>
            <w:top w:val="none" w:sz="0" w:space="0" w:color="auto"/>
            <w:left w:val="none" w:sz="0" w:space="0" w:color="auto"/>
            <w:bottom w:val="none" w:sz="0" w:space="0" w:color="auto"/>
            <w:right w:val="none" w:sz="0" w:space="0" w:color="auto"/>
          </w:divBdr>
        </w:div>
        <w:div w:id="127481491">
          <w:marLeft w:val="0"/>
          <w:marRight w:val="0"/>
          <w:marTop w:val="0"/>
          <w:marBottom w:val="0"/>
          <w:divBdr>
            <w:top w:val="none" w:sz="0" w:space="0" w:color="auto"/>
            <w:left w:val="none" w:sz="0" w:space="0" w:color="auto"/>
            <w:bottom w:val="none" w:sz="0" w:space="0" w:color="auto"/>
            <w:right w:val="none" w:sz="0" w:space="0" w:color="auto"/>
          </w:divBdr>
        </w:div>
        <w:div w:id="1335497479">
          <w:marLeft w:val="0"/>
          <w:marRight w:val="0"/>
          <w:marTop w:val="0"/>
          <w:marBottom w:val="0"/>
          <w:divBdr>
            <w:top w:val="none" w:sz="0" w:space="0" w:color="auto"/>
            <w:left w:val="none" w:sz="0" w:space="0" w:color="auto"/>
            <w:bottom w:val="none" w:sz="0" w:space="0" w:color="auto"/>
            <w:right w:val="none" w:sz="0" w:space="0" w:color="auto"/>
          </w:divBdr>
        </w:div>
        <w:div w:id="2068608776">
          <w:marLeft w:val="0"/>
          <w:marRight w:val="0"/>
          <w:marTop w:val="0"/>
          <w:marBottom w:val="0"/>
          <w:divBdr>
            <w:top w:val="none" w:sz="0" w:space="0" w:color="auto"/>
            <w:left w:val="none" w:sz="0" w:space="0" w:color="auto"/>
            <w:bottom w:val="none" w:sz="0" w:space="0" w:color="auto"/>
            <w:right w:val="none" w:sz="0" w:space="0" w:color="auto"/>
          </w:divBdr>
        </w:div>
        <w:div w:id="136605199">
          <w:marLeft w:val="0"/>
          <w:marRight w:val="0"/>
          <w:marTop w:val="0"/>
          <w:marBottom w:val="0"/>
          <w:divBdr>
            <w:top w:val="none" w:sz="0" w:space="0" w:color="auto"/>
            <w:left w:val="none" w:sz="0" w:space="0" w:color="auto"/>
            <w:bottom w:val="none" w:sz="0" w:space="0" w:color="auto"/>
            <w:right w:val="none" w:sz="0" w:space="0" w:color="auto"/>
          </w:divBdr>
        </w:div>
        <w:div w:id="1401633190">
          <w:marLeft w:val="0"/>
          <w:marRight w:val="0"/>
          <w:marTop w:val="0"/>
          <w:marBottom w:val="0"/>
          <w:divBdr>
            <w:top w:val="none" w:sz="0" w:space="0" w:color="auto"/>
            <w:left w:val="none" w:sz="0" w:space="0" w:color="auto"/>
            <w:bottom w:val="none" w:sz="0" w:space="0" w:color="auto"/>
            <w:right w:val="none" w:sz="0" w:space="0" w:color="auto"/>
          </w:divBdr>
        </w:div>
        <w:div w:id="559172389">
          <w:marLeft w:val="0"/>
          <w:marRight w:val="0"/>
          <w:marTop w:val="0"/>
          <w:marBottom w:val="0"/>
          <w:divBdr>
            <w:top w:val="none" w:sz="0" w:space="0" w:color="auto"/>
            <w:left w:val="none" w:sz="0" w:space="0" w:color="auto"/>
            <w:bottom w:val="none" w:sz="0" w:space="0" w:color="auto"/>
            <w:right w:val="none" w:sz="0" w:space="0" w:color="auto"/>
          </w:divBdr>
        </w:div>
        <w:div w:id="1771001396">
          <w:marLeft w:val="0"/>
          <w:marRight w:val="0"/>
          <w:marTop w:val="0"/>
          <w:marBottom w:val="0"/>
          <w:divBdr>
            <w:top w:val="none" w:sz="0" w:space="0" w:color="auto"/>
            <w:left w:val="none" w:sz="0" w:space="0" w:color="auto"/>
            <w:bottom w:val="none" w:sz="0" w:space="0" w:color="auto"/>
            <w:right w:val="none" w:sz="0" w:space="0" w:color="auto"/>
          </w:divBdr>
        </w:div>
        <w:div w:id="1032807060">
          <w:marLeft w:val="0"/>
          <w:marRight w:val="0"/>
          <w:marTop w:val="0"/>
          <w:marBottom w:val="0"/>
          <w:divBdr>
            <w:top w:val="none" w:sz="0" w:space="0" w:color="auto"/>
            <w:left w:val="none" w:sz="0" w:space="0" w:color="auto"/>
            <w:bottom w:val="none" w:sz="0" w:space="0" w:color="auto"/>
            <w:right w:val="none" w:sz="0" w:space="0" w:color="auto"/>
          </w:divBdr>
        </w:div>
        <w:div w:id="2124376551">
          <w:marLeft w:val="0"/>
          <w:marRight w:val="0"/>
          <w:marTop w:val="0"/>
          <w:marBottom w:val="0"/>
          <w:divBdr>
            <w:top w:val="none" w:sz="0" w:space="0" w:color="auto"/>
            <w:left w:val="none" w:sz="0" w:space="0" w:color="auto"/>
            <w:bottom w:val="none" w:sz="0" w:space="0" w:color="auto"/>
            <w:right w:val="none" w:sz="0" w:space="0" w:color="auto"/>
          </w:divBdr>
        </w:div>
        <w:div w:id="2036347229">
          <w:marLeft w:val="0"/>
          <w:marRight w:val="0"/>
          <w:marTop w:val="0"/>
          <w:marBottom w:val="0"/>
          <w:divBdr>
            <w:top w:val="none" w:sz="0" w:space="0" w:color="auto"/>
            <w:left w:val="none" w:sz="0" w:space="0" w:color="auto"/>
            <w:bottom w:val="none" w:sz="0" w:space="0" w:color="auto"/>
            <w:right w:val="none" w:sz="0" w:space="0" w:color="auto"/>
          </w:divBdr>
        </w:div>
        <w:div w:id="1454707914">
          <w:marLeft w:val="0"/>
          <w:marRight w:val="0"/>
          <w:marTop w:val="0"/>
          <w:marBottom w:val="0"/>
          <w:divBdr>
            <w:top w:val="none" w:sz="0" w:space="0" w:color="auto"/>
            <w:left w:val="none" w:sz="0" w:space="0" w:color="auto"/>
            <w:bottom w:val="none" w:sz="0" w:space="0" w:color="auto"/>
            <w:right w:val="none" w:sz="0" w:space="0" w:color="auto"/>
          </w:divBdr>
        </w:div>
        <w:div w:id="396629116">
          <w:marLeft w:val="0"/>
          <w:marRight w:val="0"/>
          <w:marTop w:val="0"/>
          <w:marBottom w:val="0"/>
          <w:divBdr>
            <w:top w:val="none" w:sz="0" w:space="0" w:color="auto"/>
            <w:left w:val="none" w:sz="0" w:space="0" w:color="auto"/>
            <w:bottom w:val="none" w:sz="0" w:space="0" w:color="auto"/>
            <w:right w:val="none" w:sz="0" w:space="0" w:color="auto"/>
          </w:divBdr>
        </w:div>
        <w:div w:id="1953658927">
          <w:marLeft w:val="0"/>
          <w:marRight w:val="0"/>
          <w:marTop w:val="0"/>
          <w:marBottom w:val="0"/>
          <w:divBdr>
            <w:top w:val="none" w:sz="0" w:space="0" w:color="auto"/>
            <w:left w:val="none" w:sz="0" w:space="0" w:color="auto"/>
            <w:bottom w:val="none" w:sz="0" w:space="0" w:color="auto"/>
            <w:right w:val="none" w:sz="0" w:space="0" w:color="auto"/>
          </w:divBdr>
        </w:div>
        <w:div w:id="1294675540">
          <w:marLeft w:val="0"/>
          <w:marRight w:val="0"/>
          <w:marTop w:val="0"/>
          <w:marBottom w:val="0"/>
          <w:divBdr>
            <w:top w:val="none" w:sz="0" w:space="0" w:color="auto"/>
            <w:left w:val="none" w:sz="0" w:space="0" w:color="auto"/>
            <w:bottom w:val="none" w:sz="0" w:space="0" w:color="auto"/>
            <w:right w:val="none" w:sz="0" w:space="0" w:color="auto"/>
          </w:divBdr>
        </w:div>
        <w:div w:id="1561209412">
          <w:marLeft w:val="0"/>
          <w:marRight w:val="0"/>
          <w:marTop w:val="0"/>
          <w:marBottom w:val="0"/>
          <w:divBdr>
            <w:top w:val="none" w:sz="0" w:space="0" w:color="auto"/>
            <w:left w:val="none" w:sz="0" w:space="0" w:color="auto"/>
            <w:bottom w:val="none" w:sz="0" w:space="0" w:color="auto"/>
            <w:right w:val="none" w:sz="0" w:space="0" w:color="auto"/>
          </w:divBdr>
        </w:div>
        <w:div w:id="302084527">
          <w:marLeft w:val="0"/>
          <w:marRight w:val="0"/>
          <w:marTop w:val="0"/>
          <w:marBottom w:val="0"/>
          <w:divBdr>
            <w:top w:val="none" w:sz="0" w:space="0" w:color="auto"/>
            <w:left w:val="none" w:sz="0" w:space="0" w:color="auto"/>
            <w:bottom w:val="none" w:sz="0" w:space="0" w:color="auto"/>
            <w:right w:val="none" w:sz="0" w:space="0" w:color="auto"/>
          </w:divBdr>
        </w:div>
        <w:div w:id="2045252947">
          <w:marLeft w:val="0"/>
          <w:marRight w:val="0"/>
          <w:marTop w:val="0"/>
          <w:marBottom w:val="0"/>
          <w:divBdr>
            <w:top w:val="none" w:sz="0" w:space="0" w:color="auto"/>
            <w:left w:val="none" w:sz="0" w:space="0" w:color="auto"/>
            <w:bottom w:val="none" w:sz="0" w:space="0" w:color="auto"/>
            <w:right w:val="none" w:sz="0" w:space="0" w:color="auto"/>
          </w:divBdr>
        </w:div>
        <w:div w:id="276328516">
          <w:marLeft w:val="0"/>
          <w:marRight w:val="0"/>
          <w:marTop w:val="0"/>
          <w:marBottom w:val="0"/>
          <w:divBdr>
            <w:top w:val="none" w:sz="0" w:space="0" w:color="auto"/>
            <w:left w:val="none" w:sz="0" w:space="0" w:color="auto"/>
            <w:bottom w:val="none" w:sz="0" w:space="0" w:color="auto"/>
            <w:right w:val="none" w:sz="0" w:space="0" w:color="auto"/>
          </w:divBdr>
        </w:div>
        <w:div w:id="409277774">
          <w:marLeft w:val="0"/>
          <w:marRight w:val="0"/>
          <w:marTop w:val="0"/>
          <w:marBottom w:val="0"/>
          <w:divBdr>
            <w:top w:val="none" w:sz="0" w:space="0" w:color="auto"/>
            <w:left w:val="none" w:sz="0" w:space="0" w:color="auto"/>
            <w:bottom w:val="none" w:sz="0" w:space="0" w:color="auto"/>
            <w:right w:val="none" w:sz="0" w:space="0" w:color="auto"/>
          </w:divBdr>
        </w:div>
        <w:div w:id="1783332196">
          <w:marLeft w:val="0"/>
          <w:marRight w:val="0"/>
          <w:marTop w:val="0"/>
          <w:marBottom w:val="0"/>
          <w:divBdr>
            <w:top w:val="none" w:sz="0" w:space="0" w:color="auto"/>
            <w:left w:val="none" w:sz="0" w:space="0" w:color="auto"/>
            <w:bottom w:val="none" w:sz="0" w:space="0" w:color="auto"/>
            <w:right w:val="none" w:sz="0" w:space="0" w:color="auto"/>
          </w:divBdr>
        </w:div>
        <w:div w:id="33696092">
          <w:marLeft w:val="0"/>
          <w:marRight w:val="0"/>
          <w:marTop w:val="0"/>
          <w:marBottom w:val="0"/>
          <w:divBdr>
            <w:top w:val="none" w:sz="0" w:space="0" w:color="auto"/>
            <w:left w:val="none" w:sz="0" w:space="0" w:color="auto"/>
            <w:bottom w:val="none" w:sz="0" w:space="0" w:color="auto"/>
            <w:right w:val="none" w:sz="0" w:space="0" w:color="auto"/>
          </w:divBdr>
        </w:div>
        <w:div w:id="1333485728">
          <w:marLeft w:val="0"/>
          <w:marRight w:val="0"/>
          <w:marTop w:val="0"/>
          <w:marBottom w:val="0"/>
          <w:divBdr>
            <w:top w:val="none" w:sz="0" w:space="0" w:color="auto"/>
            <w:left w:val="none" w:sz="0" w:space="0" w:color="auto"/>
            <w:bottom w:val="none" w:sz="0" w:space="0" w:color="auto"/>
            <w:right w:val="none" w:sz="0" w:space="0" w:color="auto"/>
          </w:divBdr>
        </w:div>
        <w:div w:id="1889995550">
          <w:marLeft w:val="0"/>
          <w:marRight w:val="0"/>
          <w:marTop w:val="0"/>
          <w:marBottom w:val="0"/>
          <w:divBdr>
            <w:top w:val="none" w:sz="0" w:space="0" w:color="auto"/>
            <w:left w:val="none" w:sz="0" w:space="0" w:color="auto"/>
            <w:bottom w:val="none" w:sz="0" w:space="0" w:color="auto"/>
            <w:right w:val="none" w:sz="0" w:space="0" w:color="auto"/>
          </w:divBdr>
        </w:div>
        <w:div w:id="407655199">
          <w:marLeft w:val="0"/>
          <w:marRight w:val="0"/>
          <w:marTop w:val="0"/>
          <w:marBottom w:val="0"/>
          <w:divBdr>
            <w:top w:val="none" w:sz="0" w:space="0" w:color="auto"/>
            <w:left w:val="none" w:sz="0" w:space="0" w:color="auto"/>
            <w:bottom w:val="none" w:sz="0" w:space="0" w:color="auto"/>
            <w:right w:val="none" w:sz="0" w:space="0" w:color="auto"/>
          </w:divBdr>
        </w:div>
        <w:div w:id="2102335975">
          <w:marLeft w:val="0"/>
          <w:marRight w:val="0"/>
          <w:marTop w:val="0"/>
          <w:marBottom w:val="0"/>
          <w:divBdr>
            <w:top w:val="none" w:sz="0" w:space="0" w:color="auto"/>
            <w:left w:val="none" w:sz="0" w:space="0" w:color="auto"/>
            <w:bottom w:val="none" w:sz="0" w:space="0" w:color="auto"/>
            <w:right w:val="none" w:sz="0" w:space="0" w:color="auto"/>
          </w:divBdr>
        </w:div>
        <w:div w:id="948970870">
          <w:marLeft w:val="0"/>
          <w:marRight w:val="0"/>
          <w:marTop w:val="0"/>
          <w:marBottom w:val="0"/>
          <w:divBdr>
            <w:top w:val="none" w:sz="0" w:space="0" w:color="auto"/>
            <w:left w:val="none" w:sz="0" w:space="0" w:color="auto"/>
            <w:bottom w:val="none" w:sz="0" w:space="0" w:color="auto"/>
            <w:right w:val="none" w:sz="0" w:space="0" w:color="auto"/>
          </w:divBdr>
        </w:div>
        <w:div w:id="1125612163">
          <w:marLeft w:val="0"/>
          <w:marRight w:val="0"/>
          <w:marTop w:val="0"/>
          <w:marBottom w:val="0"/>
          <w:divBdr>
            <w:top w:val="none" w:sz="0" w:space="0" w:color="auto"/>
            <w:left w:val="none" w:sz="0" w:space="0" w:color="auto"/>
            <w:bottom w:val="none" w:sz="0" w:space="0" w:color="auto"/>
            <w:right w:val="none" w:sz="0" w:space="0" w:color="auto"/>
          </w:divBdr>
        </w:div>
        <w:div w:id="301009241">
          <w:marLeft w:val="0"/>
          <w:marRight w:val="0"/>
          <w:marTop w:val="0"/>
          <w:marBottom w:val="0"/>
          <w:divBdr>
            <w:top w:val="none" w:sz="0" w:space="0" w:color="auto"/>
            <w:left w:val="none" w:sz="0" w:space="0" w:color="auto"/>
            <w:bottom w:val="none" w:sz="0" w:space="0" w:color="auto"/>
            <w:right w:val="none" w:sz="0" w:space="0" w:color="auto"/>
          </w:divBdr>
        </w:div>
        <w:div w:id="615671859">
          <w:marLeft w:val="0"/>
          <w:marRight w:val="0"/>
          <w:marTop w:val="0"/>
          <w:marBottom w:val="0"/>
          <w:divBdr>
            <w:top w:val="none" w:sz="0" w:space="0" w:color="auto"/>
            <w:left w:val="none" w:sz="0" w:space="0" w:color="auto"/>
            <w:bottom w:val="none" w:sz="0" w:space="0" w:color="auto"/>
            <w:right w:val="none" w:sz="0" w:space="0" w:color="auto"/>
          </w:divBdr>
        </w:div>
        <w:div w:id="437915445">
          <w:marLeft w:val="0"/>
          <w:marRight w:val="0"/>
          <w:marTop w:val="0"/>
          <w:marBottom w:val="0"/>
          <w:divBdr>
            <w:top w:val="none" w:sz="0" w:space="0" w:color="auto"/>
            <w:left w:val="none" w:sz="0" w:space="0" w:color="auto"/>
            <w:bottom w:val="none" w:sz="0" w:space="0" w:color="auto"/>
            <w:right w:val="none" w:sz="0" w:space="0" w:color="auto"/>
          </w:divBdr>
        </w:div>
        <w:div w:id="1830944962">
          <w:marLeft w:val="0"/>
          <w:marRight w:val="0"/>
          <w:marTop w:val="0"/>
          <w:marBottom w:val="0"/>
          <w:divBdr>
            <w:top w:val="none" w:sz="0" w:space="0" w:color="auto"/>
            <w:left w:val="none" w:sz="0" w:space="0" w:color="auto"/>
            <w:bottom w:val="none" w:sz="0" w:space="0" w:color="auto"/>
            <w:right w:val="none" w:sz="0" w:space="0" w:color="auto"/>
          </w:divBdr>
        </w:div>
        <w:div w:id="257099299">
          <w:marLeft w:val="0"/>
          <w:marRight w:val="0"/>
          <w:marTop w:val="0"/>
          <w:marBottom w:val="0"/>
          <w:divBdr>
            <w:top w:val="none" w:sz="0" w:space="0" w:color="auto"/>
            <w:left w:val="none" w:sz="0" w:space="0" w:color="auto"/>
            <w:bottom w:val="none" w:sz="0" w:space="0" w:color="auto"/>
            <w:right w:val="none" w:sz="0" w:space="0" w:color="auto"/>
          </w:divBdr>
        </w:div>
        <w:div w:id="67072150">
          <w:marLeft w:val="0"/>
          <w:marRight w:val="0"/>
          <w:marTop w:val="0"/>
          <w:marBottom w:val="0"/>
          <w:divBdr>
            <w:top w:val="none" w:sz="0" w:space="0" w:color="auto"/>
            <w:left w:val="none" w:sz="0" w:space="0" w:color="auto"/>
            <w:bottom w:val="none" w:sz="0" w:space="0" w:color="auto"/>
            <w:right w:val="none" w:sz="0" w:space="0" w:color="auto"/>
          </w:divBdr>
        </w:div>
        <w:div w:id="1266767857">
          <w:marLeft w:val="0"/>
          <w:marRight w:val="0"/>
          <w:marTop w:val="0"/>
          <w:marBottom w:val="0"/>
          <w:divBdr>
            <w:top w:val="none" w:sz="0" w:space="0" w:color="auto"/>
            <w:left w:val="none" w:sz="0" w:space="0" w:color="auto"/>
            <w:bottom w:val="none" w:sz="0" w:space="0" w:color="auto"/>
            <w:right w:val="none" w:sz="0" w:space="0" w:color="auto"/>
          </w:divBdr>
        </w:div>
        <w:div w:id="1698890757">
          <w:marLeft w:val="0"/>
          <w:marRight w:val="0"/>
          <w:marTop w:val="0"/>
          <w:marBottom w:val="0"/>
          <w:divBdr>
            <w:top w:val="none" w:sz="0" w:space="0" w:color="auto"/>
            <w:left w:val="none" w:sz="0" w:space="0" w:color="auto"/>
            <w:bottom w:val="none" w:sz="0" w:space="0" w:color="auto"/>
            <w:right w:val="none" w:sz="0" w:space="0" w:color="auto"/>
          </w:divBdr>
        </w:div>
        <w:div w:id="975725298">
          <w:marLeft w:val="0"/>
          <w:marRight w:val="0"/>
          <w:marTop w:val="0"/>
          <w:marBottom w:val="0"/>
          <w:divBdr>
            <w:top w:val="none" w:sz="0" w:space="0" w:color="auto"/>
            <w:left w:val="none" w:sz="0" w:space="0" w:color="auto"/>
            <w:bottom w:val="none" w:sz="0" w:space="0" w:color="auto"/>
            <w:right w:val="none" w:sz="0" w:space="0" w:color="auto"/>
          </w:divBdr>
        </w:div>
        <w:div w:id="26224384">
          <w:marLeft w:val="0"/>
          <w:marRight w:val="0"/>
          <w:marTop w:val="0"/>
          <w:marBottom w:val="0"/>
          <w:divBdr>
            <w:top w:val="none" w:sz="0" w:space="0" w:color="auto"/>
            <w:left w:val="none" w:sz="0" w:space="0" w:color="auto"/>
            <w:bottom w:val="none" w:sz="0" w:space="0" w:color="auto"/>
            <w:right w:val="none" w:sz="0" w:space="0" w:color="auto"/>
          </w:divBdr>
        </w:div>
        <w:div w:id="1254892976">
          <w:marLeft w:val="0"/>
          <w:marRight w:val="0"/>
          <w:marTop w:val="0"/>
          <w:marBottom w:val="0"/>
          <w:divBdr>
            <w:top w:val="none" w:sz="0" w:space="0" w:color="auto"/>
            <w:left w:val="none" w:sz="0" w:space="0" w:color="auto"/>
            <w:bottom w:val="none" w:sz="0" w:space="0" w:color="auto"/>
            <w:right w:val="none" w:sz="0" w:space="0" w:color="auto"/>
          </w:divBdr>
        </w:div>
        <w:div w:id="1769815437">
          <w:marLeft w:val="0"/>
          <w:marRight w:val="0"/>
          <w:marTop w:val="0"/>
          <w:marBottom w:val="0"/>
          <w:divBdr>
            <w:top w:val="none" w:sz="0" w:space="0" w:color="auto"/>
            <w:left w:val="none" w:sz="0" w:space="0" w:color="auto"/>
            <w:bottom w:val="none" w:sz="0" w:space="0" w:color="auto"/>
            <w:right w:val="none" w:sz="0" w:space="0" w:color="auto"/>
          </w:divBdr>
        </w:div>
        <w:div w:id="1635600862">
          <w:marLeft w:val="0"/>
          <w:marRight w:val="0"/>
          <w:marTop w:val="0"/>
          <w:marBottom w:val="0"/>
          <w:divBdr>
            <w:top w:val="none" w:sz="0" w:space="0" w:color="auto"/>
            <w:left w:val="none" w:sz="0" w:space="0" w:color="auto"/>
            <w:bottom w:val="none" w:sz="0" w:space="0" w:color="auto"/>
            <w:right w:val="none" w:sz="0" w:space="0" w:color="auto"/>
          </w:divBdr>
        </w:div>
        <w:div w:id="1708410557">
          <w:marLeft w:val="0"/>
          <w:marRight w:val="0"/>
          <w:marTop w:val="0"/>
          <w:marBottom w:val="0"/>
          <w:divBdr>
            <w:top w:val="none" w:sz="0" w:space="0" w:color="auto"/>
            <w:left w:val="none" w:sz="0" w:space="0" w:color="auto"/>
            <w:bottom w:val="none" w:sz="0" w:space="0" w:color="auto"/>
            <w:right w:val="none" w:sz="0" w:space="0" w:color="auto"/>
          </w:divBdr>
        </w:div>
        <w:div w:id="1867064286">
          <w:marLeft w:val="0"/>
          <w:marRight w:val="0"/>
          <w:marTop w:val="0"/>
          <w:marBottom w:val="0"/>
          <w:divBdr>
            <w:top w:val="none" w:sz="0" w:space="0" w:color="auto"/>
            <w:left w:val="none" w:sz="0" w:space="0" w:color="auto"/>
            <w:bottom w:val="none" w:sz="0" w:space="0" w:color="auto"/>
            <w:right w:val="none" w:sz="0" w:space="0" w:color="auto"/>
          </w:divBdr>
        </w:div>
        <w:div w:id="2147043130">
          <w:marLeft w:val="0"/>
          <w:marRight w:val="0"/>
          <w:marTop w:val="0"/>
          <w:marBottom w:val="0"/>
          <w:divBdr>
            <w:top w:val="none" w:sz="0" w:space="0" w:color="auto"/>
            <w:left w:val="none" w:sz="0" w:space="0" w:color="auto"/>
            <w:bottom w:val="none" w:sz="0" w:space="0" w:color="auto"/>
            <w:right w:val="none" w:sz="0" w:space="0" w:color="auto"/>
          </w:divBdr>
        </w:div>
        <w:div w:id="646471984">
          <w:marLeft w:val="0"/>
          <w:marRight w:val="0"/>
          <w:marTop w:val="0"/>
          <w:marBottom w:val="0"/>
          <w:divBdr>
            <w:top w:val="none" w:sz="0" w:space="0" w:color="auto"/>
            <w:left w:val="none" w:sz="0" w:space="0" w:color="auto"/>
            <w:bottom w:val="none" w:sz="0" w:space="0" w:color="auto"/>
            <w:right w:val="none" w:sz="0" w:space="0" w:color="auto"/>
          </w:divBdr>
        </w:div>
        <w:div w:id="23212702">
          <w:marLeft w:val="0"/>
          <w:marRight w:val="0"/>
          <w:marTop w:val="0"/>
          <w:marBottom w:val="0"/>
          <w:divBdr>
            <w:top w:val="none" w:sz="0" w:space="0" w:color="auto"/>
            <w:left w:val="none" w:sz="0" w:space="0" w:color="auto"/>
            <w:bottom w:val="none" w:sz="0" w:space="0" w:color="auto"/>
            <w:right w:val="none" w:sz="0" w:space="0" w:color="auto"/>
          </w:divBdr>
        </w:div>
        <w:div w:id="1636833193">
          <w:marLeft w:val="0"/>
          <w:marRight w:val="0"/>
          <w:marTop w:val="0"/>
          <w:marBottom w:val="0"/>
          <w:divBdr>
            <w:top w:val="none" w:sz="0" w:space="0" w:color="auto"/>
            <w:left w:val="none" w:sz="0" w:space="0" w:color="auto"/>
            <w:bottom w:val="none" w:sz="0" w:space="0" w:color="auto"/>
            <w:right w:val="none" w:sz="0" w:space="0" w:color="auto"/>
          </w:divBdr>
        </w:div>
        <w:div w:id="1191996169">
          <w:marLeft w:val="0"/>
          <w:marRight w:val="0"/>
          <w:marTop w:val="0"/>
          <w:marBottom w:val="0"/>
          <w:divBdr>
            <w:top w:val="none" w:sz="0" w:space="0" w:color="auto"/>
            <w:left w:val="none" w:sz="0" w:space="0" w:color="auto"/>
            <w:bottom w:val="none" w:sz="0" w:space="0" w:color="auto"/>
            <w:right w:val="none" w:sz="0" w:space="0" w:color="auto"/>
          </w:divBdr>
        </w:div>
        <w:div w:id="1929582994">
          <w:marLeft w:val="0"/>
          <w:marRight w:val="0"/>
          <w:marTop w:val="0"/>
          <w:marBottom w:val="0"/>
          <w:divBdr>
            <w:top w:val="none" w:sz="0" w:space="0" w:color="auto"/>
            <w:left w:val="none" w:sz="0" w:space="0" w:color="auto"/>
            <w:bottom w:val="none" w:sz="0" w:space="0" w:color="auto"/>
            <w:right w:val="none" w:sz="0" w:space="0" w:color="auto"/>
          </w:divBdr>
        </w:div>
        <w:div w:id="1973705290">
          <w:marLeft w:val="0"/>
          <w:marRight w:val="0"/>
          <w:marTop w:val="0"/>
          <w:marBottom w:val="0"/>
          <w:divBdr>
            <w:top w:val="none" w:sz="0" w:space="0" w:color="auto"/>
            <w:left w:val="none" w:sz="0" w:space="0" w:color="auto"/>
            <w:bottom w:val="none" w:sz="0" w:space="0" w:color="auto"/>
            <w:right w:val="none" w:sz="0" w:space="0" w:color="auto"/>
          </w:divBdr>
        </w:div>
        <w:div w:id="1684669994">
          <w:marLeft w:val="0"/>
          <w:marRight w:val="0"/>
          <w:marTop w:val="0"/>
          <w:marBottom w:val="0"/>
          <w:divBdr>
            <w:top w:val="none" w:sz="0" w:space="0" w:color="auto"/>
            <w:left w:val="none" w:sz="0" w:space="0" w:color="auto"/>
            <w:bottom w:val="none" w:sz="0" w:space="0" w:color="auto"/>
            <w:right w:val="none" w:sz="0" w:space="0" w:color="auto"/>
          </w:divBdr>
        </w:div>
        <w:div w:id="2133360178">
          <w:marLeft w:val="0"/>
          <w:marRight w:val="0"/>
          <w:marTop w:val="0"/>
          <w:marBottom w:val="0"/>
          <w:divBdr>
            <w:top w:val="none" w:sz="0" w:space="0" w:color="auto"/>
            <w:left w:val="none" w:sz="0" w:space="0" w:color="auto"/>
            <w:bottom w:val="none" w:sz="0" w:space="0" w:color="auto"/>
            <w:right w:val="none" w:sz="0" w:space="0" w:color="auto"/>
          </w:divBdr>
        </w:div>
        <w:div w:id="1710303381">
          <w:marLeft w:val="0"/>
          <w:marRight w:val="0"/>
          <w:marTop w:val="0"/>
          <w:marBottom w:val="0"/>
          <w:divBdr>
            <w:top w:val="none" w:sz="0" w:space="0" w:color="auto"/>
            <w:left w:val="none" w:sz="0" w:space="0" w:color="auto"/>
            <w:bottom w:val="none" w:sz="0" w:space="0" w:color="auto"/>
            <w:right w:val="none" w:sz="0" w:space="0" w:color="auto"/>
          </w:divBdr>
        </w:div>
        <w:div w:id="1752121594">
          <w:marLeft w:val="0"/>
          <w:marRight w:val="0"/>
          <w:marTop w:val="0"/>
          <w:marBottom w:val="0"/>
          <w:divBdr>
            <w:top w:val="none" w:sz="0" w:space="0" w:color="auto"/>
            <w:left w:val="none" w:sz="0" w:space="0" w:color="auto"/>
            <w:bottom w:val="none" w:sz="0" w:space="0" w:color="auto"/>
            <w:right w:val="none" w:sz="0" w:space="0" w:color="auto"/>
          </w:divBdr>
        </w:div>
        <w:div w:id="1173183689">
          <w:marLeft w:val="0"/>
          <w:marRight w:val="0"/>
          <w:marTop w:val="0"/>
          <w:marBottom w:val="0"/>
          <w:divBdr>
            <w:top w:val="none" w:sz="0" w:space="0" w:color="auto"/>
            <w:left w:val="none" w:sz="0" w:space="0" w:color="auto"/>
            <w:bottom w:val="none" w:sz="0" w:space="0" w:color="auto"/>
            <w:right w:val="none" w:sz="0" w:space="0" w:color="auto"/>
          </w:divBdr>
        </w:div>
        <w:div w:id="1007632485">
          <w:marLeft w:val="0"/>
          <w:marRight w:val="0"/>
          <w:marTop w:val="0"/>
          <w:marBottom w:val="0"/>
          <w:divBdr>
            <w:top w:val="none" w:sz="0" w:space="0" w:color="auto"/>
            <w:left w:val="none" w:sz="0" w:space="0" w:color="auto"/>
            <w:bottom w:val="none" w:sz="0" w:space="0" w:color="auto"/>
            <w:right w:val="none" w:sz="0" w:space="0" w:color="auto"/>
          </w:divBdr>
        </w:div>
        <w:div w:id="248588352">
          <w:marLeft w:val="0"/>
          <w:marRight w:val="0"/>
          <w:marTop w:val="0"/>
          <w:marBottom w:val="0"/>
          <w:divBdr>
            <w:top w:val="none" w:sz="0" w:space="0" w:color="auto"/>
            <w:left w:val="none" w:sz="0" w:space="0" w:color="auto"/>
            <w:bottom w:val="none" w:sz="0" w:space="0" w:color="auto"/>
            <w:right w:val="none" w:sz="0" w:space="0" w:color="auto"/>
          </w:divBdr>
        </w:div>
        <w:div w:id="968703286">
          <w:marLeft w:val="0"/>
          <w:marRight w:val="0"/>
          <w:marTop w:val="0"/>
          <w:marBottom w:val="0"/>
          <w:divBdr>
            <w:top w:val="none" w:sz="0" w:space="0" w:color="auto"/>
            <w:left w:val="none" w:sz="0" w:space="0" w:color="auto"/>
            <w:bottom w:val="none" w:sz="0" w:space="0" w:color="auto"/>
            <w:right w:val="none" w:sz="0" w:space="0" w:color="auto"/>
          </w:divBdr>
        </w:div>
        <w:div w:id="1595093681">
          <w:marLeft w:val="0"/>
          <w:marRight w:val="0"/>
          <w:marTop w:val="0"/>
          <w:marBottom w:val="0"/>
          <w:divBdr>
            <w:top w:val="none" w:sz="0" w:space="0" w:color="auto"/>
            <w:left w:val="none" w:sz="0" w:space="0" w:color="auto"/>
            <w:bottom w:val="none" w:sz="0" w:space="0" w:color="auto"/>
            <w:right w:val="none" w:sz="0" w:space="0" w:color="auto"/>
          </w:divBdr>
        </w:div>
        <w:div w:id="1091857950">
          <w:marLeft w:val="0"/>
          <w:marRight w:val="0"/>
          <w:marTop w:val="0"/>
          <w:marBottom w:val="0"/>
          <w:divBdr>
            <w:top w:val="none" w:sz="0" w:space="0" w:color="auto"/>
            <w:left w:val="none" w:sz="0" w:space="0" w:color="auto"/>
            <w:bottom w:val="none" w:sz="0" w:space="0" w:color="auto"/>
            <w:right w:val="none" w:sz="0" w:space="0" w:color="auto"/>
          </w:divBdr>
        </w:div>
        <w:div w:id="357632753">
          <w:marLeft w:val="0"/>
          <w:marRight w:val="0"/>
          <w:marTop w:val="0"/>
          <w:marBottom w:val="0"/>
          <w:divBdr>
            <w:top w:val="none" w:sz="0" w:space="0" w:color="auto"/>
            <w:left w:val="none" w:sz="0" w:space="0" w:color="auto"/>
            <w:bottom w:val="none" w:sz="0" w:space="0" w:color="auto"/>
            <w:right w:val="none" w:sz="0" w:space="0" w:color="auto"/>
          </w:divBdr>
        </w:div>
        <w:div w:id="1207791273">
          <w:marLeft w:val="0"/>
          <w:marRight w:val="0"/>
          <w:marTop w:val="0"/>
          <w:marBottom w:val="0"/>
          <w:divBdr>
            <w:top w:val="none" w:sz="0" w:space="0" w:color="auto"/>
            <w:left w:val="none" w:sz="0" w:space="0" w:color="auto"/>
            <w:bottom w:val="none" w:sz="0" w:space="0" w:color="auto"/>
            <w:right w:val="none" w:sz="0" w:space="0" w:color="auto"/>
          </w:divBdr>
        </w:div>
        <w:div w:id="3896085">
          <w:marLeft w:val="0"/>
          <w:marRight w:val="0"/>
          <w:marTop w:val="0"/>
          <w:marBottom w:val="0"/>
          <w:divBdr>
            <w:top w:val="none" w:sz="0" w:space="0" w:color="auto"/>
            <w:left w:val="none" w:sz="0" w:space="0" w:color="auto"/>
            <w:bottom w:val="none" w:sz="0" w:space="0" w:color="auto"/>
            <w:right w:val="none" w:sz="0" w:space="0" w:color="auto"/>
          </w:divBdr>
        </w:div>
        <w:div w:id="422457719">
          <w:marLeft w:val="0"/>
          <w:marRight w:val="0"/>
          <w:marTop w:val="0"/>
          <w:marBottom w:val="0"/>
          <w:divBdr>
            <w:top w:val="none" w:sz="0" w:space="0" w:color="auto"/>
            <w:left w:val="none" w:sz="0" w:space="0" w:color="auto"/>
            <w:bottom w:val="none" w:sz="0" w:space="0" w:color="auto"/>
            <w:right w:val="none" w:sz="0" w:space="0" w:color="auto"/>
          </w:divBdr>
        </w:div>
        <w:div w:id="734470383">
          <w:marLeft w:val="0"/>
          <w:marRight w:val="0"/>
          <w:marTop w:val="0"/>
          <w:marBottom w:val="0"/>
          <w:divBdr>
            <w:top w:val="none" w:sz="0" w:space="0" w:color="auto"/>
            <w:left w:val="none" w:sz="0" w:space="0" w:color="auto"/>
            <w:bottom w:val="none" w:sz="0" w:space="0" w:color="auto"/>
            <w:right w:val="none" w:sz="0" w:space="0" w:color="auto"/>
          </w:divBdr>
        </w:div>
        <w:div w:id="357857185">
          <w:marLeft w:val="0"/>
          <w:marRight w:val="0"/>
          <w:marTop w:val="0"/>
          <w:marBottom w:val="0"/>
          <w:divBdr>
            <w:top w:val="none" w:sz="0" w:space="0" w:color="auto"/>
            <w:left w:val="none" w:sz="0" w:space="0" w:color="auto"/>
            <w:bottom w:val="none" w:sz="0" w:space="0" w:color="auto"/>
            <w:right w:val="none" w:sz="0" w:space="0" w:color="auto"/>
          </w:divBdr>
        </w:div>
        <w:div w:id="2092772640">
          <w:marLeft w:val="0"/>
          <w:marRight w:val="0"/>
          <w:marTop w:val="0"/>
          <w:marBottom w:val="0"/>
          <w:divBdr>
            <w:top w:val="none" w:sz="0" w:space="0" w:color="auto"/>
            <w:left w:val="none" w:sz="0" w:space="0" w:color="auto"/>
            <w:bottom w:val="none" w:sz="0" w:space="0" w:color="auto"/>
            <w:right w:val="none" w:sz="0" w:space="0" w:color="auto"/>
          </w:divBdr>
        </w:div>
        <w:div w:id="1081219048">
          <w:marLeft w:val="0"/>
          <w:marRight w:val="0"/>
          <w:marTop w:val="0"/>
          <w:marBottom w:val="0"/>
          <w:divBdr>
            <w:top w:val="none" w:sz="0" w:space="0" w:color="auto"/>
            <w:left w:val="none" w:sz="0" w:space="0" w:color="auto"/>
            <w:bottom w:val="none" w:sz="0" w:space="0" w:color="auto"/>
            <w:right w:val="none" w:sz="0" w:space="0" w:color="auto"/>
          </w:divBdr>
        </w:div>
        <w:div w:id="539319106">
          <w:marLeft w:val="0"/>
          <w:marRight w:val="0"/>
          <w:marTop w:val="0"/>
          <w:marBottom w:val="0"/>
          <w:divBdr>
            <w:top w:val="none" w:sz="0" w:space="0" w:color="auto"/>
            <w:left w:val="none" w:sz="0" w:space="0" w:color="auto"/>
            <w:bottom w:val="none" w:sz="0" w:space="0" w:color="auto"/>
            <w:right w:val="none" w:sz="0" w:space="0" w:color="auto"/>
          </w:divBdr>
        </w:div>
        <w:div w:id="236064150">
          <w:marLeft w:val="0"/>
          <w:marRight w:val="0"/>
          <w:marTop w:val="0"/>
          <w:marBottom w:val="0"/>
          <w:divBdr>
            <w:top w:val="none" w:sz="0" w:space="0" w:color="auto"/>
            <w:left w:val="none" w:sz="0" w:space="0" w:color="auto"/>
            <w:bottom w:val="none" w:sz="0" w:space="0" w:color="auto"/>
            <w:right w:val="none" w:sz="0" w:space="0" w:color="auto"/>
          </w:divBdr>
        </w:div>
        <w:div w:id="1148716231">
          <w:marLeft w:val="0"/>
          <w:marRight w:val="0"/>
          <w:marTop w:val="0"/>
          <w:marBottom w:val="0"/>
          <w:divBdr>
            <w:top w:val="none" w:sz="0" w:space="0" w:color="auto"/>
            <w:left w:val="none" w:sz="0" w:space="0" w:color="auto"/>
            <w:bottom w:val="none" w:sz="0" w:space="0" w:color="auto"/>
            <w:right w:val="none" w:sz="0" w:space="0" w:color="auto"/>
          </w:divBdr>
        </w:div>
        <w:div w:id="1047072501">
          <w:marLeft w:val="0"/>
          <w:marRight w:val="0"/>
          <w:marTop w:val="0"/>
          <w:marBottom w:val="0"/>
          <w:divBdr>
            <w:top w:val="none" w:sz="0" w:space="0" w:color="auto"/>
            <w:left w:val="none" w:sz="0" w:space="0" w:color="auto"/>
            <w:bottom w:val="none" w:sz="0" w:space="0" w:color="auto"/>
            <w:right w:val="none" w:sz="0" w:space="0" w:color="auto"/>
          </w:divBdr>
        </w:div>
        <w:div w:id="1391882674">
          <w:marLeft w:val="0"/>
          <w:marRight w:val="0"/>
          <w:marTop w:val="0"/>
          <w:marBottom w:val="0"/>
          <w:divBdr>
            <w:top w:val="none" w:sz="0" w:space="0" w:color="auto"/>
            <w:left w:val="none" w:sz="0" w:space="0" w:color="auto"/>
            <w:bottom w:val="none" w:sz="0" w:space="0" w:color="auto"/>
            <w:right w:val="none" w:sz="0" w:space="0" w:color="auto"/>
          </w:divBdr>
        </w:div>
        <w:div w:id="1492335048">
          <w:marLeft w:val="0"/>
          <w:marRight w:val="0"/>
          <w:marTop w:val="0"/>
          <w:marBottom w:val="0"/>
          <w:divBdr>
            <w:top w:val="none" w:sz="0" w:space="0" w:color="auto"/>
            <w:left w:val="none" w:sz="0" w:space="0" w:color="auto"/>
            <w:bottom w:val="none" w:sz="0" w:space="0" w:color="auto"/>
            <w:right w:val="none" w:sz="0" w:space="0" w:color="auto"/>
          </w:divBdr>
        </w:div>
        <w:div w:id="1164736596">
          <w:marLeft w:val="0"/>
          <w:marRight w:val="0"/>
          <w:marTop w:val="0"/>
          <w:marBottom w:val="0"/>
          <w:divBdr>
            <w:top w:val="none" w:sz="0" w:space="0" w:color="auto"/>
            <w:left w:val="none" w:sz="0" w:space="0" w:color="auto"/>
            <w:bottom w:val="none" w:sz="0" w:space="0" w:color="auto"/>
            <w:right w:val="none" w:sz="0" w:space="0" w:color="auto"/>
          </w:divBdr>
        </w:div>
        <w:div w:id="1229879951">
          <w:marLeft w:val="0"/>
          <w:marRight w:val="0"/>
          <w:marTop w:val="0"/>
          <w:marBottom w:val="0"/>
          <w:divBdr>
            <w:top w:val="none" w:sz="0" w:space="0" w:color="auto"/>
            <w:left w:val="none" w:sz="0" w:space="0" w:color="auto"/>
            <w:bottom w:val="none" w:sz="0" w:space="0" w:color="auto"/>
            <w:right w:val="none" w:sz="0" w:space="0" w:color="auto"/>
          </w:divBdr>
        </w:div>
        <w:div w:id="1676108902">
          <w:marLeft w:val="0"/>
          <w:marRight w:val="0"/>
          <w:marTop w:val="0"/>
          <w:marBottom w:val="0"/>
          <w:divBdr>
            <w:top w:val="none" w:sz="0" w:space="0" w:color="auto"/>
            <w:left w:val="none" w:sz="0" w:space="0" w:color="auto"/>
            <w:bottom w:val="none" w:sz="0" w:space="0" w:color="auto"/>
            <w:right w:val="none" w:sz="0" w:space="0" w:color="auto"/>
          </w:divBdr>
        </w:div>
        <w:div w:id="1157267055">
          <w:marLeft w:val="0"/>
          <w:marRight w:val="0"/>
          <w:marTop w:val="0"/>
          <w:marBottom w:val="0"/>
          <w:divBdr>
            <w:top w:val="none" w:sz="0" w:space="0" w:color="auto"/>
            <w:left w:val="none" w:sz="0" w:space="0" w:color="auto"/>
            <w:bottom w:val="none" w:sz="0" w:space="0" w:color="auto"/>
            <w:right w:val="none" w:sz="0" w:space="0" w:color="auto"/>
          </w:divBdr>
        </w:div>
        <w:div w:id="242296802">
          <w:marLeft w:val="0"/>
          <w:marRight w:val="0"/>
          <w:marTop w:val="0"/>
          <w:marBottom w:val="0"/>
          <w:divBdr>
            <w:top w:val="none" w:sz="0" w:space="0" w:color="auto"/>
            <w:left w:val="none" w:sz="0" w:space="0" w:color="auto"/>
            <w:bottom w:val="none" w:sz="0" w:space="0" w:color="auto"/>
            <w:right w:val="none" w:sz="0" w:space="0" w:color="auto"/>
          </w:divBdr>
        </w:div>
        <w:div w:id="376853319">
          <w:marLeft w:val="0"/>
          <w:marRight w:val="0"/>
          <w:marTop w:val="0"/>
          <w:marBottom w:val="0"/>
          <w:divBdr>
            <w:top w:val="none" w:sz="0" w:space="0" w:color="auto"/>
            <w:left w:val="none" w:sz="0" w:space="0" w:color="auto"/>
            <w:bottom w:val="none" w:sz="0" w:space="0" w:color="auto"/>
            <w:right w:val="none" w:sz="0" w:space="0" w:color="auto"/>
          </w:divBdr>
        </w:div>
        <w:div w:id="2088530379">
          <w:marLeft w:val="0"/>
          <w:marRight w:val="0"/>
          <w:marTop w:val="0"/>
          <w:marBottom w:val="0"/>
          <w:divBdr>
            <w:top w:val="none" w:sz="0" w:space="0" w:color="auto"/>
            <w:left w:val="none" w:sz="0" w:space="0" w:color="auto"/>
            <w:bottom w:val="none" w:sz="0" w:space="0" w:color="auto"/>
            <w:right w:val="none" w:sz="0" w:space="0" w:color="auto"/>
          </w:divBdr>
        </w:div>
        <w:div w:id="302008332">
          <w:marLeft w:val="0"/>
          <w:marRight w:val="0"/>
          <w:marTop w:val="0"/>
          <w:marBottom w:val="0"/>
          <w:divBdr>
            <w:top w:val="none" w:sz="0" w:space="0" w:color="auto"/>
            <w:left w:val="none" w:sz="0" w:space="0" w:color="auto"/>
            <w:bottom w:val="none" w:sz="0" w:space="0" w:color="auto"/>
            <w:right w:val="none" w:sz="0" w:space="0" w:color="auto"/>
          </w:divBdr>
        </w:div>
        <w:div w:id="417140207">
          <w:marLeft w:val="0"/>
          <w:marRight w:val="0"/>
          <w:marTop w:val="0"/>
          <w:marBottom w:val="0"/>
          <w:divBdr>
            <w:top w:val="none" w:sz="0" w:space="0" w:color="auto"/>
            <w:left w:val="none" w:sz="0" w:space="0" w:color="auto"/>
            <w:bottom w:val="none" w:sz="0" w:space="0" w:color="auto"/>
            <w:right w:val="none" w:sz="0" w:space="0" w:color="auto"/>
          </w:divBdr>
        </w:div>
        <w:div w:id="485167113">
          <w:marLeft w:val="0"/>
          <w:marRight w:val="0"/>
          <w:marTop w:val="0"/>
          <w:marBottom w:val="0"/>
          <w:divBdr>
            <w:top w:val="none" w:sz="0" w:space="0" w:color="auto"/>
            <w:left w:val="none" w:sz="0" w:space="0" w:color="auto"/>
            <w:bottom w:val="none" w:sz="0" w:space="0" w:color="auto"/>
            <w:right w:val="none" w:sz="0" w:space="0" w:color="auto"/>
          </w:divBdr>
        </w:div>
        <w:div w:id="1016151176">
          <w:marLeft w:val="0"/>
          <w:marRight w:val="0"/>
          <w:marTop w:val="0"/>
          <w:marBottom w:val="0"/>
          <w:divBdr>
            <w:top w:val="none" w:sz="0" w:space="0" w:color="auto"/>
            <w:left w:val="none" w:sz="0" w:space="0" w:color="auto"/>
            <w:bottom w:val="none" w:sz="0" w:space="0" w:color="auto"/>
            <w:right w:val="none" w:sz="0" w:space="0" w:color="auto"/>
          </w:divBdr>
        </w:div>
        <w:div w:id="1461802247">
          <w:marLeft w:val="0"/>
          <w:marRight w:val="0"/>
          <w:marTop w:val="0"/>
          <w:marBottom w:val="0"/>
          <w:divBdr>
            <w:top w:val="none" w:sz="0" w:space="0" w:color="auto"/>
            <w:left w:val="none" w:sz="0" w:space="0" w:color="auto"/>
            <w:bottom w:val="none" w:sz="0" w:space="0" w:color="auto"/>
            <w:right w:val="none" w:sz="0" w:space="0" w:color="auto"/>
          </w:divBdr>
        </w:div>
        <w:div w:id="385759668">
          <w:marLeft w:val="0"/>
          <w:marRight w:val="0"/>
          <w:marTop w:val="0"/>
          <w:marBottom w:val="0"/>
          <w:divBdr>
            <w:top w:val="none" w:sz="0" w:space="0" w:color="auto"/>
            <w:left w:val="none" w:sz="0" w:space="0" w:color="auto"/>
            <w:bottom w:val="none" w:sz="0" w:space="0" w:color="auto"/>
            <w:right w:val="none" w:sz="0" w:space="0" w:color="auto"/>
          </w:divBdr>
        </w:div>
        <w:div w:id="1381520109">
          <w:marLeft w:val="0"/>
          <w:marRight w:val="0"/>
          <w:marTop w:val="0"/>
          <w:marBottom w:val="0"/>
          <w:divBdr>
            <w:top w:val="none" w:sz="0" w:space="0" w:color="auto"/>
            <w:left w:val="none" w:sz="0" w:space="0" w:color="auto"/>
            <w:bottom w:val="none" w:sz="0" w:space="0" w:color="auto"/>
            <w:right w:val="none" w:sz="0" w:space="0" w:color="auto"/>
          </w:divBdr>
        </w:div>
        <w:div w:id="2027441725">
          <w:marLeft w:val="0"/>
          <w:marRight w:val="0"/>
          <w:marTop w:val="0"/>
          <w:marBottom w:val="0"/>
          <w:divBdr>
            <w:top w:val="none" w:sz="0" w:space="0" w:color="auto"/>
            <w:left w:val="none" w:sz="0" w:space="0" w:color="auto"/>
            <w:bottom w:val="none" w:sz="0" w:space="0" w:color="auto"/>
            <w:right w:val="none" w:sz="0" w:space="0" w:color="auto"/>
          </w:divBdr>
        </w:div>
        <w:div w:id="167252902">
          <w:marLeft w:val="0"/>
          <w:marRight w:val="0"/>
          <w:marTop w:val="0"/>
          <w:marBottom w:val="0"/>
          <w:divBdr>
            <w:top w:val="none" w:sz="0" w:space="0" w:color="auto"/>
            <w:left w:val="none" w:sz="0" w:space="0" w:color="auto"/>
            <w:bottom w:val="none" w:sz="0" w:space="0" w:color="auto"/>
            <w:right w:val="none" w:sz="0" w:space="0" w:color="auto"/>
          </w:divBdr>
        </w:div>
        <w:div w:id="1714306183">
          <w:marLeft w:val="0"/>
          <w:marRight w:val="0"/>
          <w:marTop w:val="0"/>
          <w:marBottom w:val="0"/>
          <w:divBdr>
            <w:top w:val="none" w:sz="0" w:space="0" w:color="auto"/>
            <w:left w:val="none" w:sz="0" w:space="0" w:color="auto"/>
            <w:bottom w:val="none" w:sz="0" w:space="0" w:color="auto"/>
            <w:right w:val="none" w:sz="0" w:space="0" w:color="auto"/>
          </w:divBdr>
        </w:div>
        <w:div w:id="578058244">
          <w:marLeft w:val="0"/>
          <w:marRight w:val="0"/>
          <w:marTop w:val="0"/>
          <w:marBottom w:val="0"/>
          <w:divBdr>
            <w:top w:val="none" w:sz="0" w:space="0" w:color="auto"/>
            <w:left w:val="none" w:sz="0" w:space="0" w:color="auto"/>
            <w:bottom w:val="none" w:sz="0" w:space="0" w:color="auto"/>
            <w:right w:val="none" w:sz="0" w:space="0" w:color="auto"/>
          </w:divBdr>
        </w:div>
        <w:div w:id="1505167082">
          <w:marLeft w:val="0"/>
          <w:marRight w:val="0"/>
          <w:marTop w:val="0"/>
          <w:marBottom w:val="0"/>
          <w:divBdr>
            <w:top w:val="none" w:sz="0" w:space="0" w:color="auto"/>
            <w:left w:val="none" w:sz="0" w:space="0" w:color="auto"/>
            <w:bottom w:val="none" w:sz="0" w:space="0" w:color="auto"/>
            <w:right w:val="none" w:sz="0" w:space="0" w:color="auto"/>
          </w:divBdr>
        </w:div>
        <w:div w:id="957569722">
          <w:marLeft w:val="0"/>
          <w:marRight w:val="0"/>
          <w:marTop w:val="0"/>
          <w:marBottom w:val="0"/>
          <w:divBdr>
            <w:top w:val="none" w:sz="0" w:space="0" w:color="auto"/>
            <w:left w:val="none" w:sz="0" w:space="0" w:color="auto"/>
            <w:bottom w:val="none" w:sz="0" w:space="0" w:color="auto"/>
            <w:right w:val="none" w:sz="0" w:space="0" w:color="auto"/>
          </w:divBdr>
        </w:div>
        <w:div w:id="1104422000">
          <w:marLeft w:val="0"/>
          <w:marRight w:val="0"/>
          <w:marTop w:val="0"/>
          <w:marBottom w:val="0"/>
          <w:divBdr>
            <w:top w:val="none" w:sz="0" w:space="0" w:color="auto"/>
            <w:left w:val="none" w:sz="0" w:space="0" w:color="auto"/>
            <w:bottom w:val="none" w:sz="0" w:space="0" w:color="auto"/>
            <w:right w:val="none" w:sz="0" w:space="0" w:color="auto"/>
          </w:divBdr>
        </w:div>
        <w:div w:id="2033257947">
          <w:marLeft w:val="0"/>
          <w:marRight w:val="0"/>
          <w:marTop w:val="0"/>
          <w:marBottom w:val="0"/>
          <w:divBdr>
            <w:top w:val="none" w:sz="0" w:space="0" w:color="auto"/>
            <w:left w:val="none" w:sz="0" w:space="0" w:color="auto"/>
            <w:bottom w:val="none" w:sz="0" w:space="0" w:color="auto"/>
            <w:right w:val="none" w:sz="0" w:space="0" w:color="auto"/>
          </w:divBdr>
        </w:div>
        <w:div w:id="121191216">
          <w:marLeft w:val="0"/>
          <w:marRight w:val="0"/>
          <w:marTop w:val="0"/>
          <w:marBottom w:val="0"/>
          <w:divBdr>
            <w:top w:val="none" w:sz="0" w:space="0" w:color="auto"/>
            <w:left w:val="none" w:sz="0" w:space="0" w:color="auto"/>
            <w:bottom w:val="none" w:sz="0" w:space="0" w:color="auto"/>
            <w:right w:val="none" w:sz="0" w:space="0" w:color="auto"/>
          </w:divBdr>
        </w:div>
        <w:div w:id="780026559">
          <w:marLeft w:val="0"/>
          <w:marRight w:val="0"/>
          <w:marTop w:val="0"/>
          <w:marBottom w:val="0"/>
          <w:divBdr>
            <w:top w:val="none" w:sz="0" w:space="0" w:color="auto"/>
            <w:left w:val="none" w:sz="0" w:space="0" w:color="auto"/>
            <w:bottom w:val="none" w:sz="0" w:space="0" w:color="auto"/>
            <w:right w:val="none" w:sz="0" w:space="0" w:color="auto"/>
          </w:divBdr>
        </w:div>
        <w:div w:id="900943046">
          <w:marLeft w:val="0"/>
          <w:marRight w:val="0"/>
          <w:marTop w:val="0"/>
          <w:marBottom w:val="0"/>
          <w:divBdr>
            <w:top w:val="none" w:sz="0" w:space="0" w:color="auto"/>
            <w:left w:val="none" w:sz="0" w:space="0" w:color="auto"/>
            <w:bottom w:val="none" w:sz="0" w:space="0" w:color="auto"/>
            <w:right w:val="none" w:sz="0" w:space="0" w:color="auto"/>
          </w:divBdr>
        </w:div>
        <w:div w:id="1840998774">
          <w:marLeft w:val="0"/>
          <w:marRight w:val="0"/>
          <w:marTop w:val="0"/>
          <w:marBottom w:val="0"/>
          <w:divBdr>
            <w:top w:val="none" w:sz="0" w:space="0" w:color="auto"/>
            <w:left w:val="none" w:sz="0" w:space="0" w:color="auto"/>
            <w:bottom w:val="none" w:sz="0" w:space="0" w:color="auto"/>
            <w:right w:val="none" w:sz="0" w:space="0" w:color="auto"/>
          </w:divBdr>
        </w:div>
        <w:div w:id="220363528">
          <w:marLeft w:val="0"/>
          <w:marRight w:val="0"/>
          <w:marTop w:val="0"/>
          <w:marBottom w:val="0"/>
          <w:divBdr>
            <w:top w:val="none" w:sz="0" w:space="0" w:color="auto"/>
            <w:left w:val="none" w:sz="0" w:space="0" w:color="auto"/>
            <w:bottom w:val="none" w:sz="0" w:space="0" w:color="auto"/>
            <w:right w:val="none" w:sz="0" w:space="0" w:color="auto"/>
          </w:divBdr>
        </w:div>
        <w:div w:id="194080936">
          <w:marLeft w:val="0"/>
          <w:marRight w:val="0"/>
          <w:marTop w:val="0"/>
          <w:marBottom w:val="0"/>
          <w:divBdr>
            <w:top w:val="none" w:sz="0" w:space="0" w:color="auto"/>
            <w:left w:val="none" w:sz="0" w:space="0" w:color="auto"/>
            <w:bottom w:val="none" w:sz="0" w:space="0" w:color="auto"/>
            <w:right w:val="none" w:sz="0" w:space="0" w:color="auto"/>
          </w:divBdr>
        </w:div>
        <w:div w:id="1940018892">
          <w:marLeft w:val="0"/>
          <w:marRight w:val="0"/>
          <w:marTop w:val="0"/>
          <w:marBottom w:val="0"/>
          <w:divBdr>
            <w:top w:val="none" w:sz="0" w:space="0" w:color="auto"/>
            <w:left w:val="none" w:sz="0" w:space="0" w:color="auto"/>
            <w:bottom w:val="none" w:sz="0" w:space="0" w:color="auto"/>
            <w:right w:val="none" w:sz="0" w:space="0" w:color="auto"/>
          </w:divBdr>
        </w:div>
        <w:div w:id="2011250815">
          <w:marLeft w:val="0"/>
          <w:marRight w:val="0"/>
          <w:marTop w:val="0"/>
          <w:marBottom w:val="0"/>
          <w:divBdr>
            <w:top w:val="none" w:sz="0" w:space="0" w:color="auto"/>
            <w:left w:val="none" w:sz="0" w:space="0" w:color="auto"/>
            <w:bottom w:val="none" w:sz="0" w:space="0" w:color="auto"/>
            <w:right w:val="none" w:sz="0" w:space="0" w:color="auto"/>
          </w:divBdr>
        </w:div>
        <w:div w:id="1658075079">
          <w:marLeft w:val="0"/>
          <w:marRight w:val="0"/>
          <w:marTop w:val="0"/>
          <w:marBottom w:val="0"/>
          <w:divBdr>
            <w:top w:val="none" w:sz="0" w:space="0" w:color="auto"/>
            <w:left w:val="none" w:sz="0" w:space="0" w:color="auto"/>
            <w:bottom w:val="none" w:sz="0" w:space="0" w:color="auto"/>
            <w:right w:val="none" w:sz="0" w:space="0" w:color="auto"/>
          </w:divBdr>
        </w:div>
        <w:div w:id="1672027159">
          <w:marLeft w:val="0"/>
          <w:marRight w:val="0"/>
          <w:marTop w:val="0"/>
          <w:marBottom w:val="0"/>
          <w:divBdr>
            <w:top w:val="none" w:sz="0" w:space="0" w:color="auto"/>
            <w:left w:val="none" w:sz="0" w:space="0" w:color="auto"/>
            <w:bottom w:val="none" w:sz="0" w:space="0" w:color="auto"/>
            <w:right w:val="none" w:sz="0" w:space="0" w:color="auto"/>
          </w:divBdr>
        </w:div>
        <w:div w:id="720327155">
          <w:marLeft w:val="0"/>
          <w:marRight w:val="0"/>
          <w:marTop w:val="0"/>
          <w:marBottom w:val="0"/>
          <w:divBdr>
            <w:top w:val="none" w:sz="0" w:space="0" w:color="auto"/>
            <w:left w:val="none" w:sz="0" w:space="0" w:color="auto"/>
            <w:bottom w:val="none" w:sz="0" w:space="0" w:color="auto"/>
            <w:right w:val="none" w:sz="0" w:space="0" w:color="auto"/>
          </w:divBdr>
        </w:div>
        <w:div w:id="126166607">
          <w:marLeft w:val="0"/>
          <w:marRight w:val="0"/>
          <w:marTop w:val="0"/>
          <w:marBottom w:val="0"/>
          <w:divBdr>
            <w:top w:val="none" w:sz="0" w:space="0" w:color="auto"/>
            <w:left w:val="none" w:sz="0" w:space="0" w:color="auto"/>
            <w:bottom w:val="none" w:sz="0" w:space="0" w:color="auto"/>
            <w:right w:val="none" w:sz="0" w:space="0" w:color="auto"/>
          </w:divBdr>
        </w:div>
        <w:div w:id="928656000">
          <w:marLeft w:val="0"/>
          <w:marRight w:val="0"/>
          <w:marTop w:val="0"/>
          <w:marBottom w:val="0"/>
          <w:divBdr>
            <w:top w:val="none" w:sz="0" w:space="0" w:color="auto"/>
            <w:left w:val="none" w:sz="0" w:space="0" w:color="auto"/>
            <w:bottom w:val="none" w:sz="0" w:space="0" w:color="auto"/>
            <w:right w:val="none" w:sz="0" w:space="0" w:color="auto"/>
          </w:divBdr>
        </w:div>
        <w:div w:id="2137942573">
          <w:marLeft w:val="0"/>
          <w:marRight w:val="0"/>
          <w:marTop w:val="0"/>
          <w:marBottom w:val="0"/>
          <w:divBdr>
            <w:top w:val="none" w:sz="0" w:space="0" w:color="auto"/>
            <w:left w:val="none" w:sz="0" w:space="0" w:color="auto"/>
            <w:bottom w:val="none" w:sz="0" w:space="0" w:color="auto"/>
            <w:right w:val="none" w:sz="0" w:space="0" w:color="auto"/>
          </w:divBdr>
        </w:div>
        <w:div w:id="1668094874">
          <w:marLeft w:val="0"/>
          <w:marRight w:val="0"/>
          <w:marTop w:val="0"/>
          <w:marBottom w:val="0"/>
          <w:divBdr>
            <w:top w:val="none" w:sz="0" w:space="0" w:color="auto"/>
            <w:left w:val="none" w:sz="0" w:space="0" w:color="auto"/>
            <w:bottom w:val="none" w:sz="0" w:space="0" w:color="auto"/>
            <w:right w:val="none" w:sz="0" w:space="0" w:color="auto"/>
          </w:divBdr>
        </w:div>
        <w:div w:id="34038843">
          <w:marLeft w:val="0"/>
          <w:marRight w:val="0"/>
          <w:marTop w:val="0"/>
          <w:marBottom w:val="0"/>
          <w:divBdr>
            <w:top w:val="none" w:sz="0" w:space="0" w:color="auto"/>
            <w:left w:val="none" w:sz="0" w:space="0" w:color="auto"/>
            <w:bottom w:val="none" w:sz="0" w:space="0" w:color="auto"/>
            <w:right w:val="none" w:sz="0" w:space="0" w:color="auto"/>
          </w:divBdr>
        </w:div>
        <w:div w:id="1676108908">
          <w:marLeft w:val="0"/>
          <w:marRight w:val="0"/>
          <w:marTop w:val="0"/>
          <w:marBottom w:val="0"/>
          <w:divBdr>
            <w:top w:val="none" w:sz="0" w:space="0" w:color="auto"/>
            <w:left w:val="none" w:sz="0" w:space="0" w:color="auto"/>
            <w:bottom w:val="none" w:sz="0" w:space="0" w:color="auto"/>
            <w:right w:val="none" w:sz="0" w:space="0" w:color="auto"/>
          </w:divBdr>
        </w:div>
        <w:div w:id="586623037">
          <w:marLeft w:val="0"/>
          <w:marRight w:val="0"/>
          <w:marTop w:val="0"/>
          <w:marBottom w:val="0"/>
          <w:divBdr>
            <w:top w:val="none" w:sz="0" w:space="0" w:color="auto"/>
            <w:left w:val="none" w:sz="0" w:space="0" w:color="auto"/>
            <w:bottom w:val="none" w:sz="0" w:space="0" w:color="auto"/>
            <w:right w:val="none" w:sz="0" w:space="0" w:color="auto"/>
          </w:divBdr>
        </w:div>
        <w:div w:id="1104808218">
          <w:marLeft w:val="0"/>
          <w:marRight w:val="0"/>
          <w:marTop w:val="0"/>
          <w:marBottom w:val="0"/>
          <w:divBdr>
            <w:top w:val="none" w:sz="0" w:space="0" w:color="auto"/>
            <w:left w:val="none" w:sz="0" w:space="0" w:color="auto"/>
            <w:bottom w:val="none" w:sz="0" w:space="0" w:color="auto"/>
            <w:right w:val="none" w:sz="0" w:space="0" w:color="auto"/>
          </w:divBdr>
        </w:div>
        <w:div w:id="1069577159">
          <w:marLeft w:val="0"/>
          <w:marRight w:val="0"/>
          <w:marTop w:val="0"/>
          <w:marBottom w:val="0"/>
          <w:divBdr>
            <w:top w:val="none" w:sz="0" w:space="0" w:color="auto"/>
            <w:left w:val="none" w:sz="0" w:space="0" w:color="auto"/>
            <w:bottom w:val="none" w:sz="0" w:space="0" w:color="auto"/>
            <w:right w:val="none" w:sz="0" w:space="0" w:color="auto"/>
          </w:divBdr>
        </w:div>
        <w:div w:id="890071029">
          <w:marLeft w:val="0"/>
          <w:marRight w:val="0"/>
          <w:marTop w:val="0"/>
          <w:marBottom w:val="0"/>
          <w:divBdr>
            <w:top w:val="none" w:sz="0" w:space="0" w:color="auto"/>
            <w:left w:val="none" w:sz="0" w:space="0" w:color="auto"/>
            <w:bottom w:val="none" w:sz="0" w:space="0" w:color="auto"/>
            <w:right w:val="none" w:sz="0" w:space="0" w:color="auto"/>
          </w:divBdr>
        </w:div>
        <w:div w:id="1313676145">
          <w:marLeft w:val="0"/>
          <w:marRight w:val="0"/>
          <w:marTop w:val="0"/>
          <w:marBottom w:val="0"/>
          <w:divBdr>
            <w:top w:val="none" w:sz="0" w:space="0" w:color="auto"/>
            <w:left w:val="none" w:sz="0" w:space="0" w:color="auto"/>
            <w:bottom w:val="none" w:sz="0" w:space="0" w:color="auto"/>
            <w:right w:val="none" w:sz="0" w:space="0" w:color="auto"/>
          </w:divBdr>
        </w:div>
        <w:div w:id="1501307952">
          <w:marLeft w:val="0"/>
          <w:marRight w:val="0"/>
          <w:marTop w:val="0"/>
          <w:marBottom w:val="0"/>
          <w:divBdr>
            <w:top w:val="none" w:sz="0" w:space="0" w:color="auto"/>
            <w:left w:val="none" w:sz="0" w:space="0" w:color="auto"/>
            <w:bottom w:val="none" w:sz="0" w:space="0" w:color="auto"/>
            <w:right w:val="none" w:sz="0" w:space="0" w:color="auto"/>
          </w:divBdr>
        </w:div>
        <w:div w:id="1581139397">
          <w:marLeft w:val="0"/>
          <w:marRight w:val="0"/>
          <w:marTop w:val="0"/>
          <w:marBottom w:val="0"/>
          <w:divBdr>
            <w:top w:val="none" w:sz="0" w:space="0" w:color="auto"/>
            <w:left w:val="none" w:sz="0" w:space="0" w:color="auto"/>
            <w:bottom w:val="none" w:sz="0" w:space="0" w:color="auto"/>
            <w:right w:val="none" w:sz="0" w:space="0" w:color="auto"/>
          </w:divBdr>
        </w:div>
        <w:div w:id="875436106">
          <w:marLeft w:val="0"/>
          <w:marRight w:val="0"/>
          <w:marTop w:val="0"/>
          <w:marBottom w:val="0"/>
          <w:divBdr>
            <w:top w:val="none" w:sz="0" w:space="0" w:color="auto"/>
            <w:left w:val="none" w:sz="0" w:space="0" w:color="auto"/>
            <w:bottom w:val="none" w:sz="0" w:space="0" w:color="auto"/>
            <w:right w:val="none" w:sz="0" w:space="0" w:color="auto"/>
          </w:divBdr>
        </w:div>
        <w:div w:id="1372917695">
          <w:marLeft w:val="0"/>
          <w:marRight w:val="0"/>
          <w:marTop w:val="0"/>
          <w:marBottom w:val="0"/>
          <w:divBdr>
            <w:top w:val="none" w:sz="0" w:space="0" w:color="auto"/>
            <w:left w:val="none" w:sz="0" w:space="0" w:color="auto"/>
            <w:bottom w:val="none" w:sz="0" w:space="0" w:color="auto"/>
            <w:right w:val="none" w:sz="0" w:space="0" w:color="auto"/>
          </w:divBdr>
        </w:div>
        <w:div w:id="669017532">
          <w:marLeft w:val="0"/>
          <w:marRight w:val="0"/>
          <w:marTop w:val="0"/>
          <w:marBottom w:val="0"/>
          <w:divBdr>
            <w:top w:val="none" w:sz="0" w:space="0" w:color="auto"/>
            <w:left w:val="none" w:sz="0" w:space="0" w:color="auto"/>
            <w:bottom w:val="none" w:sz="0" w:space="0" w:color="auto"/>
            <w:right w:val="none" w:sz="0" w:space="0" w:color="auto"/>
          </w:divBdr>
        </w:div>
        <w:div w:id="297296043">
          <w:marLeft w:val="0"/>
          <w:marRight w:val="0"/>
          <w:marTop w:val="0"/>
          <w:marBottom w:val="0"/>
          <w:divBdr>
            <w:top w:val="none" w:sz="0" w:space="0" w:color="auto"/>
            <w:left w:val="none" w:sz="0" w:space="0" w:color="auto"/>
            <w:bottom w:val="none" w:sz="0" w:space="0" w:color="auto"/>
            <w:right w:val="none" w:sz="0" w:space="0" w:color="auto"/>
          </w:divBdr>
        </w:div>
        <w:div w:id="866723075">
          <w:marLeft w:val="0"/>
          <w:marRight w:val="0"/>
          <w:marTop w:val="0"/>
          <w:marBottom w:val="0"/>
          <w:divBdr>
            <w:top w:val="none" w:sz="0" w:space="0" w:color="auto"/>
            <w:left w:val="none" w:sz="0" w:space="0" w:color="auto"/>
            <w:bottom w:val="none" w:sz="0" w:space="0" w:color="auto"/>
            <w:right w:val="none" w:sz="0" w:space="0" w:color="auto"/>
          </w:divBdr>
        </w:div>
        <w:div w:id="1864783122">
          <w:marLeft w:val="0"/>
          <w:marRight w:val="0"/>
          <w:marTop w:val="0"/>
          <w:marBottom w:val="0"/>
          <w:divBdr>
            <w:top w:val="none" w:sz="0" w:space="0" w:color="auto"/>
            <w:left w:val="none" w:sz="0" w:space="0" w:color="auto"/>
            <w:bottom w:val="none" w:sz="0" w:space="0" w:color="auto"/>
            <w:right w:val="none" w:sz="0" w:space="0" w:color="auto"/>
          </w:divBdr>
        </w:div>
        <w:div w:id="1147472537">
          <w:marLeft w:val="0"/>
          <w:marRight w:val="0"/>
          <w:marTop w:val="0"/>
          <w:marBottom w:val="0"/>
          <w:divBdr>
            <w:top w:val="none" w:sz="0" w:space="0" w:color="auto"/>
            <w:left w:val="none" w:sz="0" w:space="0" w:color="auto"/>
            <w:bottom w:val="none" w:sz="0" w:space="0" w:color="auto"/>
            <w:right w:val="none" w:sz="0" w:space="0" w:color="auto"/>
          </w:divBdr>
        </w:div>
        <w:div w:id="547110763">
          <w:marLeft w:val="0"/>
          <w:marRight w:val="0"/>
          <w:marTop w:val="0"/>
          <w:marBottom w:val="0"/>
          <w:divBdr>
            <w:top w:val="none" w:sz="0" w:space="0" w:color="auto"/>
            <w:left w:val="none" w:sz="0" w:space="0" w:color="auto"/>
            <w:bottom w:val="none" w:sz="0" w:space="0" w:color="auto"/>
            <w:right w:val="none" w:sz="0" w:space="0" w:color="auto"/>
          </w:divBdr>
        </w:div>
        <w:div w:id="380522025">
          <w:marLeft w:val="0"/>
          <w:marRight w:val="0"/>
          <w:marTop w:val="0"/>
          <w:marBottom w:val="0"/>
          <w:divBdr>
            <w:top w:val="none" w:sz="0" w:space="0" w:color="auto"/>
            <w:left w:val="none" w:sz="0" w:space="0" w:color="auto"/>
            <w:bottom w:val="none" w:sz="0" w:space="0" w:color="auto"/>
            <w:right w:val="none" w:sz="0" w:space="0" w:color="auto"/>
          </w:divBdr>
        </w:div>
        <w:div w:id="157505335">
          <w:marLeft w:val="0"/>
          <w:marRight w:val="0"/>
          <w:marTop w:val="0"/>
          <w:marBottom w:val="0"/>
          <w:divBdr>
            <w:top w:val="none" w:sz="0" w:space="0" w:color="auto"/>
            <w:left w:val="none" w:sz="0" w:space="0" w:color="auto"/>
            <w:bottom w:val="none" w:sz="0" w:space="0" w:color="auto"/>
            <w:right w:val="none" w:sz="0" w:space="0" w:color="auto"/>
          </w:divBdr>
        </w:div>
        <w:div w:id="2071538694">
          <w:marLeft w:val="0"/>
          <w:marRight w:val="0"/>
          <w:marTop w:val="0"/>
          <w:marBottom w:val="0"/>
          <w:divBdr>
            <w:top w:val="none" w:sz="0" w:space="0" w:color="auto"/>
            <w:left w:val="none" w:sz="0" w:space="0" w:color="auto"/>
            <w:bottom w:val="none" w:sz="0" w:space="0" w:color="auto"/>
            <w:right w:val="none" w:sz="0" w:space="0" w:color="auto"/>
          </w:divBdr>
        </w:div>
        <w:div w:id="1754546919">
          <w:marLeft w:val="0"/>
          <w:marRight w:val="0"/>
          <w:marTop w:val="0"/>
          <w:marBottom w:val="0"/>
          <w:divBdr>
            <w:top w:val="none" w:sz="0" w:space="0" w:color="auto"/>
            <w:left w:val="none" w:sz="0" w:space="0" w:color="auto"/>
            <w:bottom w:val="none" w:sz="0" w:space="0" w:color="auto"/>
            <w:right w:val="none" w:sz="0" w:space="0" w:color="auto"/>
          </w:divBdr>
        </w:div>
        <w:div w:id="981690617">
          <w:marLeft w:val="0"/>
          <w:marRight w:val="0"/>
          <w:marTop w:val="0"/>
          <w:marBottom w:val="0"/>
          <w:divBdr>
            <w:top w:val="none" w:sz="0" w:space="0" w:color="auto"/>
            <w:left w:val="none" w:sz="0" w:space="0" w:color="auto"/>
            <w:bottom w:val="none" w:sz="0" w:space="0" w:color="auto"/>
            <w:right w:val="none" w:sz="0" w:space="0" w:color="auto"/>
          </w:divBdr>
        </w:div>
        <w:div w:id="1366831586">
          <w:marLeft w:val="0"/>
          <w:marRight w:val="0"/>
          <w:marTop w:val="0"/>
          <w:marBottom w:val="0"/>
          <w:divBdr>
            <w:top w:val="none" w:sz="0" w:space="0" w:color="auto"/>
            <w:left w:val="none" w:sz="0" w:space="0" w:color="auto"/>
            <w:bottom w:val="none" w:sz="0" w:space="0" w:color="auto"/>
            <w:right w:val="none" w:sz="0" w:space="0" w:color="auto"/>
          </w:divBdr>
        </w:div>
        <w:div w:id="1272474949">
          <w:marLeft w:val="0"/>
          <w:marRight w:val="0"/>
          <w:marTop w:val="0"/>
          <w:marBottom w:val="0"/>
          <w:divBdr>
            <w:top w:val="none" w:sz="0" w:space="0" w:color="auto"/>
            <w:left w:val="none" w:sz="0" w:space="0" w:color="auto"/>
            <w:bottom w:val="none" w:sz="0" w:space="0" w:color="auto"/>
            <w:right w:val="none" w:sz="0" w:space="0" w:color="auto"/>
          </w:divBdr>
        </w:div>
        <w:div w:id="324479352">
          <w:marLeft w:val="0"/>
          <w:marRight w:val="0"/>
          <w:marTop w:val="0"/>
          <w:marBottom w:val="0"/>
          <w:divBdr>
            <w:top w:val="none" w:sz="0" w:space="0" w:color="auto"/>
            <w:left w:val="none" w:sz="0" w:space="0" w:color="auto"/>
            <w:bottom w:val="none" w:sz="0" w:space="0" w:color="auto"/>
            <w:right w:val="none" w:sz="0" w:space="0" w:color="auto"/>
          </w:divBdr>
        </w:div>
        <w:div w:id="1785884536">
          <w:marLeft w:val="0"/>
          <w:marRight w:val="0"/>
          <w:marTop w:val="0"/>
          <w:marBottom w:val="0"/>
          <w:divBdr>
            <w:top w:val="none" w:sz="0" w:space="0" w:color="auto"/>
            <w:left w:val="none" w:sz="0" w:space="0" w:color="auto"/>
            <w:bottom w:val="none" w:sz="0" w:space="0" w:color="auto"/>
            <w:right w:val="none" w:sz="0" w:space="0" w:color="auto"/>
          </w:divBdr>
        </w:div>
        <w:div w:id="1804928037">
          <w:marLeft w:val="0"/>
          <w:marRight w:val="0"/>
          <w:marTop w:val="0"/>
          <w:marBottom w:val="0"/>
          <w:divBdr>
            <w:top w:val="none" w:sz="0" w:space="0" w:color="auto"/>
            <w:left w:val="none" w:sz="0" w:space="0" w:color="auto"/>
            <w:bottom w:val="none" w:sz="0" w:space="0" w:color="auto"/>
            <w:right w:val="none" w:sz="0" w:space="0" w:color="auto"/>
          </w:divBdr>
        </w:div>
        <w:div w:id="100997262">
          <w:marLeft w:val="0"/>
          <w:marRight w:val="0"/>
          <w:marTop w:val="0"/>
          <w:marBottom w:val="0"/>
          <w:divBdr>
            <w:top w:val="none" w:sz="0" w:space="0" w:color="auto"/>
            <w:left w:val="none" w:sz="0" w:space="0" w:color="auto"/>
            <w:bottom w:val="none" w:sz="0" w:space="0" w:color="auto"/>
            <w:right w:val="none" w:sz="0" w:space="0" w:color="auto"/>
          </w:divBdr>
        </w:div>
        <w:div w:id="349380687">
          <w:marLeft w:val="0"/>
          <w:marRight w:val="0"/>
          <w:marTop w:val="0"/>
          <w:marBottom w:val="0"/>
          <w:divBdr>
            <w:top w:val="none" w:sz="0" w:space="0" w:color="auto"/>
            <w:left w:val="none" w:sz="0" w:space="0" w:color="auto"/>
            <w:bottom w:val="none" w:sz="0" w:space="0" w:color="auto"/>
            <w:right w:val="none" w:sz="0" w:space="0" w:color="auto"/>
          </w:divBdr>
        </w:div>
        <w:div w:id="353767796">
          <w:marLeft w:val="0"/>
          <w:marRight w:val="0"/>
          <w:marTop w:val="0"/>
          <w:marBottom w:val="0"/>
          <w:divBdr>
            <w:top w:val="none" w:sz="0" w:space="0" w:color="auto"/>
            <w:left w:val="none" w:sz="0" w:space="0" w:color="auto"/>
            <w:bottom w:val="none" w:sz="0" w:space="0" w:color="auto"/>
            <w:right w:val="none" w:sz="0" w:space="0" w:color="auto"/>
          </w:divBdr>
        </w:div>
        <w:div w:id="508057772">
          <w:marLeft w:val="0"/>
          <w:marRight w:val="0"/>
          <w:marTop w:val="0"/>
          <w:marBottom w:val="0"/>
          <w:divBdr>
            <w:top w:val="none" w:sz="0" w:space="0" w:color="auto"/>
            <w:left w:val="none" w:sz="0" w:space="0" w:color="auto"/>
            <w:bottom w:val="none" w:sz="0" w:space="0" w:color="auto"/>
            <w:right w:val="none" w:sz="0" w:space="0" w:color="auto"/>
          </w:divBdr>
        </w:div>
        <w:div w:id="1384213431">
          <w:marLeft w:val="0"/>
          <w:marRight w:val="0"/>
          <w:marTop w:val="0"/>
          <w:marBottom w:val="0"/>
          <w:divBdr>
            <w:top w:val="none" w:sz="0" w:space="0" w:color="auto"/>
            <w:left w:val="none" w:sz="0" w:space="0" w:color="auto"/>
            <w:bottom w:val="none" w:sz="0" w:space="0" w:color="auto"/>
            <w:right w:val="none" w:sz="0" w:space="0" w:color="auto"/>
          </w:divBdr>
        </w:div>
        <w:div w:id="1825583671">
          <w:marLeft w:val="0"/>
          <w:marRight w:val="0"/>
          <w:marTop w:val="0"/>
          <w:marBottom w:val="0"/>
          <w:divBdr>
            <w:top w:val="none" w:sz="0" w:space="0" w:color="auto"/>
            <w:left w:val="none" w:sz="0" w:space="0" w:color="auto"/>
            <w:bottom w:val="none" w:sz="0" w:space="0" w:color="auto"/>
            <w:right w:val="none" w:sz="0" w:space="0" w:color="auto"/>
          </w:divBdr>
        </w:div>
        <w:div w:id="2083135508">
          <w:marLeft w:val="0"/>
          <w:marRight w:val="0"/>
          <w:marTop w:val="0"/>
          <w:marBottom w:val="0"/>
          <w:divBdr>
            <w:top w:val="none" w:sz="0" w:space="0" w:color="auto"/>
            <w:left w:val="none" w:sz="0" w:space="0" w:color="auto"/>
            <w:bottom w:val="none" w:sz="0" w:space="0" w:color="auto"/>
            <w:right w:val="none" w:sz="0" w:space="0" w:color="auto"/>
          </w:divBdr>
        </w:div>
        <w:div w:id="723143926">
          <w:marLeft w:val="0"/>
          <w:marRight w:val="0"/>
          <w:marTop w:val="0"/>
          <w:marBottom w:val="0"/>
          <w:divBdr>
            <w:top w:val="none" w:sz="0" w:space="0" w:color="auto"/>
            <w:left w:val="none" w:sz="0" w:space="0" w:color="auto"/>
            <w:bottom w:val="none" w:sz="0" w:space="0" w:color="auto"/>
            <w:right w:val="none" w:sz="0" w:space="0" w:color="auto"/>
          </w:divBdr>
        </w:div>
        <w:div w:id="226183691">
          <w:marLeft w:val="0"/>
          <w:marRight w:val="0"/>
          <w:marTop w:val="0"/>
          <w:marBottom w:val="0"/>
          <w:divBdr>
            <w:top w:val="none" w:sz="0" w:space="0" w:color="auto"/>
            <w:left w:val="none" w:sz="0" w:space="0" w:color="auto"/>
            <w:bottom w:val="none" w:sz="0" w:space="0" w:color="auto"/>
            <w:right w:val="none" w:sz="0" w:space="0" w:color="auto"/>
          </w:divBdr>
        </w:div>
        <w:div w:id="524750369">
          <w:marLeft w:val="0"/>
          <w:marRight w:val="0"/>
          <w:marTop w:val="0"/>
          <w:marBottom w:val="0"/>
          <w:divBdr>
            <w:top w:val="none" w:sz="0" w:space="0" w:color="auto"/>
            <w:left w:val="none" w:sz="0" w:space="0" w:color="auto"/>
            <w:bottom w:val="none" w:sz="0" w:space="0" w:color="auto"/>
            <w:right w:val="none" w:sz="0" w:space="0" w:color="auto"/>
          </w:divBdr>
        </w:div>
        <w:div w:id="359819329">
          <w:marLeft w:val="0"/>
          <w:marRight w:val="0"/>
          <w:marTop w:val="0"/>
          <w:marBottom w:val="0"/>
          <w:divBdr>
            <w:top w:val="none" w:sz="0" w:space="0" w:color="auto"/>
            <w:left w:val="none" w:sz="0" w:space="0" w:color="auto"/>
            <w:bottom w:val="none" w:sz="0" w:space="0" w:color="auto"/>
            <w:right w:val="none" w:sz="0" w:space="0" w:color="auto"/>
          </w:divBdr>
        </w:div>
        <w:div w:id="1063603405">
          <w:marLeft w:val="0"/>
          <w:marRight w:val="0"/>
          <w:marTop w:val="0"/>
          <w:marBottom w:val="0"/>
          <w:divBdr>
            <w:top w:val="none" w:sz="0" w:space="0" w:color="auto"/>
            <w:left w:val="none" w:sz="0" w:space="0" w:color="auto"/>
            <w:bottom w:val="none" w:sz="0" w:space="0" w:color="auto"/>
            <w:right w:val="none" w:sz="0" w:space="0" w:color="auto"/>
          </w:divBdr>
        </w:div>
        <w:div w:id="1694309012">
          <w:marLeft w:val="0"/>
          <w:marRight w:val="0"/>
          <w:marTop w:val="0"/>
          <w:marBottom w:val="0"/>
          <w:divBdr>
            <w:top w:val="none" w:sz="0" w:space="0" w:color="auto"/>
            <w:left w:val="none" w:sz="0" w:space="0" w:color="auto"/>
            <w:bottom w:val="none" w:sz="0" w:space="0" w:color="auto"/>
            <w:right w:val="none" w:sz="0" w:space="0" w:color="auto"/>
          </w:divBdr>
        </w:div>
        <w:div w:id="935291258">
          <w:marLeft w:val="0"/>
          <w:marRight w:val="0"/>
          <w:marTop w:val="0"/>
          <w:marBottom w:val="0"/>
          <w:divBdr>
            <w:top w:val="none" w:sz="0" w:space="0" w:color="auto"/>
            <w:left w:val="none" w:sz="0" w:space="0" w:color="auto"/>
            <w:bottom w:val="none" w:sz="0" w:space="0" w:color="auto"/>
            <w:right w:val="none" w:sz="0" w:space="0" w:color="auto"/>
          </w:divBdr>
        </w:div>
        <w:div w:id="78603072">
          <w:marLeft w:val="0"/>
          <w:marRight w:val="0"/>
          <w:marTop w:val="0"/>
          <w:marBottom w:val="0"/>
          <w:divBdr>
            <w:top w:val="none" w:sz="0" w:space="0" w:color="auto"/>
            <w:left w:val="none" w:sz="0" w:space="0" w:color="auto"/>
            <w:bottom w:val="none" w:sz="0" w:space="0" w:color="auto"/>
            <w:right w:val="none" w:sz="0" w:space="0" w:color="auto"/>
          </w:divBdr>
        </w:div>
        <w:div w:id="1017579992">
          <w:marLeft w:val="0"/>
          <w:marRight w:val="0"/>
          <w:marTop w:val="0"/>
          <w:marBottom w:val="0"/>
          <w:divBdr>
            <w:top w:val="none" w:sz="0" w:space="0" w:color="auto"/>
            <w:left w:val="none" w:sz="0" w:space="0" w:color="auto"/>
            <w:bottom w:val="none" w:sz="0" w:space="0" w:color="auto"/>
            <w:right w:val="none" w:sz="0" w:space="0" w:color="auto"/>
          </w:divBdr>
        </w:div>
        <w:div w:id="576983422">
          <w:marLeft w:val="0"/>
          <w:marRight w:val="0"/>
          <w:marTop w:val="0"/>
          <w:marBottom w:val="0"/>
          <w:divBdr>
            <w:top w:val="none" w:sz="0" w:space="0" w:color="auto"/>
            <w:left w:val="none" w:sz="0" w:space="0" w:color="auto"/>
            <w:bottom w:val="none" w:sz="0" w:space="0" w:color="auto"/>
            <w:right w:val="none" w:sz="0" w:space="0" w:color="auto"/>
          </w:divBdr>
        </w:div>
        <w:div w:id="257905904">
          <w:marLeft w:val="0"/>
          <w:marRight w:val="0"/>
          <w:marTop w:val="0"/>
          <w:marBottom w:val="0"/>
          <w:divBdr>
            <w:top w:val="none" w:sz="0" w:space="0" w:color="auto"/>
            <w:left w:val="none" w:sz="0" w:space="0" w:color="auto"/>
            <w:bottom w:val="none" w:sz="0" w:space="0" w:color="auto"/>
            <w:right w:val="none" w:sz="0" w:space="0" w:color="auto"/>
          </w:divBdr>
        </w:div>
        <w:div w:id="750394447">
          <w:marLeft w:val="0"/>
          <w:marRight w:val="0"/>
          <w:marTop w:val="0"/>
          <w:marBottom w:val="0"/>
          <w:divBdr>
            <w:top w:val="none" w:sz="0" w:space="0" w:color="auto"/>
            <w:left w:val="none" w:sz="0" w:space="0" w:color="auto"/>
            <w:bottom w:val="none" w:sz="0" w:space="0" w:color="auto"/>
            <w:right w:val="none" w:sz="0" w:space="0" w:color="auto"/>
          </w:divBdr>
        </w:div>
        <w:div w:id="571350311">
          <w:marLeft w:val="0"/>
          <w:marRight w:val="0"/>
          <w:marTop w:val="0"/>
          <w:marBottom w:val="0"/>
          <w:divBdr>
            <w:top w:val="none" w:sz="0" w:space="0" w:color="auto"/>
            <w:left w:val="none" w:sz="0" w:space="0" w:color="auto"/>
            <w:bottom w:val="none" w:sz="0" w:space="0" w:color="auto"/>
            <w:right w:val="none" w:sz="0" w:space="0" w:color="auto"/>
          </w:divBdr>
        </w:div>
        <w:div w:id="1691756954">
          <w:marLeft w:val="0"/>
          <w:marRight w:val="0"/>
          <w:marTop w:val="0"/>
          <w:marBottom w:val="0"/>
          <w:divBdr>
            <w:top w:val="none" w:sz="0" w:space="0" w:color="auto"/>
            <w:left w:val="none" w:sz="0" w:space="0" w:color="auto"/>
            <w:bottom w:val="none" w:sz="0" w:space="0" w:color="auto"/>
            <w:right w:val="none" w:sz="0" w:space="0" w:color="auto"/>
          </w:divBdr>
        </w:div>
        <w:div w:id="229192435">
          <w:marLeft w:val="0"/>
          <w:marRight w:val="0"/>
          <w:marTop w:val="0"/>
          <w:marBottom w:val="0"/>
          <w:divBdr>
            <w:top w:val="none" w:sz="0" w:space="0" w:color="auto"/>
            <w:left w:val="none" w:sz="0" w:space="0" w:color="auto"/>
            <w:bottom w:val="none" w:sz="0" w:space="0" w:color="auto"/>
            <w:right w:val="none" w:sz="0" w:space="0" w:color="auto"/>
          </w:divBdr>
        </w:div>
        <w:div w:id="575016955">
          <w:marLeft w:val="0"/>
          <w:marRight w:val="0"/>
          <w:marTop w:val="0"/>
          <w:marBottom w:val="0"/>
          <w:divBdr>
            <w:top w:val="none" w:sz="0" w:space="0" w:color="auto"/>
            <w:left w:val="none" w:sz="0" w:space="0" w:color="auto"/>
            <w:bottom w:val="none" w:sz="0" w:space="0" w:color="auto"/>
            <w:right w:val="none" w:sz="0" w:space="0" w:color="auto"/>
          </w:divBdr>
        </w:div>
        <w:div w:id="282614556">
          <w:marLeft w:val="0"/>
          <w:marRight w:val="0"/>
          <w:marTop w:val="0"/>
          <w:marBottom w:val="0"/>
          <w:divBdr>
            <w:top w:val="none" w:sz="0" w:space="0" w:color="auto"/>
            <w:left w:val="none" w:sz="0" w:space="0" w:color="auto"/>
            <w:bottom w:val="none" w:sz="0" w:space="0" w:color="auto"/>
            <w:right w:val="none" w:sz="0" w:space="0" w:color="auto"/>
          </w:divBdr>
        </w:div>
        <w:div w:id="1641035420">
          <w:marLeft w:val="0"/>
          <w:marRight w:val="0"/>
          <w:marTop w:val="0"/>
          <w:marBottom w:val="0"/>
          <w:divBdr>
            <w:top w:val="none" w:sz="0" w:space="0" w:color="auto"/>
            <w:left w:val="none" w:sz="0" w:space="0" w:color="auto"/>
            <w:bottom w:val="none" w:sz="0" w:space="0" w:color="auto"/>
            <w:right w:val="none" w:sz="0" w:space="0" w:color="auto"/>
          </w:divBdr>
        </w:div>
        <w:div w:id="218707098">
          <w:marLeft w:val="0"/>
          <w:marRight w:val="0"/>
          <w:marTop w:val="0"/>
          <w:marBottom w:val="0"/>
          <w:divBdr>
            <w:top w:val="none" w:sz="0" w:space="0" w:color="auto"/>
            <w:left w:val="none" w:sz="0" w:space="0" w:color="auto"/>
            <w:bottom w:val="none" w:sz="0" w:space="0" w:color="auto"/>
            <w:right w:val="none" w:sz="0" w:space="0" w:color="auto"/>
          </w:divBdr>
        </w:div>
        <w:div w:id="523398362">
          <w:marLeft w:val="0"/>
          <w:marRight w:val="0"/>
          <w:marTop w:val="0"/>
          <w:marBottom w:val="0"/>
          <w:divBdr>
            <w:top w:val="none" w:sz="0" w:space="0" w:color="auto"/>
            <w:left w:val="none" w:sz="0" w:space="0" w:color="auto"/>
            <w:bottom w:val="none" w:sz="0" w:space="0" w:color="auto"/>
            <w:right w:val="none" w:sz="0" w:space="0" w:color="auto"/>
          </w:divBdr>
        </w:div>
        <w:div w:id="250699276">
          <w:marLeft w:val="0"/>
          <w:marRight w:val="0"/>
          <w:marTop w:val="0"/>
          <w:marBottom w:val="0"/>
          <w:divBdr>
            <w:top w:val="none" w:sz="0" w:space="0" w:color="auto"/>
            <w:left w:val="none" w:sz="0" w:space="0" w:color="auto"/>
            <w:bottom w:val="none" w:sz="0" w:space="0" w:color="auto"/>
            <w:right w:val="none" w:sz="0" w:space="0" w:color="auto"/>
          </w:divBdr>
        </w:div>
        <w:div w:id="182205037">
          <w:marLeft w:val="0"/>
          <w:marRight w:val="0"/>
          <w:marTop w:val="0"/>
          <w:marBottom w:val="0"/>
          <w:divBdr>
            <w:top w:val="none" w:sz="0" w:space="0" w:color="auto"/>
            <w:left w:val="none" w:sz="0" w:space="0" w:color="auto"/>
            <w:bottom w:val="none" w:sz="0" w:space="0" w:color="auto"/>
            <w:right w:val="none" w:sz="0" w:space="0" w:color="auto"/>
          </w:divBdr>
        </w:div>
        <w:div w:id="87820004">
          <w:marLeft w:val="0"/>
          <w:marRight w:val="0"/>
          <w:marTop w:val="0"/>
          <w:marBottom w:val="0"/>
          <w:divBdr>
            <w:top w:val="none" w:sz="0" w:space="0" w:color="auto"/>
            <w:left w:val="none" w:sz="0" w:space="0" w:color="auto"/>
            <w:bottom w:val="none" w:sz="0" w:space="0" w:color="auto"/>
            <w:right w:val="none" w:sz="0" w:space="0" w:color="auto"/>
          </w:divBdr>
        </w:div>
        <w:div w:id="1347095630">
          <w:marLeft w:val="0"/>
          <w:marRight w:val="0"/>
          <w:marTop w:val="0"/>
          <w:marBottom w:val="0"/>
          <w:divBdr>
            <w:top w:val="none" w:sz="0" w:space="0" w:color="auto"/>
            <w:left w:val="none" w:sz="0" w:space="0" w:color="auto"/>
            <w:bottom w:val="none" w:sz="0" w:space="0" w:color="auto"/>
            <w:right w:val="none" w:sz="0" w:space="0" w:color="auto"/>
          </w:divBdr>
        </w:div>
        <w:div w:id="619070304">
          <w:marLeft w:val="0"/>
          <w:marRight w:val="0"/>
          <w:marTop w:val="0"/>
          <w:marBottom w:val="0"/>
          <w:divBdr>
            <w:top w:val="none" w:sz="0" w:space="0" w:color="auto"/>
            <w:left w:val="none" w:sz="0" w:space="0" w:color="auto"/>
            <w:bottom w:val="none" w:sz="0" w:space="0" w:color="auto"/>
            <w:right w:val="none" w:sz="0" w:space="0" w:color="auto"/>
          </w:divBdr>
        </w:div>
        <w:div w:id="1201167742">
          <w:marLeft w:val="0"/>
          <w:marRight w:val="0"/>
          <w:marTop w:val="0"/>
          <w:marBottom w:val="0"/>
          <w:divBdr>
            <w:top w:val="none" w:sz="0" w:space="0" w:color="auto"/>
            <w:left w:val="none" w:sz="0" w:space="0" w:color="auto"/>
            <w:bottom w:val="none" w:sz="0" w:space="0" w:color="auto"/>
            <w:right w:val="none" w:sz="0" w:space="0" w:color="auto"/>
          </w:divBdr>
        </w:div>
        <w:div w:id="1100835537">
          <w:marLeft w:val="0"/>
          <w:marRight w:val="0"/>
          <w:marTop w:val="0"/>
          <w:marBottom w:val="0"/>
          <w:divBdr>
            <w:top w:val="none" w:sz="0" w:space="0" w:color="auto"/>
            <w:left w:val="none" w:sz="0" w:space="0" w:color="auto"/>
            <w:bottom w:val="none" w:sz="0" w:space="0" w:color="auto"/>
            <w:right w:val="none" w:sz="0" w:space="0" w:color="auto"/>
          </w:divBdr>
        </w:div>
        <w:div w:id="128401236">
          <w:marLeft w:val="0"/>
          <w:marRight w:val="0"/>
          <w:marTop w:val="0"/>
          <w:marBottom w:val="0"/>
          <w:divBdr>
            <w:top w:val="none" w:sz="0" w:space="0" w:color="auto"/>
            <w:left w:val="none" w:sz="0" w:space="0" w:color="auto"/>
            <w:bottom w:val="none" w:sz="0" w:space="0" w:color="auto"/>
            <w:right w:val="none" w:sz="0" w:space="0" w:color="auto"/>
          </w:divBdr>
        </w:div>
        <w:div w:id="208764059">
          <w:marLeft w:val="0"/>
          <w:marRight w:val="0"/>
          <w:marTop w:val="0"/>
          <w:marBottom w:val="0"/>
          <w:divBdr>
            <w:top w:val="none" w:sz="0" w:space="0" w:color="auto"/>
            <w:left w:val="none" w:sz="0" w:space="0" w:color="auto"/>
            <w:bottom w:val="none" w:sz="0" w:space="0" w:color="auto"/>
            <w:right w:val="none" w:sz="0" w:space="0" w:color="auto"/>
          </w:divBdr>
        </w:div>
        <w:div w:id="1984501779">
          <w:marLeft w:val="0"/>
          <w:marRight w:val="0"/>
          <w:marTop w:val="0"/>
          <w:marBottom w:val="0"/>
          <w:divBdr>
            <w:top w:val="none" w:sz="0" w:space="0" w:color="auto"/>
            <w:left w:val="none" w:sz="0" w:space="0" w:color="auto"/>
            <w:bottom w:val="none" w:sz="0" w:space="0" w:color="auto"/>
            <w:right w:val="none" w:sz="0" w:space="0" w:color="auto"/>
          </w:divBdr>
        </w:div>
        <w:div w:id="730150921">
          <w:marLeft w:val="0"/>
          <w:marRight w:val="0"/>
          <w:marTop w:val="0"/>
          <w:marBottom w:val="0"/>
          <w:divBdr>
            <w:top w:val="none" w:sz="0" w:space="0" w:color="auto"/>
            <w:left w:val="none" w:sz="0" w:space="0" w:color="auto"/>
            <w:bottom w:val="none" w:sz="0" w:space="0" w:color="auto"/>
            <w:right w:val="none" w:sz="0" w:space="0" w:color="auto"/>
          </w:divBdr>
        </w:div>
        <w:div w:id="1115292245">
          <w:marLeft w:val="0"/>
          <w:marRight w:val="0"/>
          <w:marTop w:val="0"/>
          <w:marBottom w:val="0"/>
          <w:divBdr>
            <w:top w:val="none" w:sz="0" w:space="0" w:color="auto"/>
            <w:left w:val="none" w:sz="0" w:space="0" w:color="auto"/>
            <w:bottom w:val="none" w:sz="0" w:space="0" w:color="auto"/>
            <w:right w:val="none" w:sz="0" w:space="0" w:color="auto"/>
          </w:divBdr>
        </w:div>
        <w:div w:id="2099523170">
          <w:marLeft w:val="0"/>
          <w:marRight w:val="0"/>
          <w:marTop w:val="0"/>
          <w:marBottom w:val="0"/>
          <w:divBdr>
            <w:top w:val="none" w:sz="0" w:space="0" w:color="auto"/>
            <w:left w:val="none" w:sz="0" w:space="0" w:color="auto"/>
            <w:bottom w:val="none" w:sz="0" w:space="0" w:color="auto"/>
            <w:right w:val="none" w:sz="0" w:space="0" w:color="auto"/>
          </w:divBdr>
        </w:div>
        <w:div w:id="7148496">
          <w:marLeft w:val="0"/>
          <w:marRight w:val="0"/>
          <w:marTop w:val="0"/>
          <w:marBottom w:val="0"/>
          <w:divBdr>
            <w:top w:val="none" w:sz="0" w:space="0" w:color="auto"/>
            <w:left w:val="none" w:sz="0" w:space="0" w:color="auto"/>
            <w:bottom w:val="none" w:sz="0" w:space="0" w:color="auto"/>
            <w:right w:val="none" w:sz="0" w:space="0" w:color="auto"/>
          </w:divBdr>
        </w:div>
        <w:div w:id="371737358">
          <w:marLeft w:val="0"/>
          <w:marRight w:val="0"/>
          <w:marTop w:val="0"/>
          <w:marBottom w:val="0"/>
          <w:divBdr>
            <w:top w:val="none" w:sz="0" w:space="0" w:color="auto"/>
            <w:left w:val="none" w:sz="0" w:space="0" w:color="auto"/>
            <w:bottom w:val="none" w:sz="0" w:space="0" w:color="auto"/>
            <w:right w:val="none" w:sz="0" w:space="0" w:color="auto"/>
          </w:divBdr>
        </w:div>
        <w:div w:id="382365365">
          <w:marLeft w:val="0"/>
          <w:marRight w:val="0"/>
          <w:marTop w:val="0"/>
          <w:marBottom w:val="0"/>
          <w:divBdr>
            <w:top w:val="none" w:sz="0" w:space="0" w:color="auto"/>
            <w:left w:val="none" w:sz="0" w:space="0" w:color="auto"/>
            <w:bottom w:val="none" w:sz="0" w:space="0" w:color="auto"/>
            <w:right w:val="none" w:sz="0" w:space="0" w:color="auto"/>
          </w:divBdr>
        </w:div>
        <w:div w:id="850528996">
          <w:marLeft w:val="0"/>
          <w:marRight w:val="0"/>
          <w:marTop w:val="0"/>
          <w:marBottom w:val="0"/>
          <w:divBdr>
            <w:top w:val="none" w:sz="0" w:space="0" w:color="auto"/>
            <w:left w:val="none" w:sz="0" w:space="0" w:color="auto"/>
            <w:bottom w:val="none" w:sz="0" w:space="0" w:color="auto"/>
            <w:right w:val="none" w:sz="0" w:space="0" w:color="auto"/>
          </w:divBdr>
        </w:div>
        <w:div w:id="1645426571">
          <w:marLeft w:val="0"/>
          <w:marRight w:val="0"/>
          <w:marTop w:val="0"/>
          <w:marBottom w:val="0"/>
          <w:divBdr>
            <w:top w:val="none" w:sz="0" w:space="0" w:color="auto"/>
            <w:left w:val="none" w:sz="0" w:space="0" w:color="auto"/>
            <w:bottom w:val="none" w:sz="0" w:space="0" w:color="auto"/>
            <w:right w:val="none" w:sz="0" w:space="0" w:color="auto"/>
          </w:divBdr>
        </w:div>
        <w:div w:id="1430851326">
          <w:marLeft w:val="0"/>
          <w:marRight w:val="0"/>
          <w:marTop w:val="0"/>
          <w:marBottom w:val="0"/>
          <w:divBdr>
            <w:top w:val="none" w:sz="0" w:space="0" w:color="auto"/>
            <w:left w:val="none" w:sz="0" w:space="0" w:color="auto"/>
            <w:bottom w:val="none" w:sz="0" w:space="0" w:color="auto"/>
            <w:right w:val="none" w:sz="0" w:space="0" w:color="auto"/>
          </w:divBdr>
        </w:div>
        <w:div w:id="633683208">
          <w:marLeft w:val="0"/>
          <w:marRight w:val="0"/>
          <w:marTop w:val="0"/>
          <w:marBottom w:val="0"/>
          <w:divBdr>
            <w:top w:val="none" w:sz="0" w:space="0" w:color="auto"/>
            <w:left w:val="none" w:sz="0" w:space="0" w:color="auto"/>
            <w:bottom w:val="none" w:sz="0" w:space="0" w:color="auto"/>
            <w:right w:val="none" w:sz="0" w:space="0" w:color="auto"/>
          </w:divBdr>
        </w:div>
        <w:div w:id="2128036170">
          <w:marLeft w:val="0"/>
          <w:marRight w:val="0"/>
          <w:marTop w:val="0"/>
          <w:marBottom w:val="0"/>
          <w:divBdr>
            <w:top w:val="none" w:sz="0" w:space="0" w:color="auto"/>
            <w:left w:val="none" w:sz="0" w:space="0" w:color="auto"/>
            <w:bottom w:val="none" w:sz="0" w:space="0" w:color="auto"/>
            <w:right w:val="none" w:sz="0" w:space="0" w:color="auto"/>
          </w:divBdr>
        </w:div>
        <w:div w:id="1242986311">
          <w:marLeft w:val="0"/>
          <w:marRight w:val="0"/>
          <w:marTop w:val="0"/>
          <w:marBottom w:val="0"/>
          <w:divBdr>
            <w:top w:val="none" w:sz="0" w:space="0" w:color="auto"/>
            <w:left w:val="none" w:sz="0" w:space="0" w:color="auto"/>
            <w:bottom w:val="none" w:sz="0" w:space="0" w:color="auto"/>
            <w:right w:val="none" w:sz="0" w:space="0" w:color="auto"/>
          </w:divBdr>
        </w:div>
        <w:div w:id="53047639">
          <w:marLeft w:val="0"/>
          <w:marRight w:val="0"/>
          <w:marTop w:val="0"/>
          <w:marBottom w:val="0"/>
          <w:divBdr>
            <w:top w:val="none" w:sz="0" w:space="0" w:color="auto"/>
            <w:left w:val="none" w:sz="0" w:space="0" w:color="auto"/>
            <w:bottom w:val="none" w:sz="0" w:space="0" w:color="auto"/>
            <w:right w:val="none" w:sz="0" w:space="0" w:color="auto"/>
          </w:divBdr>
        </w:div>
        <w:div w:id="1107701273">
          <w:marLeft w:val="0"/>
          <w:marRight w:val="0"/>
          <w:marTop w:val="0"/>
          <w:marBottom w:val="0"/>
          <w:divBdr>
            <w:top w:val="none" w:sz="0" w:space="0" w:color="auto"/>
            <w:left w:val="none" w:sz="0" w:space="0" w:color="auto"/>
            <w:bottom w:val="none" w:sz="0" w:space="0" w:color="auto"/>
            <w:right w:val="none" w:sz="0" w:space="0" w:color="auto"/>
          </w:divBdr>
        </w:div>
        <w:div w:id="346911272">
          <w:marLeft w:val="0"/>
          <w:marRight w:val="0"/>
          <w:marTop w:val="0"/>
          <w:marBottom w:val="0"/>
          <w:divBdr>
            <w:top w:val="none" w:sz="0" w:space="0" w:color="auto"/>
            <w:left w:val="none" w:sz="0" w:space="0" w:color="auto"/>
            <w:bottom w:val="none" w:sz="0" w:space="0" w:color="auto"/>
            <w:right w:val="none" w:sz="0" w:space="0" w:color="auto"/>
          </w:divBdr>
        </w:div>
        <w:div w:id="500311871">
          <w:marLeft w:val="0"/>
          <w:marRight w:val="0"/>
          <w:marTop w:val="0"/>
          <w:marBottom w:val="0"/>
          <w:divBdr>
            <w:top w:val="none" w:sz="0" w:space="0" w:color="auto"/>
            <w:left w:val="none" w:sz="0" w:space="0" w:color="auto"/>
            <w:bottom w:val="none" w:sz="0" w:space="0" w:color="auto"/>
            <w:right w:val="none" w:sz="0" w:space="0" w:color="auto"/>
          </w:divBdr>
        </w:div>
        <w:div w:id="591353569">
          <w:marLeft w:val="0"/>
          <w:marRight w:val="0"/>
          <w:marTop w:val="0"/>
          <w:marBottom w:val="0"/>
          <w:divBdr>
            <w:top w:val="none" w:sz="0" w:space="0" w:color="auto"/>
            <w:left w:val="none" w:sz="0" w:space="0" w:color="auto"/>
            <w:bottom w:val="none" w:sz="0" w:space="0" w:color="auto"/>
            <w:right w:val="none" w:sz="0" w:space="0" w:color="auto"/>
          </w:divBdr>
        </w:div>
        <w:div w:id="335116642">
          <w:marLeft w:val="0"/>
          <w:marRight w:val="0"/>
          <w:marTop w:val="0"/>
          <w:marBottom w:val="0"/>
          <w:divBdr>
            <w:top w:val="none" w:sz="0" w:space="0" w:color="auto"/>
            <w:left w:val="none" w:sz="0" w:space="0" w:color="auto"/>
            <w:bottom w:val="none" w:sz="0" w:space="0" w:color="auto"/>
            <w:right w:val="none" w:sz="0" w:space="0" w:color="auto"/>
          </w:divBdr>
        </w:div>
        <w:div w:id="1423526991">
          <w:marLeft w:val="0"/>
          <w:marRight w:val="0"/>
          <w:marTop w:val="0"/>
          <w:marBottom w:val="0"/>
          <w:divBdr>
            <w:top w:val="none" w:sz="0" w:space="0" w:color="auto"/>
            <w:left w:val="none" w:sz="0" w:space="0" w:color="auto"/>
            <w:bottom w:val="none" w:sz="0" w:space="0" w:color="auto"/>
            <w:right w:val="none" w:sz="0" w:space="0" w:color="auto"/>
          </w:divBdr>
        </w:div>
        <w:div w:id="17388932">
          <w:marLeft w:val="0"/>
          <w:marRight w:val="0"/>
          <w:marTop w:val="0"/>
          <w:marBottom w:val="0"/>
          <w:divBdr>
            <w:top w:val="none" w:sz="0" w:space="0" w:color="auto"/>
            <w:left w:val="none" w:sz="0" w:space="0" w:color="auto"/>
            <w:bottom w:val="none" w:sz="0" w:space="0" w:color="auto"/>
            <w:right w:val="none" w:sz="0" w:space="0" w:color="auto"/>
          </w:divBdr>
        </w:div>
        <w:div w:id="1407189167">
          <w:marLeft w:val="0"/>
          <w:marRight w:val="0"/>
          <w:marTop w:val="0"/>
          <w:marBottom w:val="0"/>
          <w:divBdr>
            <w:top w:val="none" w:sz="0" w:space="0" w:color="auto"/>
            <w:left w:val="none" w:sz="0" w:space="0" w:color="auto"/>
            <w:bottom w:val="none" w:sz="0" w:space="0" w:color="auto"/>
            <w:right w:val="none" w:sz="0" w:space="0" w:color="auto"/>
          </w:divBdr>
        </w:div>
        <w:div w:id="1115708752">
          <w:marLeft w:val="0"/>
          <w:marRight w:val="0"/>
          <w:marTop w:val="0"/>
          <w:marBottom w:val="0"/>
          <w:divBdr>
            <w:top w:val="none" w:sz="0" w:space="0" w:color="auto"/>
            <w:left w:val="none" w:sz="0" w:space="0" w:color="auto"/>
            <w:bottom w:val="none" w:sz="0" w:space="0" w:color="auto"/>
            <w:right w:val="none" w:sz="0" w:space="0" w:color="auto"/>
          </w:divBdr>
        </w:div>
        <w:div w:id="1514763084">
          <w:marLeft w:val="0"/>
          <w:marRight w:val="0"/>
          <w:marTop w:val="0"/>
          <w:marBottom w:val="0"/>
          <w:divBdr>
            <w:top w:val="none" w:sz="0" w:space="0" w:color="auto"/>
            <w:left w:val="none" w:sz="0" w:space="0" w:color="auto"/>
            <w:bottom w:val="none" w:sz="0" w:space="0" w:color="auto"/>
            <w:right w:val="none" w:sz="0" w:space="0" w:color="auto"/>
          </w:divBdr>
        </w:div>
        <w:div w:id="1561483409">
          <w:marLeft w:val="0"/>
          <w:marRight w:val="0"/>
          <w:marTop w:val="0"/>
          <w:marBottom w:val="0"/>
          <w:divBdr>
            <w:top w:val="none" w:sz="0" w:space="0" w:color="auto"/>
            <w:left w:val="none" w:sz="0" w:space="0" w:color="auto"/>
            <w:bottom w:val="none" w:sz="0" w:space="0" w:color="auto"/>
            <w:right w:val="none" w:sz="0" w:space="0" w:color="auto"/>
          </w:divBdr>
        </w:div>
        <w:div w:id="1226527384">
          <w:marLeft w:val="0"/>
          <w:marRight w:val="0"/>
          <w:marTop w:val="0"/>
          <w:marBottom w:val="0"/>
          <w:divBdr>
            <w:top w:val="none" w:sz="0" w:space="0" w:color="auto"/>
            <w:left w:val="none" w:sz="0" w:space="0" w:color="auto"/>
            <w:bottom w:val="none" w:sz="0" w:space="0" w:color="auto"/>
            <w:right w:val="none" w:sz="0" w:space="0" w:color="auto"/>
          </w:divBdr>
        </w:div>
        <w:div w:id="1127309652">
          <w:marLeft w:val="0"/>
          <w:marRight w:val="0"/>
          <w:marTop w:val="0"/>
          <w:marBottom w:val="0"/>
          <w:divBdr>
            <w:top w:val="none" w:sz="0" w:space="0" w:color="auto"/>
            <w:left w:val="none" w:sz="0" w:space="0" w:color="auto"/>
            <w:bottom w:val="none" w:sz="0" w:space="0" w:color="auto"/>
            <w:right w:val="none" w:sz="0" w:space="0" w:color="auto"/>
          </w:divBdr>
        </w:div>
        <w:div w:id="1881430219">
          <w:marLeft w:val="0"/>
          <w:marRight w:val="0"/>
          <w:marTop w:val="0"/>
          <w:marBottom w:val="0"/>
          <w:divBdr>
            <w:top w:val="none" w:sz="0" w:space="0" w:color="auto"/>
            <w:left w:val="none" w:sz="0" w:space="0" w:color="auto"/>
            <w:bottom w:val="none" w:sz="0" w:space="0" w:color="auto"/>
            <w:right w:val="none" w:sz="0" w:space="0" w:color="auto"/>
          </w:divBdr>
        </w:div>
        <w:div w:id="354500892">
          <w:marLeft w:val="0"/>
          <w:marRight w:val="0"/>
          <w:marTop w:val="0"/>
          <w:marBottom w:val="0"/>
          <w:divBdr>
            <w:top w:val="none" w:sz="0" w:space="0" w:color="auto"/>
            <w:left w:val="none" w:sz="0" w:space="0" w:color="auto"/>
            <w:bottom w:val="none" w:sz="0" w:space="0" w:color="auto"/>
            <w:right w:val="none" w:sz="0" w:space="0" w:color="auto"/>
          </w:divBdr>
        </w:div>
        <w:div w:id="1936283730">
          <w:marLeft w:val="0"/>
          <w:marRight w:val="0"/>
          <w:marTop w:val="0"/>
          <w:marBottom w:val="0"/>
          <w:divBdr>
            <w:top w:val="none" w:sz="0" w:space="0" w:color="auto"/>
            <w:left w:val="none" w:sz="0" w:space="0" w:color="auto"/>
            <w:bottom w:val="none" w:sz="0" w:space="0" w:color="auto"/>
            <w:right w:val="none" w:sz="0" w:space="0" w:color="auto"/>
          </w:divBdr>
        </w:div>
        <w:div w:id="1690637338">
          <w:marLeft w:val="0"/>
          <w:marRight w:val="0"/>
          <w:marTop w:val="0"/>
          <w:marBottom w:val="0"/>
          <w:divBdr>
            <w:top w:val="none" w:sz="0" w:space="0" w:color="auto"/>
            <w:left w:val="none" w:sz="0" w:space="0" w:color="auto"/>
            <w:bottom w:val="none" w:sz="0" w:space="0" w:color="auto"/>
            <w:right w:val="none" w:sz="0" w:space="0" w:color="auto"/>
          </w:divBdr>
        </w:div>
        <w:div w:id="1101417446">
          <w:marLeft w:val="0"/>
          <w:marRight w:val="0"/>
          <w:marTop w:val="0"/>
          <w:marBottom w:val="0"/>
          <w:divBdr>
            <w:top w:val="none" w:sz="0" w:space="0" w:color="auto"/>
            <w:left w:val="none" w:sz="0" w:space="0" w:color="auto"/>
            <w:bottom w:val="none" w:sz="0" w:space="0" w:color="auto"/>
            <w:right w:val="none" w:sz="0" w:space="0" w:color="auto"/>
          </w:divBdr>
        </w:div>
        <w:div w:id="1236821525">
          <w:marLeft w:val="0"/>
          <w:marRight w:val="0"/>
          <w:marTop w:val="0"/>
          <w:marBottom w:val="0"/>
          <w:divBdr>
            <w:top w:val="none" w:sz="0" w:space="0" w:color="auto"/>
            <w:left w:val="none" w:sz="0" w:space="0" w:color="auto"/>
            <w:bottom w:val="none" w:sz="0" w:space="0" w:color="auto"/>
            <w:right w:val="none" w:sz="0" w:space="0" w:color="auto"/>
          </w:divBdr>
        </w:div>
        <w:div w:id="1380714312">
          <w:marLeft w:val="0"/>
          <w:marRight w:val="0"/>
          <w:marTop w:val="0"/>
          <w:marBottom w:val="0"/>
          <w:divBdr>
            <w:top w:val="none" w:sz="0" w:space="0" w:color="auto"/>
            <w:left w:val="none" w:sz="0" w:space="0" w:color="auto"/>
            <w:bottom w:val="none" w:sz="0" w:space="0" w:color="auto"/>
            <w:right w:val="none" w:sz="0" w:space="0" w:color="auto"/>
          </w:divBdr>
        </w:div>
        <w:div w:id="1415199443">
          <w:marLeft w:val="0"/>
          <w:marRight w:val="0"/>
          <w:marTop w:val="0"/>
          <w:marBottom w:val="0"/>
          <w:divBdr>
            <w:top w:val="none" w:sz="0" w:space="0" w:color="auto"/>
            <w:left w:val="none" w:sz="0" w:space="0" w:color="auto"/>
            <w:bottom w:val="none" w:sz="0" w:space="0" w:color="auto"/>
            <w:right w:val="none" w:sz="0" w:space="0" w:color="auto"/>
          </w:divBdr>
        </w:div>
        <w:div w:id="1133136347">
          <w:marLeft w:val="0"/>
          <w:marRight w:val="0"/>
          <w:marTop w:val="0"/>
          <w:marBottom w:val="0"/>
          <w:divBdr>
            <w:top w:val="none" w:sz="0" w:space="0" w:color="auto"/>
            <w:left w:val="none" w:sz="0" w:space="0" w:color="auto"/>
            <w:bottom w:val="none" w:sz="0" w:space="0" w:color="auto"/>
            <w:right w:val="none" w:sz="0" w:space="0" w:color="auto"/>
          </w:divBdr>
        </w:div>
        <w:div w:id="2110805701">
          <w:marLeft w:val="0"/>
          <w:marRight w:val="0"/>
          <w:marTop w:val="0"/>
          <w:marBottom w:val="0"/>
          <w:divBdr>
            <w:top w:val="none" w:sz="0" w:space="0" w:color="auto"/>
            <w:left w:val="none" w:sz="0" w:space="0" w:color="auto"/>
            <w:bottom w:val="none" w:sz="0" w:space="0" w:color="auto"/>
            <w:right w:val="none" w:sz="0" w:space="0" w:color="auto"/>
          </w:divBdr>
        </w:div>
        <w:div w:id="1485584744">
          <w:marLeft w:val="0"/>
          <w:marRight w:val="0"/>
          <w:marTop w:val="0"/>
          <w:marBottom w:val="0"/>
          <w:divBdr>
            <w:top w:val="none" w:sz="0" w:space="0" w:color="auto"/>
            <w:left w:val="none" w:sz="0" w:space="0" w:color="auto"/>
            <w:bottom w:val="none" w:sz="0" w:space="0" w:color="auto"/>
            <w:right w:val="none" w:sz="0" w:space="0" w:color="auto"/>
          </w:divBdr>
        </w:div>
        <w:div w:id="1452741981">
          <w:marLeft w:val="0"/>
          <w:marRight w:val="0"/>
          <w:marTop w:val="0"/>
          <w:marBottom w:val="0"/>
          <w:divBdr>
            <w:top w:val="none" w:sz="0" w:space="0" w:color="auto"/>
            <w:left w:val="none" w:sz="0" w:space="0" w:color="auto"/>
            <w:bottom w:val="none" w:sz="0" w:space="0" w:color="auto"/>
            <w:right w:val="none" w:sz="0" w:space="0" w:color="auto"/>
          </w:divBdr>
        </w:div>
        <w:div w:id="549616675">
          <w:marLeft w:val="0"/>
          <w:marRight w:val="0"/>
          <w:marTop w:val="0"/>
          <w:marBottom w:val="0"/>
          <w:divBdr>
            <w:top w:val="none" w:sz="0" w:space="0" w:color="auto"/>
            <w:left w:val="none" w:sz="0" w:space="0" w:color="auto"/>
            <w:bottom w:val="none" w:sz="0" w:space="0" w:color="auto"/>
            <w:right w:val="none" w:sz="0" w:space="0" w:color="auto"/>
          </w:divBdr>
        </w:div>
        <w:div w:id="2979110">
          <w:marLeft w:val="0"/>
          <w:marRight w:val="0"/>
          <w:marTop w:val="0"/>
          <w:marBottom w:val="0"/>
          <w:divBdr>
            <w:top w:val="none" w:sz="0" w:space="0" w:color="auto"/>
            <w:left w:val="none" w:sz="0" w:space="0" w:color="auto"/>
            <w:bottom w:val="none" w:sz="0" w:space="0" w:color="auto"/>
            <w:right w:val="none" w:sz="0" w:space="0" w:color="auto"/>
          </w:divBdr>
        </w:div>
        <w:div w:id="1891989942">
          <w:marLeft w:val="0"/>
          <w:marRight w:val="0"/>
          <w:marTop w:val="0"/>
          <w:marBottom w:val="0"/>
          <w:divBdr>
            <w:top w:val="none" w:sz="0" w:space="0" w:color="auto"/>
            <w:left w:val="none" w:sz="0" w:space="0" w:color="auto"/>
            <w:bottom w:val="none" w:sz="0" w:space="0" w:color="auto"/>
            <w:right w:val="none" w:sz="0" w:space="0" w:color="auto"/>
          </w:divBdr>
        </w:div>
        <w:div w:id="1445003397">
          <w:marLeft w:val="0"/>
          <w:marRight w:val="0"/>
          <w:marTop w:val="0"/>
          <w:marBottom w:val="0"/>
          <w:divBdr>
            <w:top w:val="none" w:sz="0" w:space="0" w:color="auto"/>
            <w:left w:val="none" w:sz="0" w:space="0" w:color="auto"/>
            <w:bottom w:val="none" w:sz="0" w:space="0" w:color="auto"/>
            <w:right w:val="none" w:sz="0" w:space="0" w:color="auto"/>
          </w:divBdr>
        </w:div>
        <w:div w:id="1800687210">
          <w:marLeft w:val="0"/>
          <w:marRight w:val="0"/>
          <w:marTop w:val="0"/>
          <w:marBottom w:val="0"/>
          <w:divBdr>
            <w:top w:val="none" w:sz="0" w:space="0" w:color="auto"/>
            <w:left w:val="none" w:sz="0" w:space="0" w:color="auto"/>
            <w:bottom w:val="none" w:sz="0" w:space="0" w:color="auto"/>
            <w:right w:val="none" w:sz="0" w:space="0" w:color="auto"/>
          </w:divBdr>
        </w:div>
        <w:div w:id="1793934473">
          <w:marLeft w:val="0"/>
          <w:marRight w:val="0"/>
          <w:marTop w:val="0"/>
          <w:marBottom w:val="0"/>
          <w:divBdr>
            <w:top w:val="none" w:sz="0" w:space="0" w:color="auto"/>
            <w:left w:val="none" w:sz="0" w:space="0" w:color="auto"/>
            <w:bottom w:val="none" w:sz="0" w:space="0" w:color="auto"/>
            <w:right w:val="none" w:sz="0" w:space="0" w:color="auto"/>
          </w:divBdr>
        </w:div>
        <w:div w:id="1210023838">
          <w:marLeft w:val="0"/>
          <w:marRight w:val="0"/>
          <w:marTop w:val="0"/>
          <w:marBottom w:val="0"/>
          <w:divBdr>
            <w:top w:val="none" w:sz="0" w:space="0" w:color="auto"/>
            <w:left w:val="none" w:sz="0" w:space="0" w:color="auto"/>
            <w:bottom w:val="none" w:sz="0" w:space="0" w:color="auto"/>
            <w:right w:val="none" w:sz="0" w:space="0" w:color="auto"/>
          </w:divBdr>
        </w:div>
        <w:div w:id="128019017">
          <w:marLeft w:val="0"/>
          <w:marRight w:val="0"/>
          <w:marTop w:val="0"/>
          <w:marBottom w:val="0"/>
          <w:divBdr>
            <w:top w:val="none" w:sz="0" w:space="0" w:color="auto"/>
            <w:left w:val="none" w:sz="0" w:space="0" w:color="auto"/>
            <w:bottom w:val="none" w:sz="0" w:space="0" w:color="auto"/>
            <w:right w:val="none" w:sz="0" w:space="0" w:color="auto"/>
          </w:divBdr>
        </w:div>
        <w:div w:id="661852121">
          <w:marLeft w:val="0"/>
          <w:marRight w:val="0"/>
          <w:marTop w:val="0"/>
          <w:marBottom w:val="0"/>
          <w:divBdr>
            <w:top w:val="none" w:sz="0" w:space="0" w:color="auto"/>
            <w:left w:val="none" w:sz="0" w:space="0" w:color="auto"/>
            <w:bottom w:val="none" w:sz="0" w:space="0" w:color="auto"/>
            <w:right w:val="none" w:sz="0" w:space="0" w:color="auto"/>
          </w:divBdr>
        </w:div>
        <w:div w:id="2070493413">
          <w:marLeft w:val="0"/>
          <w:marRight w:val="0"/>
          <w:marTop w:val="0"/>
          <w:marBottom w:val="0"/>
          <w:divBdr>
            <w:top w:val="none" w:sz="0" w:space="0" w:color="auto"/>
            <w:left w:val="none" w:sz="0" w:space="0" w:color="auto"/>
            <w:bottom w:val="none" w:sz="0" w:space="0" w:color="auto"/>
            <w:right w:val="none" w:sz="0" w:space="0" w:color="auto"/>
          </w:divBdr>
        </w:div>
        <w:div w:id="959998644">
          <w:marLeft w:val="0"/>
          <w:marRight w:val="0"/>
          <w:marTop w:val="0"/>
          <w:marBottom w:val="0"/>
          <w:divBdr>
            <w:top w:val="none" w:sz="0" w:space="0" w:color="auto"/>
            <w:left w:val="none" w:sz="0" w:space="0" w:color="auto"/>
            <w:bottom w:val="none" w:sz="0" w:space="0" w:color="auto"/>
            <w:right w:val="none" w:sz="0" w:space="0" w:color="auto"/>
          </w:divBdr>
        </w:div>
        <w:div w:id="652099671">
          <w:marLeft w:val="0"/>
          <w:marRight w:val="0"/>
          <w:marTop w:val="0"/>
          <w:marBottom w:val="0"/>
          <w:divBdr>
            <w:top w:val="none" w:sz="0" w:space="0" w:color="auto"/>
            <w:left w:val="none" w:sz="0" w:space="0" w:color="auto"/>
            <w:bottom w:val="none" w:sz="0" w:space="0" w:color="auto"/>
            <w:right w:val="none" w:sz="0" w:space="0" w:color="auto"/>
          </w:divBdr>
        </w:div>
        <w:div w:id="1826318500">
          <w:marLeft w:val="0"/>
          <w:marRight w:val="0"/>
          <w:marTop w:val="0"/>
          <w:marBottom w:val="0"/>
          <w:divBdr>
            <w:top w:val="none" w:sz="0" w:space="0" w:color="auto"/>
            <w:left w:val="none" w:sz="0" w:space="0" w:color="auto"/>
            <w:bottom w:val="none" w:sz="0" w:space="0" w:color="auto"/>
            <w:right w:val="none" w:sz="0" w:space="0" w:color="auto"/>
          </w:divBdr>
        </w:div>
        <w:div w:id="1905212024">
          <w:marLeft w:val="0"/>
          <w:marRight w:val="0"/>
          <w:marTop w:val="0"/>
          <w:marBottom w:val="0"/>
          <w:divBdr>
            <w:top w:val="none" w:sz="0" w:space="0" w:color="auto"/>
            <w:left w:val="none" w:sz="0" w:space="0" w:color="auto"/>
            <w:bottom w:val="none" w:sz="0" w:space="0" w:color="auto"/>
            <w:right w:val="none" w:sz="0" w:space="0" w:color="auto"/>
          </w:divBdr>
        </w:div>
        <w:div w:id="723066605">
          <w:marLeft w:val="0"/>
          <w:marRight w:val="0"/>
          <w:marTop w:val="0"/>
          <w:marBottom w:val="0"/>
          <w:divBdr>
            <w:top w:val="none" w:sz="0" w:space="0" w:color="auto"/>
            <w:left w:val="none" w:sz="0" w:space="0" w:color="auto"/>
            <w:bottom w:val="none" w:sz="0" w:space="0" w:color="auto"/>
            <w:right w:val="none" w:sz="0" w:space="0" w:color="auto"/>
          </w:divBdr>
        </w:div>
        <w:div w:id="1903983399">
          <w:marLeft w:val="0"/>
          <w:marRight w:val="0"/>
          <w:marTop w:val="0"/>
          <w:marBottom w:val="0"/>
          <w:divBdr>
            <w:top w:val="none" w:sz="0" w:space="0" w:color="auto"/>
            <w:left w:val="none" w:sz="0" w:space="0" w:color="auto"/>
            <w:bottom w:val="none" w:sz="0" w:space="0" w:color="auto"/>
            <w:right w:val="none" w:sz="0" w:space="0" w:color="auto"/>
          </w:divBdr>
        </w:div>
        <w:div w:id="1044717809">
          <w:marLeft w:val="0"/>
          <w:marRight w:val="0"/>
          <w:marTop w:val="0"/>
          <w:marBottom w:val="0"/>
          <w:divBdr>
            <w:top w:val="none" w:sz="0" w:space="0" w:color="auto"/>
            <w:left w:val="none" w:sz="0" w:space="0" w:color="auto"/>
            <w:bottom w:val="none" w:sz="0" w:space="0" w:color="auto"/>
            <w:right w:val="none" w:sz="0" w:space="0" w:color="auto"/>
          </w:divBdr>
        </w:div>
        <w:div w:id="1102990948">
          <w:marLeft w:val="0"/>
          <w:marRight w:val="0"/>
          <w:marTop w:val="0"/>
          <w:marBottom w:val="0"/>
          <w:divBdr>
            <w:top w:val="none" w:sz="0" w:space="0" w:color="auto"/>
            <w:left w:val="none" w:sz="0" w:space="0" w:color="auto"/>
            <w:bottom w:val="none" w:sz="0" w:space="0" w:color="auto"/>
            <w:right w:val="none" w:sz="0" w:space="0" w:color="auto"/>
          </w:divBdr>
        </w:div>
        <w:div w:id="1798643633">
          <w:marLeft w:val="0"/>
          <w:marRight w:val="0"/>
          <w:marTop w:val="0"/>
          <w:marBottom w:val="0"/>
          <w:divBdr>
            <w:top w:val="none" w:sz="0" w:space="0" w:color="auto"/>
            <w:left w:val="none" w:sz="0" w:space="0" w:color="auto"/>
            <w:bottom w:val="none" w:sz="0" w:space="0" w:color="auto"/>
            <w:right w:val="none" w:sz="0" w:space="0" w:color="auto"/>
          </w:divBdr>
        </w:div>
        <w:div w:id="1544757176">
          <w:marLeft w:val="0"/>
          <w:marRight w:val="0"/>
          <w:marTop w:val="0"/>
          <w:marBottom w:val="0"/>
          <w:divBdr>
            <w:top w:val="none" w:sz="0" w:space="0" w:color="auto"/>
            <w:left w:val="none" w:sz="0" w:space="0" w:color="auto"/>
            <w:bottom w:val="none" w:sz="0" w:space="0" w:color="auto"/>
            <w:right w:val="none" w:sz="0" w:space="0" w:color="auto"/>
          </w:divBdr>
        </w:div>
        <w:div w:id="1654677106">
          <w:marLeft w:val="0"/>
          <w:marRight w:val="0"/>
          <w:marTop w:val="0"/>
          <w:marBottom w:val="0"/>
          <w:divBdr>
            <w:top w:val="none" w:sz="0" w:space="0" w:color="auto"/>
            <w:left w:val="none" w:sz="0" w:space="0" w:color="auto"/>
            <w:bottom w:val="none" w:sz="0" w:space="0" w:color="auto"/>
            <w:right w:val="none" w:sz="0" w:space="0" w:color="auto"/>
          </w:divBdr>
        </w:div>
        <w:div w:id="1319967253">
          <w:marLeft w:val="0"/>
          <w:marRight w:val="0"/>
          <w:marTop w:val="0"/>
          <w:marBottom w:val="0"/>
          <w:divBdr>
            <w:top w:val="none" w:sz="0" w:space="0" w:color="auto"/>
            <w:left w:val="none" w:sz="0" w:space="0" w:color="auto"/>
            <w:bottom w:val="none" w:sz="0" w:space="0" w:color="auto"/>
            <w:right w:val="none" w:sz="0" w:space="0" w:color="auto"/>
          </w:divBdr>
        </w:div>
        <w:div w:id="554122358">
          <w:marLeft w:val="0"/>
          <w:marRight w:val="0"/>
          <w:marTop w:val="0"/>
          <w:marBottom w:val="0"/>
          <w:divBdr>
            <w:top w:val="none" w:sz="0" w:space="0" w:color="auto"/>
            <w:left w:val="none" w:sz="0" w:space="0" w:color="auto"/>
            <w:bottom w:val="none" w:sz="0" w:space="0" w:color="auto"/>
            <w:right w:val="none" w:sz="0" w:space="0" w:color="auto"/>
          </w:divBdr>
        </w:div>
        <w:div w:id="407507508">
          <w:marLeft w:val="0"/>
          <w:marRight w:val="0"/>
          <w:marTop w:val="0"/>
          <w:marBottom w:val="0"/>
          <w:divBdr>
            <w:top w:val="none" w:sz="0" w:space="0" w:color="auto"/>
            <w:left w:val="none" w:sz="0" w:space="0" w:color="auto"/>
            <w:bottom w:val="none" w:sz="0" w:space="0" w:color="auto"/>
            <w:right w:val="none" w:sz="0" w:space="0" w:color="auto"/>
          </w:divBdr>
        </w:div>
        <w:div w:id="1634749212">
          <w:marLeft w:val="0"/>
          <w:marRight w:val="0"/>
          <w:marTop w:val="0"/>
          <w:marBottom w:val="0"/>
          <w:divBdr>
            <w:top w:val="none" w:sz="0" w:space="0" w:color="auto"/>
            <w:left w:val="none" w:sz="0" w:space="0" w:color="auto"/>
            <w:bottom w:val="none" w:sz="0" w:space="0" w:color="auto"/>
            <w:right w:val="none" w:sz="0" w:space="0" w:color="auto"/>
          </w:divBdr>
        </w:div>
        <w:div w:id="576476744">
          <w:marLeft w:val="0"/>
          <w:marRight w:val="0"/>
          <w:marTop w:val="0"/>
          <w:marBottom w:val="0"/>
          <w:divBdr>
            <w:top w:val="none" w:sz="0" w:space="0" w:color="auto"/>
            <w:left w:val="none" w:sz="0" w:space="0" w:color="auto"/>
            <w:bottom w:val="none" w:sz="0" w:space="0" w:color="auto"/>
            <w:right w:val="none" w:sz="0" w:space="0" w:color="auto"/>
          </w:divBdr>
        </w:div>
        <w:div w:id="800611592">
          <w:marLeft w:val="0"/>
          <w:marRight w:val="0"/>
          <w:marTop w:val="0"/>
          <w:marBottom w:val="0"/>
          <w:divBdr>
            <w:top w:val="none" w:sz="0" w:space="0" w:color="auto"/>
            <w:left w:val="none" w:sz="0" w:space="0" w:color="auto"/>
            <w:bottom w:val="none" w:sz="0" w:space="0" w:color="auto"/>
            <w:right w:val="none" w:sz="0" w:space="0" w:color="auto"/>
          </w:divBdr>
        </w:div>
        <w:div w:id="214001434">
          <w:marLeft w:val="0"/>
          <w:marRight w:val="0"/>
          <w:marTop w:val="0"/>
          <w:marBottom w:val="0"/>
          <w:divBdr>
            <w:top w:val="none" w:sz="0" w:space="0" w:color="auto"/>
            <w:left w:val="none" w:sz="0" w:space="0" w:color="auto"/>
            <w:bottom w:val="none" w:sz="0" w:space="0" w:color="auto"/>
            <w:right w:val="none" w:sz="0" w:space="0" w:color="auto"/>
          </w:divBdr>
        </w:div>
        <w:div w:id="1954942556">
          <w:marLeft w:val="0"/>
          <w:marRight w:val="0"/>
          <w:marTop w:val="0"/>
          <w:marBottom w:val="0"/>
          <w:divBdr>
            <w:top w:val="none" w:sz="0" w:space="0" w:color="auto"/>
            <w:left w:val="none" w:sz="0" w:space="0" w:color="auto"/>
            <w:bottom w:val="none" w:sz="0" w:space="0" w:color="auto"/>
            <w:right w:val="none" w:sz="0" w:space="0" w:color="auto"/>
          </w:divBdr>
        </w:div>
        <w:div w:id="1700736488">
          <w:marLeft w:val="0"/>
          <w:marRight w:val="0"/>
          <w:marTop w:val="0"/>
          <w:marBottom w:val="0"/>
          <w:divBdr>
            <w:top w:val="none" w:sz="0" w:space="0" w:color="auto"/>
            <w:left w:val="none" w:sz="0" w:space="0" w:color="auto"/>
            <w:bottom w:val="none" w:sz="0" w:space="0" w:color="auto"/>
            <w:right w:val="none" w:sz="0" w:space="0" w:color="auto"/>
          </w:divBdr>
        </w:div>
        <w:div w:id="790249253">
          <w:marLeft w:val="0"/>
          <w:marRight w:val="0"/>
          <w:marTop w:val="0"/>
          <w:marBottom w:val="0"/>
          <w:divBdr>
            <w:top w:val="none" w:sz="0" w:space="0" w:color="auto"/>
            <w:left w:val="none" w:sz="0" w:space="0" w:color="auto"/>
            <w:bottom w:val="none" w:sz="0" w:space="0" w:color="auto"/>
            <w:right w:val="none" w:sz="0" w:space="0" w:color="auto"/>
          </w:divBdr>
        </w:div>
        <w:div w:id="111636503">
          <w:marLeft w:val="0"/>
          <w:marRight w:val="0"/>
          <w:marTop w:val="0"/>
          <w:marBottom w:val="0"/>
          <w:divBdr>
            <w:top w:val="none" w:sz="0" w:space="0" w:color="auto"/>
            <w:left w:val="none" w:sz="0" w:space="0" w:color="auto"/>
            <w:bottom w:val="none" w:sz="0" w:space="0" w:color="auto"/>
            <w:right w:val="none" w:sz="0" w:space="0" w:color="auto"/>
          </w:divBdr>
        </w:div>
        <w:div w:id="1323041055">
          <w:marLeft w:val="0"/>
          <w:marRight w:val="0"/>
          <w:marTop w:val="0"/>
          <w:marBottom w:val="0"/>
          <w:divBdr>
            <w:top w:val="none" w:sz="0" w:space="0" w:color="auto"/>
            <w:left w:val="none" w:sz="0" w:space="0" w:color="auto"/>
            <w:bottom w:val="none" w:sz="0" w:space="0" w:color="auto"/>
            <w:right w:val="none" w:sz="0" w:space="0" w:color="auto"/>
          </w:divBdr>
        </w:div>
        <w:div w:id="2014726464">
          <w:marLeft w:val="0"/>
          <w:marRight w:val="0"/>
          <w:marTop w:val="0"/>
          <w:marBottom w:val="0"/>
          <w:divBdr>
            <w:top w:val="none" w:sz="0" w:space="0" w:color="auto"/>
            <w:left w:val="none" w:sz="0" w:space="0" w:color="auto"/>
            <w:bottom w:val="none" w:sz="0" w:space="0" w:color="auto"/>
            <w:right w:val="none" w:sz="0" w:space="0" w:color="auto"/>
          </w:divBdr>
        </w:div>
        <w:div w:id="1175263479">
          <w:marLeft w:val="0"/>
          <w:marRight w:val="0"/>
          <w:marTop w:val="0"/>
          <w:marBottom w:val="0"/>
          <w:divBdr>
            <w:top w:val="none" w:sz="0" w:space="0" w:color="auto"/>
            <w:left w:val="none" w:sz="0" w:space="0" w:color="auto"/>
            <w:bottom w:val="none" w:sz="0" w:space="0" w:color="auto"/>
            <w:right w:val="none" w:sz="0" w:space="0" w:color="auto"/>
          </w:divBdr>
        </w:div>
        <w:div w:id="1418090799">
          <w:marLeft w:val="0"/>
          <w:marRight w:val="0"/>
          <w:marTop w:val="0"/>
          <w:marBottom w:val="0"/>
          <w:divBdr>
            <w:top w:val="none" w:sz="0" w:space="0" w:color="auto"/>
            <w:left w:val="none" w:sz="0" w:space="0" w:color="auto"/>
            <w:bottom w:val="none" w:sz="0" w:space="0" w:color="auto"/>
            <w:right w:val="none" w:sz="0" w:space="0" w:color="auto"/>
          </w:divBdr>
        </w:div>
        <w:div w:id="113256103">
          <w:marLeft w:val="0"/>
          <w:marRight w:val="0"/>
          <w:marTop w:val="0"/>
          <w:marBottom w:val="0"/>
          <w:divBdr>
            <w:top w:val="none" w:sz="0" w:space="0" w:color="auto"/>
            <w:left w:val="none" w:sz="0" w:space="0" w:color="auto"/>
            <w:bottom w:val="none" w:sz="0" w:space="0" w:color="auto"/>
            <w:right w:val="none" w:sz="0" w:space="0" w:color="auto"/>
          </w:divBdr>
        </w:div>
        <w:div w:id="1538162414">
          <w:marLeft w:val="0"/>
          <w:marRight w:val="0"/>
          <w:marTop w:val="0"/>
          <w:marBottom w:val="0"/>
          <w:divBdr>
            <w:top w:val="none" w:sz="0" w:space="0" w:color="auto"/>
            <w:left w:val="none" w:sz="0" w:space="0" w:color="auto"/>
            <w:bottom w:val="none" w:sz="0" w:space="0" w:color="auto"/>
            <w:right w:val="none" w:sz="0" w:space="0" w:color="auto"/>
          </w:divBdr>
        </w:div>
        <w:div w:id="363286313">
          <w:marLeft w:val="0"/>
          <w:marRight w:val="0"/>
          <w:marTop w:val="0"/>
          <w:marBottom w:val="0"/>
          <w:divBdr>
            <w:top w:val="none" w:sz="0" w:space="0" w:color="auto"/>
            <w:left w:val="none" w:sz="0" w:space="0" w:color="auto"/>
            <w:bottom w:val="none" w:sz="0" w:space="0" w:color="auto"/>
            <w:right w:val="none" w:sz="0" w:space="0" w:color="auto"/>
          </w:divBdr>
        </w:div>
        <w:div w:id="18818104">
          <w:marLeft w:val="0"/>
          <w:marRight w:val="0"/>
          <w:marTop w:val="0"/>
          <w:marBottom w:val="0"/>
          <w:divBdr>
            <w:top w:val="none" w:sz="0" w:space="0" w:color="auto"/>
            <w:left w:val="none" w:sz="0" w:space="0" w:color="auto"/>
            <w:bottom w:val="none" w:sz="0" w:space="0" w:color="auto"/>
            <w:right w:val="none" w:sz="0" w:space="0" w:color="auto"/>
          </w:divBdr>
        </w:div>
        <w:div w:id="190342026">
          <w:marLeft w:val="0"/>
          <w:marRight w:val="0"/>
          <w:marTop w:val="0"/>
          <w:marBottom w:val="0"/>
          <w:divBdr>
            <w:top w:val="none" w:sz="0" w:space="0" w:color="auto"/>
            <w:left w:val="none" w:sz="0" w:space="0" w:color="auto"/>
            <w:bottom w:val="none" w:sz="0" w:space="0" w:color="auto"/>
            <w:right w:val="none" w:sz="0" w:space="0" w:color="auto"/>
          </w:divBdr>
        </w:div>
        <w:div w:id="1502156981">
          <w:marLeft w:val="0"/>
          <w:marRight w:val="0"/>
          <w:marTop w:val="0"/>
          <w:marBottom w:val="0"/>
          <w:divBdr>
            <w:top w:val="none" w:sz="0" w:space="0" w:color="auto"/>
            <w:left w:val="none" w:sz="0" w:space="0" w:color="auto"/>
            <w:bottom w:val="none" w:sz="0" w:space="0" w:color="auto"/>
            <w:right w:val="none" w:sz="0" w:space="0" w:color="auto"/>
          </w:divBdr>
        </w:div>
        <w:div w:id="1997682986">
          <w:marLeft w:val="0"/>
          <w:marRight w:val="0"/>
          <w:marTop w:val="0"/>
          <w:marBottom w:val="0"/>
          <w:divBdr>
            <w:top w:val="none" w:sz="0" w:space="0" w:color="auto"/>
            <w:left w:val="none" w:sz="0" w:space="0" w:color="auto"/>
            <w:bottom w:val="none" w:sz="0" w:space="0" w:color="auto"/>
            <w:right w:val="none" w:sz="0" w:space="0" w:color="auto"/>
          </w:divBdr>
        </w:div>
        <w:div w:id="629021199">
          <w:marLeft w:val="0"/>
          <w:marRight w:val="0"/>
          <w:marTop w:val="0"/>
          <w:marBottom w:val="0"/>
          <w:divBdr>
            <w:top w:val="none" w:sz="0" w:space="0" w:color="auto"/>
            <w:left w:val="none" w:sz="0" w:space="0" w:color="auto"/>
            <w:bottom w:val="none" w:sz="0" w:space="0" w:color="auto"/>
            <w:right w:val="none" w:sz="0" w:space="0" w:color="auto"/>
          </w:divBdr>
        </w:div>
        <w:div w:id="1414008395">
          <w:marLeft w:val="0"/>
          <w:marRight w:val="0"/>
          <w:marTop w:val="0"/>
          <w:marBottom w:val="0"/>
          <w:divBdr>
            <w:top w:val="none" w:sz="0" w:space="0" w:color="auto"/>
            <w:left w:val="none" w:sz="0" w:space="0" w:color="auto"/>
            <w:bottom w:val="none" w:sz="0" w:space="0" w:color="auto"/>
            <w:right w:val="none" w:sz="0" w:space="0" w:color="auto"/>
          </w:divBdr>
        </w:div>
        <w:div w:id="1697074300">
          <w:marLeft w:val="0"/>
          <w:marRight w:val="0"/>
          <w:marTop w:val="0"/>
          <w:marBottom w:val="0"/>
          <w:divBdr>
            <w:top w:val="none" w:sz="0" w:space="0" w:color="auto"/>
            <w:left w:val="none" w:sz="0" w:space="0" w:color="auto"/>
            <w:bottom w:val="none" w:sz="0" w:space="0" w:color="auto"/>
            <w:right w:val="none" w:sz="0" w:space="0" w:color="auto"/>
          </w:divBdr>
        </w:div>
        <w:div w:id="1345090248">
          <w:marLeft w:val="0"/>
          <w:marRight w:val="0"/>
          <w:marTop w:val="0"/>
          <w:marBottom w:val="0"/>
          <w:divBdr>
            <w:top w:val="none" w:sz="0" w:space="0" w:color="auto"/>
            <w:left w:val="none" w:sz="0" w:space="0" w:color="auto"/>
            <w:bottom w:val="none" w:sz="0" w:space="0" w:color="auto"/>
            <w:right w:val="none" w:sz="0" w:space="0" w:color="auto"/>
          </w:divBdr>
        </w:div>
        <w:div w:id="445197271">
          <w:marLeft w:val="0"/>
          <w:marRight w:val="0"/>
          <w:marTop w:val="0"/>
          <w:marBottom w:val="0"/>
          <w:divBdr>
            <w:top w:val="none" w:sz="0" w:space="0" w:color="auto"/>
            <w:left w:val="none" w:sz="0" w:space="0" w:color="auto"/>
            <w:bottom w:val="none" w:sz="0" w:space="0" w:color="auto"/>
            <w:right w:val="none" w:sz="0" w:space="0" w:color="auto"/>
          </w:divBdr>
        </w:div>
        <w:div w:id="1903634333">
          <w:marLeft w:val="0"/>
          <w:marRight w:val="0"/>
          <w:marTop w:val="0"/>
          <w:marBottom w:val="0"/>
          <w:divBdr>
            <w:top w:val="none" w:sz="0" w:space="0" w:color="auto"/>
            <w:left w:val="none" w:sz="0" w:space="0" w:color="auto"/>
            <w:bottom w:val="none" w:sz="0" w:space="0" w:color="auto"/>
            <w:right w:val="none" w:sz="0" w:space="0" w:color="auto"/>
          </w:divBdr>
        </w:div>
        <w:div w:id="1025867329">
          <w:marLeft w:val="0"/>
          <w:marRight w:val="0"/>
          <w:marTop w:val="0"/>
          <w:marBottom w:val="0"/>
          <w:divBdr>
            <w:top w:val="none" w:sz="0" w:space="0" w:color="auto"/>
            <w:left w:val="none" w:sz="0" w:space="0" w:color="auto"/>
            <w:bottom w:val="none" w:sz="0" w:space="0" w:color="auto"/>
            <w:right w:val="none" w:sz="0" w:space="0" w:color="auto"/>
          </w:divBdr>
        </w:div>
        <w:div w:id="704868419">
          <w:marLeft w:val="0"/>
          <w:marRight w:val="0"/>
          <w:marTop w:val="0"/>
          <w:marBottom w:val="0"/>
          <w:divBdr>
            <w:top w:val="none" w:sz="0" w:space="0" w:color="auto"/>
            <w:left w:val="none" w:sz="0" w:space="0" w:color="auto"/>
            <w:bottom w:val="none" w:sz="0" w:space="0" w:color="auto"/>
            <w:right w:val="none" w:sz="0" w:space="0" w:color="auto"/>
          </w:divBdr>
        </w:div>
        <w:div w:id="1369259032">
          <w:marLeft w:val="0"/>
          <w:marRight w:val="0"/>
          <w:marTop w:val="0"/>
          <w:marBottom w:val="0"/>
          <w:divBdr>
            <w:top w:val="none" w:sz="0" w:space="0" w:color="auto"/>
            <w:left w:val="none" w:sz="0" w:space="0" w:color="auto"/>
            <w:bottom w:val="none" w:sz="0" w:space="0" w:color="auto"/>
            <w:right w:val="none" w:sz="0" w:space="0" w:color="auto"/>
          </w:divBdr>
        </w:div>
        <w:div w:id="1822041786">
          <w:marLeft w:val="0"/>
          <w:marRight w:val="0"/>
          <w:marTop w:val="0"/>
          <w:marBottom w:val="0"/>
          <w:divBdr>
            <w:top w:val="none" w:sz="0" w:space="0" w:color="auto"/>
            <w:left w:val="none" w:sz="0" w:space="0" w:color="auto"/>
            <w:bottom w:val="none" w:sz="0" w:space="0" w:color="auto"/>
            <w:right w:val="none" w:sz="0" w:space="0" w:color="auto"/>
          </w:divBdr>
        </w:div>
        <w:div w:id="1224487629">
          <w:marLeft w:val="0"/>
          <w:marRight w:val="0"/>
          <w:marTop w:val="0"/>
          <w:marBottom w:val="0"/>
          <w:divBdr>
            <w:top w:val="none" w:sz="0" w:space="0" w:color="auto"/>
            <w:left w:val="none" w:sz="0" w:space="0" w:color="auto"/>
            <w:bottom w:val="none" w:sz="0" w:space="0" w:color="auto"/>
            <w:right w:val="none" w:sz="0" w:space="0" w:color="auto"/>
          </w:divBdr>
        </w:div>
        <w:div w:id="187912736">
          <w:marLeft w:val="0"/>
          <w:marRight w:val="0"/>
          <w:marTop w:val="0"/>
          <w:marBottom w:val="0"/>
          <w:divBdr>
            <w:top w:val="none" w:sz="0" w:space="0" w:color="auto"/>
            <w:left w:val="none" w:sz="0" w:space="0" w:color="auto"/>
            <w:bottom w:val="none" w:sz="0" w:space="0" w:color="auto"/>
            <w:right w:val="none" w:sz="0" w:space="0" w:color="auto"/>
          </w:divBdr>
        </w:div>
        <w:div w:id="831919369">
          <w:marLeft w:val="0"/>
          <w:marRight w:val="0"/>
          <w:marTop w:val="0"/>
          <w:marBottom w:val="0"/>
          <w:divBdr>
            <w:top w:val="none" w:sz="0" w:space="0" w:color="auto"/>
            <w:left w:val="none" w:sz="0" w:space="0" w:color="auto"/>
            <w:bottom w:val="none" w:sz="0" w:space="0" w:color="auto"/>
            <w:right w:val="none" w:sz="0" w:space="0" w:color="auto"/>
          </w:divBdr>
        </w:div>
        <w:div w:id="315382052">
          <w:marLeft w:val="0"/>
          <w:marRight w:val="0"/>
          <w:marTop w:val="0"/>
          <w:marBottom w:val="0"/>
          <w:divBdr>
            <w:top w:val="none" w:sz="0" w:space="0" w:color="auto"/>
            <w:left w:val="none" w:sz="0" w:space="0" w:color="auto"/>
            <w:bottom w:val="none" w:sz="0" w:space="0" w:color="auto"/>
            <w:right w:val="none" w:sz="0" w:space="0" w:color="auto"/>
          </w:divBdr>
        </w:div>
        <w:div w:id="1799491645">
          <w:marLeft w:val="0"/>
          <w:marRight w:val="0"/>
          <w:marTop w:val="0"/>
          <w:marBottom w:val="0"/>
          <w:divBdr>
            <w:top w:val="none" w:sz="0" w:space="0" w:color="auto"/>
            <w:left w:val="none" w:sz="0" w:space="0" w:color="auto"/>
            <w:bottom w:val="none" w:sz="0" w:space="0" w:color="auto"/>
            <w:right w:val="none" w:sz="0" w:space="0" w:color="auto"/>
          </w:divBdr>
        </w:div>
        <w:div w:id="152456059">
          <w:marLeft w:val="0"/>
          <w:marRight w:val="0"/>
          <w:marTop w:val="0"/>
          <w:marBottom w:val="0"/>
          <w:divBdr>
            <w:top w:val="none" w:sz="0" w:space="0" w:color="auto"/>
            <w:left w:val="none" w:sz="0" w:space="0" w:color="auto"/>
            <w:bottom w:val="none" w:sz="0" w:space="0" w:color="auto"/>
            <w:right w:val="none" w:sz="0" w:space="0" w:color="auto"/>
          </w:divBdr>
        </w:div>
        <w:div w:id="1580021635">
          <w:marLeft w:val="0"/>
          <w:marRight w:val="0"/>
          <w:marTop w:val="0"/>
          <w:marBottom w:val="0"/>
          <w:divBdr>
            <w:top w:val="none" w:sz="0" w:space="0" w:color="auto"/>
            <w:left w:val="none" w:sz="0" w:space="0" w:color="auto"/>
            <w:bottom w:val="none" w:sz="0" w:space="0" w:color="auto"/>
            <w:right w:val="none" w:sz="0" w:space="0" w:color="auto"/>
          </w:divBdr>
        </w:div>
        <w:div w:id="836925681">
          <w:marLeft w:val="0"/>
          <w:marRight w:val="0"/>
          <w:marTop w:val="0"/>
          <w:marBottom w:val="0"/>
          <w:divBdr>
            <w:top w:val="none" w:sz="0" w:space="0" w:color="auto"/>
            <w:left w:val="none" w:sz="0" w:space="0" w:color="auto"/>
            <w:bottom w:val="none" w:sz="0" w:space="0" w:color="auto"/>
            <w:right w:val="none" w:sz="0" w:space="0" w:color="auto"/>
          </w:divBdr>
        </w:div>
        <w:div w:id="1960261886">
          <w:marLeft w:val="0"/>
          <w:marRight w:val="0"/>
          <w:marTop w:val="0"/>
          <w:marBottom w:val="0"/>
          <w:divBdr>
            <w:top w:val="none" w:sz="0" w:space="0" w:color="auto"/>
            <w:left w:val="none" w:sz="0" w:space="0" w:color="auto"/>
            <w:bottom w:val="none" w:sz="0" w:space="0" w:color="auto"/>
            <w:right w:val="none" w:sz="0" w:space="0" w:color="auto"/>
          </w:divBdr>
        </w:div>
        <w:div w:id="2101874636">
          <w:marLeft w:val="0"/>
          <w:marRight w:val="0"/>
          <w:marTop w:val="0"/>
          <w:marBottom w:val="0"/>
          <w:divBdr>
            <w:top w:val="none" w:sz="0" w:space="0" w:color="auto"/>
            <w:left w:val="none" w:sz="0" w:space="0" w:color="auto"/>
            <w:bottom w:val="none" w:sz="0" w:space="0" w:color="auto"/>
            <w:right w:val="none" w:sz="0" w:space="0" w:color="auto"/>
          </w:divBdr>
        </w:div>
        <w:div w:id="556674275">
          <w:marLeft w:val="0"/>
          <w:marRight w:val="0"/>
          <w:marTop w:val="0"/>
          <w:marBottom w:val="0"/>
          <w:divBdr>
            <w:top w:val="none" w:sz="0" w:space="0" w:color="auto"/>
            <w:left w:val="none" w:sz="0" w:space="0" w:color="auto"/>
            <w:bottom w:val="none" w:sz="0" w:space="0" w:color="auto"/>
            <w:right w:val="none" w:sz="0" w:space="0" w:color="auto"/>
          </w:divBdr>
        </w:div>
        <w:div w:id="437725002">
          <w:marLeft w:val="0"/>
          <w:marRight w:val="0"/>
          <w:marTop w:val="0"/>
          <w:marBottom w:val="0"/>
          <w:divBdr>
            <w:top w:val="none" w:sz="0" w:space="0" w:color="auto"/>
            <w:left w:val="none" w:sz="0" w:space="0" w:color="auto"/>
            <w:bottom w:val="none" w:sz="0" w:space="0" w:color="auto"/>
            <w:right w:val="none" w:sz="0" w:space="0" w:color="auto"/>
          </w:divBdr>
        </w:div>
        <w:div w:id="1273903088">
          <w:marLeft w:val="0"/>
          <w:marRight w:val="0"/>
          <w:marTop w:val="0"/>
          <w:marBottom w:val="0"/>
          <w:divBdr>
            <w:top w:val="none" w:sz="0" w:space="0" w:color="auto"/>
            <w:left w:val="none" w:sz="0" w:space="0" w:color="auto"/>
            <w:bottom w:val="none" w:sz="0" w:space="0" w:color="auto"/>
            <w:right w:val="none" w:sz="0" w:space="0" w:color="auto"/>
          </w:divBdr>
        </w:div>
        <w:div w:id="258610055">
          <w:marLeft w:val="0"/>
          <w:marRight w:val="0"/>
          <w:marTop w:val="0"/>
          <w:marBottom w:val="0"/>
          <w:divBdr>
            <w:top w:val="none" w:sz="0" w:space="0" w:color="auto"/>
            <w:left w:val="none" w:sz="0" w:space="0" w:color="auto"/>
            <w:bottom w:val="none" w:sz="0" w:space="0" w:color="auto"/>
            <w:right w:val="none" w:sz="0" w:space="0" w:color="auto"/>
          </w:divBdr>
        </w:div>
        <w:div w:id="967197899">
          <w:marLeft w:val="0"/>
          <w:marRight w:val="0"/>
          <w:marTop w:val="0"/>
          <w:marBottom w:val="0"/>
          <w:divBdr>
            <w:top w:val="none" w:sz="0" w:space="0" w:color="auto"/>
            <w:left w:val="none" w:sz="0" w:space="0" w:color="auto"/>
            <w:bottom w:val="none" w:sz="0" w:space="0" w:color="auto"/>
            <w:right w:val="none" w:sz="0" w:space="0" w:color="auto"/>
          </w:divBdr>
        </w:div>
        <w:div w:id="1000081708">
          <w:marLeft w:val="0"/>
          <w:marRight w:val="0"/>
          <w:marTop w:val="0"/>
          <w:marBottom w:val="0"/>
          <w:divBdr>
            <w:top w:val="none" w:sz="0" w:space="0" w:color="auto"/>
            <w:left w:val="none" w:sz="0" w:space="0" w:color="auto"/>
            <w:bottom w:val="none" w:sz="0" w:space="0" w:color="auto"/>
            <w:right w:val="none" w:sz="0" w:space="0" w:color="auto"/>
          </w:divBdr>
        </w:div>
        <w:div w:id="2004703624">
          <w:marLeft w:val="0"/>
          <w:marRight w:val="0"/>
          <w:marTop w:val="0"/>
          <w:marBottom w:val="0"/>
          <w:divBdr>
            <w:top w:val="none" w:sz="0" w:space="0" w:color="auto"/>
            <w:left w:val="none" w:sz="0" w:space="0" w:color="auto"/>
            <w:bottom w:val="none" w:sz="0" w:space="0" w:color="auto"/>
            <w:right w:val="none" w:sz="0" w:space="0" w:color="auto"/>
          </w:divBdr>
        </w:div>
        <w:div w:id="1694573098">
          <w:marLeft w:val="0"/>
          <w:marRight w:val="0"/>
          <w:marTop w:val="0"/>
          <w:marBottom w:val="0"/>
          <w:divBdr>
            <w:top w:val="none" w:sz="0" w:space="0" w:color="auto"/>
            <w:left w:val="none" w:sz="0" w:space="0" w:color="auto"/>
            <w:bottom w:val="none" w:sz="0" w:space="0" w:color="auto"/>
            <w:right w:val="none" w:sz="0" w:space="0" w:color="auto"/>
          </w:divBdr>
        </w:div>
        <w:div w:id="972060048">
          <w:marLeft w:val="0"/>
          <w:marRight w:val="0"/>
          <w:marTop w:val="0"/>
          <w:marBottom w:val="0"/>
          <w:divBdr>
            <w:top w:val="none" w:sz="0" w:space="0" w:color="auto"/>
            <w:left w:val="none" w:sz="0" w:space="0" w:color="auto"/>
            <w:bottom w:val="none" w:sz="0" w:space="0" w:color="auto"/>
            <w:right w:val="none" w:sz="0" w:space="0" w:color="auto"/>
          </w:divBdr>
        </w:div>
        <w:div w:id="1214921652">
          <w:marLeft w:val="0"/>
          <w:marRight w:val="0"/>
          <w:marTop w:val="0"/>
          <w:marBottom w:val="0"/>
          <w:divBdr>
            <w:top w:val="none" w:sz="0" w:space="0" w:color="auto"/>
            <w:left w:val="none" w:sz="0" w:space="0" w:color="auto"/>
            <w:bottom w:val="none" w:sz="0" w:space="0" w:color="auto"/>
            <w:right w:val="none" w:sz="0" w:space="0" w:color="auto"/>
          </w:divBdr>
        </w:div>
        <w:div w:id="323971896">
          <w:marLeft w:val="0"/>
          <w:marRight w:val="0"/>
          <w:marTop w:val="0"/>
          <w:marBottom w:val="0"/>
          <w:divBdr>
            <w:top w:val="none" w:sz="0" w:space="0" w:color="auto"/>
            <w:left w:val="none" w:sz="0" w:space="0" w:color="auto"/>
            <w:bottom w:val="none" w:sz="0" w:space="0" w:color="auto"/>
            <w:right w:val="none" w:sz="0" w:space="0" w:color="auto"/>
          </w:divBdr>
        </w:div>
        <w:div w:id="2010936024">
          <w:marLeft w:val="0"/>
          <w:marRight w:val="0"/>
          <w:marTop w:val="0"/>
          <w:marBottom w:val="0"/>
          <w:divBdr>
            <w:top w:val="none" w:sz="0" w:space="0" w:color="auto"/>
            <w:left w:val="none" w:sz="0" w:space="0" w:color="auto"/>
            <w:bottom w:val="none" w:sz="0" w:space="0" w:color="auto"/>
            <w:right w:val="none" w:sz="0" w:space="0" w:color="auto"/>
          </w:divBdr>
        </w:div>
        <w:div w:id="46995583">
          <w:marLeft w:val="0"/>
          <w:marRight w:val="0"/>
          <w:marTop w:val="0"/>
          <w:marBottom w:val="0"/>
          <w:divBdr>
            <w:top w:val="none" w:sz="0" w:space="0" w:color="auto"/>
            <w:left w:val="none" w:sz="0" w:space="0" w:color="auto"/>
            <w:bottom w:val="none" w:sz="0" w:space="0" w:color="auto"/>
            <w:right w:val="none" w:sz="0" w:space="0" w:color="auto"/>
          </w:divBdr>
        </w:div>
        <w:div w:id="1271813388">
          <w:marLeft w:val="0"/>
          <w:marRight w:val="0"/>
          <w:marTop w:val="0"/>
          <w:marBottom w:val="0"/>
          <w:divBdr>
            <w:top w:val="none" w:sz="0" w:space="0" w:color="auto"/>
            <w:left w:val="none" w:sz="0" w:space="0" w:color="auto"/>
            <w:bottom w:val="none" w:sz="0" w:space="0" w:color="auto"/>
            <w:right w:val="none" w:sz="0" w:space="0" w:color="auto"/>
          </w:divBdr>
        </w:div>
        <w:div w:id="1073435029">
          <w:marLeft w:val="0"/>
          <w:marRight w:val="0"/>
          <w:marTop w:val="0"/>
          <w:marBottom w:val="0"/>
          <w:divBdr>
            <w:top w:val="none" w:sz="0" w:space="0" w:color="auto"/>
            <w:left w:val="none" w:sz="0" w:space="0" w:color="auto"/>
            <w:bottom w:val="none" w:sz="0" w:space="0" w:color="auto"/>
            <w:right w:val="none" w:sz="0" w:space="0" w:color="auto"/>
          </w:divBdr>
        </w:div>
        <w:div w:id="1620841949">
          <w:marLeft w:val="0"/>
          <w:marRight w:val="0"/>
          <w:marTop w:val="0"/>
          <w:marBottom w:val="0"/>
          <w:divBdr>
            <w:top w:val="none" w:sz="0" w:space="0" w:color="auto"/>
            <w:left w:val="none" w:sz="0" w:space="0" w:color="auto"/>
            <w:bottom w:val="none" w:sz="0" w:space="0" w:color="auto"/>
            <w:right w:val="none" w:sz="0" w:space="0" w:color="auto"/>
          </w:divBdr>
        </w:div>
        <w:div w:id="1334335024">
          <w:marLeft w:val="0"/>
          <w:marRight w:val="0"/>
          <w:marTop w:val="0"/>
          <w:marBottom w:val="0"/>
          <w:divBdr>
            <w:top w:val="none" w:sz="0" w:space="0" w:color="auto"/>
            <w:left w:val="none" w:sz="0" w:space="0" w:color="auto"/>
            <w:bottom w:val="none" w:sz="0" w:space="0" w:color="auto"/>
            <w:right w:val="none" w:sz="0" w:space="0" w:color="auto"/>
          </w:divBdr>
        </w:div>
        <w:div w:id="2145418826">
          <w:marLeft w:val="0"/>
          <w:marRight w:val="0"/>
          <w:marTop w:val="0"/>
          <w:marBottom w:val="0"/>
          <w:divBdr>
            <w:top w:val="none" w:sz="0" w:space="0" w:color="auto"/>
            <w:left w:val="none" w:sz="0" w:space="0" w:color="auto"/>
            <w:bottom w:val="none" w:sz="0" w:space="0" w:color="auto"/>
            <w:right w:val="none" w:sz="0" w:space="0" w:color="auto"/>
          </w:divBdr>
        </w:div>
        <w:div w:id="208080586">
          <w:marLeft w:val="0"/>
          <w:marRight w:val="0"/>
          <w:marTop w:val="0"/>
          <w:marBottom w:val="0"/>
          <w:divBdr>
            <w:top w:val="none" w:sz="0" w:space="0" w:color="auto"/>
            <w:left w:val="none" w:sz="0" w:space="0" w:color="auto"/>
            <w:bottom w:val="none" w:sz="0" w:space="0" w:color="auto"/>
            <w:right w:val="none" w:sz="0" w:space="0" w:color="auto"/>
          </w:divBdr>
        </w:div>
        <w:div w:id="1879925070">
          <w:marLeft w:val="0"/>
          <w:marRight w:val="0"/>
          <w:marTop w:val="0"/>
          <w:marBottom w:val="0"/>
          <w:divBdr>
            <w:top w:val="none" w:sz="0" w:space="0" w:color="auto"/>
            <w:left w:val="none" w:sz="0" w:space="0" w:color="auto"/>
            <w:bottom w:val="none" w:sz="0" w:space="0" w:color="auto"/>
            <w:right w:val="none" w:sz="0" w:space="0" w:color="auto"/>
          </w:divBdr>
        </w:div>
        <w:div w:id="569072475">
          <w:marLeft w:val="0"/>
          <w:marRight w:val="0"/>
          <w:marTop w:val="0"/>
          <w:marBottom w:val="0"/>
          <w:divBdr>
            <w:top w:val="none" w:sz="0" w:space="0" w:color="auto"/>
            <w:left w:val="none" w:sz="0" w:space="0" w:color="auto"/>
            <w:bottom w:val="none" w:sz="0" w:space="0" w:color="auto"/>
            <w:right w:val="none" w:sz="0" w:space="0" w:color="auto"/>
          </w:divBdr>
        </w:div>
        <w:div w:id="1274676619">
          <w:marLeft w:val="0"/>
          <w:marRight w:val="0"/>
          <w:marTop w:val="0"/>
          <w:marBottom w:val="0"/>
          <w:divBdr>
            <w:top w:val="none" w:sz="0" w:space="0" w:color="auto"/>
            <w:left w:val="none" w:sz="0" w:space="0" w:color="auto"/>
            <w:bottom w:val="none" w:sz="0" w:space="0" w:color="auto"/>
            <w:right w:val="none" w:sz="0" w:space="0" w:color="auto"/>
          </w:divBdr>
        </w:div>
        <w:div w:id="781606340">
          <w:marLeft w:val="0"/>
          <w:marRight w:val="0"/>
          <w:marTop w:val="0"/>
          <w:marBottom w:val="0"/>
          <w:divBdr>
            <w:top w:val="none" w:sz="0" w:space="0" w:color="auto"/>
            <w:left w:val="none" w:sz="0" w:space="0" w:color="auto"/>
            <w:bottom w:val="none" w:sz="0" w:space="0" w:color="auto"/>
            <w:right w:val="none" w:sz="0" w:space="0" w:color="auto"/>
          </w:divBdr>
        </w:div>
        <w:div w:id="1398242163">
          <w:marLeft w:val="0"/>
          <w:marRight w:val="0"/>
          <w:marTop w:val="0"/>
          <w:marBottom w:val="0"/>
          <w:divBdr>
            <w:top w:val="none" w:sz="0" w:space="0" w:color="auto"/>
            <w:left w:val="none" w:sz="0" w:space="0" w:color="auto"/>
            <w:bottom w:val="none" w:sz="0" w:space="0" w:color="auto"/>
            <w:right w:val="none" w:sz="0" w:space="0" w:color="auto"/>
          </w:divBdr>
        </w:div>
        <w:div w:id="138888829">
          <w:marLeft w:val="0"/>
          <w:marRight w:val="0"/>
          <w:marTop w:val="0"/>
          <w:marBottom w:val="0"/>
          <w:divBdr>
            <w:top w:val="none" w:sz="0" w:space="0" w:color="auto"/>
            <w:left w:val="none" w:sz="0" w:space="0" w:color="auto"/>
            <w:bottom w:val="none" w:sz="0" w:space="0" w:color="auto"/>
            <w:right w:val="none" w:sz="0" w:space="0" w:color="auto"/>
          </w:divBdr>
        </w:div>
        <w:div w:id="1142383023">
          <w:marLeft w:val="0"/>
          <w:marRight w:val="0"/>
          <w:marTop w:val="0"/>
          <w:marBottom w:val="0"/>
          <w:divBdr>
            <w:top w:val="none" w:sz="0" w:space="0" w:color="auto"/>
            <w:left w:val="none" w:sz="0" w:space="0" w:color="auto"/>
            <w:bottom w:val="none" w:sz="0" w:space="0" w:color="auto"/>
            <w:right w:val="none" w:sz="0" w:space="0" w:color="auto"/>
          </w:divBdr>
        </w:div>
        <w:div w:id="459956384">
          <w:marLeft w:val="0"/>
          <w:marRight w:val="0"/>
          <w:marTop w:val="0"/>
          <w:marBottom w:val="0"/>
          <w:divBdr>
            <w:top w:val="none" w:sz="0" w:space="0" w:color="auto"/>
            <w:left w:val="none" w:sz="0" w:space="0" w:color="auto"/>
            <w:bottom w:val="none" w:sz="0" w:space="0" w:color="auto"/>
            <w:right w:val="none" w:sz="0" w:space="0" w:color="auto"/>
          </w:divBdr>
        </w:div>
        <w:div w:id="2120759892">
          <w:marLeft w:val="0"/>
          <w:marRight w:val="0"/>
          <w:marTop w:val="0"/>
          <w:marBottom w:val="0"/>
          <w:divBdr>
            <w:top w:val="none" w:sz="0" w:space="0" w:color="auto"/>
            <w:left w:val="none" w:sz="0" w:space="0" w:color="auto"/>
            <w:bottom w:val="none" w:sz="0" w:space="0" w:color="auto"/>
            <w:right w:val="none" w:sz="0" w:space="0" w:color="auto"/>
          </w:divBdr>
        </w:div>
        <w:div w:id="923949552">
          <w:marLeft w:val="0"/>
          <w:marRight w:val="0"/>
          <w:marTop w:val="0"/>
          <w:marBottom w:val="0"/>
          <w:divBdr>
            <w:top w:val="none" w:sz="0" w:space="0" w:color="auto"/>
            <w:left w:val="none" w:sz="0" w:space="0" w:color="auto"/>
            <w:bottom w:val="none" w:sz="0" w:space="0" w:color="auto"/>
            <w:right w:val="none" w:sz="0" w:space="0" w:color="auto"/>
          </w:divBdr>
        </w:div>
        <w:div w:id="2080398612">
          <w:marLeft w:val="0"/>
          <w:marRight w:val="0"/>
          <w:marTop w:val="0"/>
          <w:marBottom w:val="0"/>
          <w:divBdr>
            <w:top w:val="none" w:sz="0" w:space="0" w:color="auto"/>
            <w:left w:val="none" w:sz="0" w:space="0" w:color="auto"/>
            <w:bottom w:val="none" w:sz="0" w:space="0" w:color="auto"/>
            <w:right w:val="none" w:sz="0" w:space="0" w:color="auto"/>
          </w:divBdr>
        </w:div>
        <w:div w:id="1998916573">
          <w:marLeft w:val="0"/>
          <w:marRight w:val="0"/>
          <w:marTop w:val="0"/>
          <w:marBottom w:val="0"/>
          <w:divBdr>
            <w:top w:val="none" w:sz="0" w:space="0" w:color="auto"/>
            <w:left w:val="none" w:sz="0" w:space="0" w:color="auto"/>
            <w:bottom w:val="none" w:sz="0" w:space="0" w:color="auto"/>
            <w:right w:val="none" w:sz="0" w:space="0" w:color="auto"/>
          </w:divBdr>
        </w:div>
        <w:div w:id="497497827">
          <w:marLeft w:val="0"/>
          <w:marRight w:val="0"/>
          <w:marTop w:val="0"/>
          <w:marBottom w:val="0"/>
          <w:divBdr>
            <w:top w:val="none" w:sz="0" w:space="0" w:color="auto"/>
            <w:left w:val="none" w:sz="0" w:space="0" w:color="auto"/>
            <w:bottom w:val="none" w:sz="0" w:space="0" w:color="auto"/>
            <w:right w:val="none" w:sz="0" w:space="0" w:color="auto"/>
          </w:divBdr>
        </w:div>
        <w:div w:id="928730575">
          <w:marLeft w:val="0"/>
          <w:marRight w:val="0"/>
          <w:marTop w:val="0"/>
          <w:marBottom w:val="0"/>
          <w:divBdr>
            <w:top w:val="none" w:sz="0" w:space="0" w:color="auto"/>
            <w:left w:val="none" w:sz="0" w:space="0" w:color="auto"/>
            <w:bottom w:val="none" w:sz="0" w:space="0" w:color="auto"/>
            <w:right w:val="none" w:sz="0" w:space="0" w:color="auto"/>
          </w:divBdr>
        </w:div>
        <w:div w:id="311760260">
          <w:marLeft w:val="0"/>
          <w:marRight w:val="0"/>
          <w:marTop w:val="0"/>
          <w:marBottom w:val="0"/>
          <w:divBdr>
            <w:top w:val="none" w:sz="0" w:space="0" w:color="auto"/>
            <w:left w:val="none" w:sz="0" w:space="0" w:color="auto"/>
            <w:bottom w:val="none" w:sz="0" w:space="0" w:color="auto"/>
            <w:right w:val="none" w:sz="0" w:space="0" w:color="auto"/>
          </w:divBdr>
        </w:div>
        <w:div w:id="1964922349">
          <w:marLeft w:val="0"/>
          <w:marRight w:val="0"/>
          <w:marTop w:val="0"/>
          <w:marBottom w:val="0"/>
          <w:divBdr>
            <w:top w:val="none" w:sz="0" w:space="0" w:color="auto"/>
            <w:left w:val="none" w:sz="0" w:space="0" w:color="auto"/>
            <w:bottom w:val="none" w:sz="0" w:space="0" w:color="auto"/>
            <w:right w:val="none" w:sz="0" w:space="0" w:color="auto"/>
          </w:divBdr>
        </w:div>
        <w:div w:id="309797877">
          <w:marLeft w:val="0"/>
          <w:marRight w:val="0"/>
          <w:marTop w:val="0"/>
          <w:marBottom w:val="0"/>
          <w:divBdr>
            <w:top w:val="none" w:sz="0" w:space="0" w:color="auto"/>
            <w:left w:val="none" w:sz="0" w:space="0" w:color="auto"/>
            <w:bottom w:val="none" w:sz="0" w:space="0" w:color="auto"/>
            <w:right w:val="none" w:sz="0" w:space="0" w:color="auto"/>
          </w:divBdr>
        </w:div>
        <w:div w:id="181365038">
          <w:marLeft w:val="0"/>
          <w:marRight w:val="0"/>
          <w:marTop w:val="0"/>
          <w:marBottom w:val="0"/>
          <w:divBdr>
            <w:top w:val="none" w:sz="0" w:space="0" w:color="auto"/>
            <w:left w:val="none" w:sz="0" w:space="0" w:color="auto"/>
            <w:bottom w:val="none" w:sz="0" w:space="0" w:color="auto"/>
            <w:right w:val="none" w:sz="0" w:space="0" w:color="auto"/>
          </w:divBdr>
        </w:div>
        <w:div w:id="706491580">
          <w:marLeft w:val="0"/>
          <w:marRight w:val="0"/>
          <w:marTop w:val="0"/>
          <w:marBottom w:val="0"/>
          <w:divBdr>
            <w:top w:val="none" w:sz="0" w:space="0" w:color="auto"/>
            <w:left w:val="none" w:sz="0" w:space="0" w:color="auto"/>
            <w:bottom w:val="none" w:sz="0" w:space="0" w:color="auto"/>
            <w:right w:val="none" w:sz="0" w:space="0" w:color="auto"/>
          </w:divBdr>
        </w:div>
        <w:div w:id="751463759">
          <w:marLeft w:val="0"/>
          <w:marRight w:val="0"/>
          <w:marTop w:val="0"/>
          <w:marBottom w:val="0"/>
          <w:divBdr>
            <w:top w:val="none" w:sz="0" w:space="0" w:color="auto"/>
            <w:left w:val="none" w:sz="0" w:space="0" w:color="auto"/>
            <w:bottom w:val="none" w:sz="0" w:space="0" w:color="auto"/>
            <w:right w:val="none" w:sz="0" w:space="0" w:color="auto"/>
          </w:divBdr>
        </w:div>
        <w:div w:id="638145532">
          <w:marLeft w:val="0"/>
          <w:marRight w:val="0"/>
          <w:marTop w:val="0"/>
          <w:marBottom w:val="0"/>
          <w:divBdr>
            <w:top w:val="none" w:sz="0" w:space="0" w:color="auto"/>
            <w:left w:val="none" w:sz="0" w:space="0" w:color="auto"/>
            <w:bottom w:val="none" w:sz="0" w:space="0" w:color="auto"/>
            <w:right w:val="none" w:sz="0" w:space="0" w:color="auto"/>
          </w:divBdr>
        </w:div>
        <w:div w:id="249118545">
          <w:marLeft w:val="0"/>
          <w:marRight w:val="0"/>
          <w:marTop w:val="0"/>
          <w:marBottom w:val="0"/>
          <w:divBdr>
            <w:top w:val="none" w:sz="0" w:space="0" w:color="auto"/>
            <w:left w:val="none" w:sz="0" w:space="0" w:color="auto"/>
            <w:bottom w:val="none" w:sz="0" w:space="0" w:color="auto"/>
            <w:right w:val="none" w:sz="0" w:space="0" w:color="auto"/>
          </w:divBdr>
        </w:div>
        <w:div w:id="340591358">
          <w:marLeft w:val="0"/>
          <w:marRight w:val="0"/>
          <w:marTop w:val="0"/>
          <w:marBottom w:val="0"/>
          <w:divBdr>
            <w:top w:val="none" w:sz="0" w:space="0" w:color="auto"/>
            <w:left w:val="none" w:sz="0" w:space="0" w:color="auto"/>
            <w:bottom w:val="none" w:sz="0" w:space="0" w:color="auto"/>
            <w:right w:val="none" w:sz="0" w:space="0" w:color="auto"/>
          </w:divBdr>
        </w:div>
        <w:div w:id="1443574814">
          <w:marLeft w:val="0"/>
          <w:marRight w:val="0"/>
          <w:marTop w:val="0"/>
          <w:marBottom w:val="0"/>
          <w:divBdr>
            <w:top w:val="none" w:sz="0" w:space="0" w:color="auto"/>
            <w:left w:val="none" w:sz="0" w:space="0" w:color="auto"/>
            <w:bottom w:val="none" w:sz="0" w:space="0" w:color="auto"/>
            <w:right w:val="none" w:sz="0" w:space="0" w:color="auto"/>
          </w:divBdr>
        </w:div>
        <w:div w:id="1755129131">
          <w:marLeft w:val="0"/>
          <w:marRight w:val="0"/>
          <w:marTop w:val="0"/>
          <w:marBottom w:val="0"/>
          <w:divBdr>
            <w:top w:val="none" w:sz="0" w:space="0" w:color="auto"/>
            <w:left w:val="none" w:sz="0" w:space="0" w:color="auto"/>
            <w:bottom w:val="none" w:sz="0" w:space="0" w:color="auto"/>
            <w:right w:val="none" w:sz="0" w:space="0" w:color="auto"/>
          </w:divBdr>
        </w:div>
        <w:div w:id="2006126742">
          <w:marLeft w:val="0"/>
          <w:marRight w:val="0"/>
          <w:marTop w:val="0"/>
          <w:marBottom w:val="0"/>
          <w:divBdr>
            <w:top w:val="none" w:sz="0" w:space="0" w:color="auto"/>
            <w:left w:val="none" w:sz="0" w:space="0" w:color="auto"/>
            <w:bottom w:val="none" w:sz="0" w:space="0" w:color="auto"/>
            <w:right w:val="none" w:sz="0" w:space="0" w:color="auto"/>
          </w:divBdr>
        </w:div>
        <w:div w:id="1601259011">
          <w:marLeft w:val="0"/>
          <w:marRight w:val="0"/>
          <w:marTop w:val="0"/>
          <w:marBottom w:val="0"/>
          <w:divBdr>
            <w:top w:val="none" w:sz="0" w:space="0" w:color="auto"/>
            <w:left w:val="none" w:sz="0" w:space="0" w:color="auto"/>
            <w:bottom w:val="none" w:sz="0" w:space="0" w:color="auto"/>
            <w:right w:val="none" w:sz="0" w:space="0" w:color="auto"/>
          </w:divBdr>
        </w:div>
        <w:div w:id="2119443017">
          <w:marLeft w:val="0"/>
          <w:marRight w:val="0"/>
          <w:marTop w:val="0"/>
          <w:marBottom w:val="0"/>
          <w:divBdr>
            <w:top w:val="none" w:sz="0" w:space="0" w:color="auto"/>
            <w:left w:val="none" w:sz="0" w:space="0" w:color="auto"/>
            <w:bottom w:val="none" w:sz="0" w:space="0" w:color="auto"/>
            <w:right w:val="none" w:sz="0" w:space="0" w:color="auto"/>
          </w:divBdr>
        </w:div>
        <w:div w:id="1629051009">
          <w:marLeft w:val="0"/>
          <w:marRight w:val="0"/>
          <w:marTop w:val="0"/>
          <w:marBottom w:val="0"/>
          <w:divBdr>
            <w:top w:val="none" w:sz="0" w:space="0" w:color="auto"/>
            <w:left w:val="none" w:sz="0" w:space="0" w:color="auto"/>
            <w:bottom w:val="none" w:sz="0" w:space="0" w:color="auto"/>
            <w:right w:val="none" w:sz="0" w:space="0" w:color="auto"/>
          </w:divBdr>
        </w:div>
        <w:div w:id="2024164122">
          <w:marLeft w:val="0"/>
          <w:marRight w:val="0"/>
          <w:marTop w:val="0"/>
          <w:marBottom w:val="0"/>
          <w:divBdr>
            <w:top w:val="none" w:sz="0" w:space="0" w:color="auto"/>
            <w:left w:val="none" w:sz="0" w:space="0" w:color="auto"/>
            <w:bottom w:val="none" w:sz="0" w:space="0" w:color="auto"/>
            <w:right w:val="none" w:sz="0" w:space="0" w:color="auto"/>
          </w:divBdr>
        </w:div>
        <w:div w:id="1188064605">
          <w:marLeft w:val="0"/>
          <w:marRight w:val="0"/>
          <w:marTop w:val="0"/>
          <w:marBottom w:val="0"/>
          <w:divBdr>
            <w:top w:val="none" w:sz="0" w:space="0" w:color="auto"/>
            <w:left w:val="none" w:sz="0" w:space="0" w:color="auto"/>
            <w:bottom w:val="none" w:sz="0" w:space="0" w:color="auto"/>
            <w:right w:val="none" w:sz="0" w:space="0" w:color="auto"/>
          </w:divBdr>
        </w:div>
        <w:div w:id="775247339">
          <w:marLeft w:val="0"/>
          <w:marRight w:val="0"/>
          <w:marTop w:val="0"/>
          <w:marBottom w:val="0"/>
          <w:divBdr>
            <w:top w:val="none" w:sz="0" w:space="0" w:color="auto"/>
            <w:left w:val="none" w:sz="0" w:space="0" w:color="auto"/>
            <w:bottom w:val="none" w:sz="0" w:space="0" w:color="auto"/>
            <w:right w:val="none" w:sz="0" w:space="0" w:color="auto"/>
          </w:divBdr>
        </w:div>
        <w:div w:id="839003336">
          <w:marLeft w:val="0"/>
          <w:marRight w:val="0"/>
          <w:marTop w:val="0"/>
          <w:marBottom w:val="0"/>
          <w:divBdr>
            <w:top w:val="none" w:sz="0" w:space="0" w:color="auto"/>
            <w:left w:val="none" w:sz="0" w:space="0" w:color="auto"/>
            <w:bottom w:val="none" w:sz="0" w:space="0" w:color="auto"/>
            <w:right w:val="none" w:sz="0" w:space="0" w:color="auto"/>
          </w:divBdr>
        </w:div>
        <w:div w:id="317077008">
          <w:marLeft w:val="0"/>
          <w:marRight w:val="0"/>
          <w:marTop w:val="0"/>
          <w:marBottom w:val="0"/>
          <w:divBdr>
            <w:top w:val="none" w:sz="0" w:space="0" w:color="auto"/>
            <w:left w:val="none" w:sz="0" w:space="0" w:color="auto"/>
            <w:bottom w:val="none" w:sz="0" w:space="0" w:color="auto"/>
            <w:right w:val="none" w:sz="0" w:space="0" w:color="auto"/>
          </w:divBdr>
        </w:div>
        <w:div w:id="488374676">
          <w:marLeft w:val="0"/>
          <w:marRight w:val="0"/>
          <w:marTop w:val="0"/>
          <w:marBottom w:val="0"/>
          <w:divBdr>
            <w:top w:val="none" w:sz="0" w:space="0" w:color="auto"/>
            <w:left w:val="none" w:sz="0" w:space="0" w:color="auto"/>
            <w:bottom w:val="none" w:sz="0" w:space="0" w:color="auto"/>
            <w:right w:val="none" w:sz="0" w:space="0" w:color="auto"/>
          </w:divBdr>
        </w:div>
        <w:div w:id="640312633">
          <w:marLeft w:val="0"/>
          <w:marRight w:val="0"/>
          <w:marTop w:val="0"/>
          <w:marBottom w:val="0"/>
          <w:divBdr>
            <w:top w:val="none" w:sz="0" w:space="0" w:color="auto"/>
            <w:left w:val="none" w:sz="0" w:space="0" w:color="auto"/>
            <w:bottom w:val="none" w:sz="0" w:space="0" w:color="auto"/>
            <w:right w:val="none" w:sz="0" w:space="0" w:color="auto"/>
          </w:divBdr>
        </w:div>
        <w:div w:id="1406340073">
          <w:marLeft w:val="0"/>
          <w:marRight w:val="0"/>
          <w:marTop w:val="0"/>
          <w:marBottom w:val="0"/>
          <w:divBdr>
            <w:top w:val="none" w:sz="0" w:space="0" w:color="auto"/>
            <w:left w:val="none" w:sz="0" w:space="0" w:color="auto"/>
            <w:bottom w:val="none" w:sz="0" w:space="0" w:color="auto"/>
            <w:right w:val="none" w:sz="0" w:space="0" w:color="auto"/>
          </w:divBdr>
        </w:div>
        <w:div w:id="129638936">
          <w:marLeft w:val="0"/>
          <w:marRight w:val="0"/>
          <w:marTop w:val="0"/>
          <w:marBottom w:val="0"/>
          <w:divBdr>
            <w:top w:val="none" w:sz="0" w:space="0" w:color="auto"/>
            <w:left w:val="none" w:sz="0" w:space="0" w:color="auto"/>
            <w:bottom w:val="none" w:sz="0" w:space="0" w:color="auto"/>
            <w:right w:val="none" w:sz="0" w:space="0" w:color="auto"/>
          </w:divBdr>
        </w:div>
        <w:div w:id="285358267">
          <w:marLeft w:val="0"/>
          <w:marRight w:val="0"/>
          <w:marTop w:val="0"/>
          <w:marBottom w:val="0"/>
          <w:divBdr>
            <w:top w:val="none" w:sz="0" w:space="0" w:color="auto"/>
            <w:left w:val="none" w:sz="0" w:space="0" w:color="auto"/>
            <w:bottom w:val="none" w:sz="0" w:space="0" w:color="auto"/>
            <w:right w:val="none" w:sz="0" w:space="0" w:color="auto"/>
          </w:divBdr>
        </w:div>
        <w:div w:id="2042705502">
          <w:marLeft w:val="0"/>
          <w:marRight w:val="0"/>
          <w:marTop w:val="0"/>
          <w:marBottom w:val="0"/>
          <w:divBdr>
            <w:top w:val="none" w:sz="0" w:space="0" w:color="auto"/>
            <w:left w:val="none" w:sz="0" w:space="0" w:color="auto"/>
            <w:bottom w:val="none" w:sz="0" w:space="0" w:color="auto"/>
            <w:right w:val="none" w:sz="0" w:space="0" w:color="auto"/>
          </w:divBdr>
        </w:div>
        <w:div w:id="1070151919">
          <w:marLeft w:val="0"/>
          <w:marRight w:val="0"/>
          <w:marTop w:val="0"/>
          <w:marBottom w:val="0"/>
          <w:divBdr>
            <w:top w:val="none" w:sz="0" w:space="0" w:color="auto"/>
            <w:left w:val="none" w:sz="0" w:space="0" w:color="auto"/>
            <w:bottom w:val="none" w:sz="0" w:space="0" w:color="auto"/>
            <w:right w:val="none" w:sz="0" w:space="0" w:color="auto"/>
          </w:divBdr>
        </w:div>
        <w:div w:id="1387607684">
          <w:marLeft w:val="0"/>
          <w:marRight w:val="0"/>
          <w:marTop w:val="0"/>
          <w:marBottom w:val="0"/>
          <w:divBdr>
            <w:top w:val="none" w:sz="0" w:space="0" w:color="auto"/>
            <w:left w:val="none" w:sz="0" w:space="0" w:color="auto"/>
            <w:bottom w:val="none" w:sz="0" w:space="0" w:color="auto"/>
            <w:right w:val="none" w:sz="0" w:space="0" w:color="auto"/>
          </w:divBdr>
        </w:div>
        <w:div w:id="2017613049">
          <w:marLeft w:val="0"/>
          <w:marRight w:val="0"/>
          <w:marTop w:val="0"/>
          <w:marBottom w:val="0"/>
          <w:divBdr>
            <w:top w:val="none" w:sz="0" w:space="0" w:color="auto"/>
            <w:left w:val="none" w:sz="0" w:space="0" w:color="auto"/>
            <w:bottom w:val="none" w:sz="0" w:space="0" w:color="auto"/>
            <w:right w:val="none" w:sz="0" w:space="0" w:color="auto"/>
          </w:divBdr>
        </w:div>
        <w:div w:id="1921862987">
          <w:marLeft w:val="0"/>
          <w:marRight w:val="0"/>
          <w:marTop w:val="0"/>
          <w:marBottom w:val="0"/>
          <w:divBdr>
            <w:top w:val="none" w:sz="0" w:space="0" w:color="auto"/>
            <w:left w:val="none" w:sz="0" w:space="0" w:color="auto"/>
            <w:bottom w:val="none" w:sz="0" w:space="0" w:color="auto"/>
            <w:right w:val="none" w:sz="0" w:space="0" w:color="auto"/>
          </w:divBdr>
        </w:div>
        <w:div w:id="1239708984">
          <w:marLeft w:val="0"/>
          <w:marRight w:val="0"/>
          <w:marTop w:val="0"/>
          <w:marBottom w:val="0"/>
          <w:divBdr>
            <w:top w:val="none" w:sz="0" w:space="0" w:color="auto"/>
            <w:left w:val="none" w:sz="0" w:space="0" w:color="auto"/>
            <w:bottom w:val="none" w:sz="0" w:space="0" w:color="auto"/>
            <w:right w:val="none" w:sz="0" w:space="0" w:color="auto"/>
          </w:divBdr>
        </w:div>
        <w:div w:id="293025400">
          <w:marLeft w:val="0"/>
          <w:marRight w:val="0"/>
          <w:marTop w:val="0"/>
          <w:marBottom w:val="0"/>
          <w:divBdr>
            <w:top w:val="none" w:sz="0" w:space="0" w:color="auto"/>
            <w:left w:val="none" w:sz="0" w:space="0" w:color="auto"/>
            <w:bottom w:val="none" w:sz="0" w:space="0" w:color="auto"/>
            <w:right w:val="none" w:sz="0" w:space="0" w:color="auto"/>
          </w:divBdr>
        </w:div>
        <w:div w:id="806243940">
          <w:marLeft w:val="0"/>
          <w:marRight w:val="0"/>
          <w:marTop w:val="0"/>
          <w:marBottom w:val="0"/>
          <w:divBdr>
            <w:top w:val="none" w:sz="0" w:space="0" w:color="auto"/>
            <w:left w:val="none" w:sz="0" w:space="0" w:color="auto"/>
            <w:bottom w:val="none" w:sz="0" w:space="0" w:color="auto"/>
            <w:right w:val="none" w:sz="0" w:space="0" w:color="auto"/>
          </w:divBdr>
        </w:div>
        <w:div w:id="1758668585">
          <w:marLeft w:val="0"/>
          <w:marRight w:val="0"/>
          <w:marTop w:val="0"/>
          <w:marBottom w:val="0"/>
          <w:divBdr>
            <w:top w:val="none" w:sz="0" w:space="0" w:color="auto"/>
            <w:left w:val="none" w:sz="0" w:space="0" w:color="auto"/>
            <w:bottom w:val="none" w:sz="0" w:space="0" w:color="auto"/>
            <w:right w:val="none" w:sz="0" w:space="0" w:color="auto"/>
          </w:divBdr>
        </w:div>
        <w:div w:id="1352222664">
          <w:marLeft w:val="0"/>
          <w:marRight w:val="0"/>
          <w:marTop w:val="0"/>
          <w:marBottom w:val="0"/>
          <w:divBdr>
            <w:top w:val="none" w:sz="0" w:space="0" w:color="auto"/>
            <w:left w:val="none" w:sz="0" w:space="0" w:color="auto"/>
            <w:bottom w:val="none" w:sz="0" w:space="0" w:color="auto"/>
            <w:right w:val="none" w:sz="0" w:space="0" w:color="auto"/>
          </w:divBdr>
        </w:div>
        <w:div w:id="1559903797">
          <w:marLeft w:val="0"/>
          <w:marRight w:val="0"/>
          <w:marTop w:val="0"/>
          <w:marBottom w:val="0"/>
          <w:divBdr>
            <w:top w:val="none" w:sz="0" w:space="0" w:color="auto"/>
            <w:left w:val="none" w:sz="0" w:space="0" w:color="auto"/>
            <w:bottom w:val="none" w:sz="0" w:space="0" w:color="auto"/>
            <w:right w:val="none" w:sz="0" w:space="0" w:color="auto"/>
          </w:divBdr>
        </w:div>
        <w:div w:id="120000593">
          <w:marLeft w:val="0"/>
          <w:marRight w:val="0"/>
          <w:marTop w:val="0"/>
          <w:marBottom w:val="0"/>
          <w:divBdr>
            <w:top w:val="none" w:sz="0" w:space="0" w:color="auto"/>
            <w:left w:val="none" w:sz="0" w:space="0" w:color="auto"/>
            <w:bottom w:val="none" w:sz="0" w:space="0" w:color="auto"/>
            <w:right w:val="none" w:sz="0" w:space="0" w:color="auto"/>
          </w:divBdr>
        </w:div>
        <w:div w:id="11349054">
          <w:marLeft w:val="0"/>
          <w:marRight w:val="0"/>
          <w:marTop w:val="0"/>
          <w:marBottom w:val="0"/>
          <w:divBdr>
            <w:top w:val="none" w:sz="0" w:space="0" w:color="auto"/>
            <w:left w:val="none" w:sz="0" w:space="0" w:color="auto"/>
            <w:bottom w:val="none" w:sz="0" w:space="0" w:color="auto"/>
            <w:right w:val="none" w:sz="0" w:space="0" w:color="auto"/>
          </w:divBdr>
        </w:div>
        <w:div w:id="1504513808">
          <w:marLeft w:val="0"/>
          <w:marRight w:val="0"/>
          <w:marTop w:val="0"/>
          <w:marBottom w:val="0"/>
          <w:divBdr>
            <w:top w:val="none" w:sz="0" w:space="0" w:color="auto"/>
            <w:left w:val="none" w:sz="0" w:space="0" w:color="auto"/>
            <w:bottom w:val="none" w:sz="0" w:space="0" w:color="auto"/>
            <w:right w:val="none" w:sz="0" w:space="0" w:color="auto"/>
          </w:divBdr>
        </w:div>
        <w:div w:id="1936358581">
          <w:marLeft w:val="0"/>
          <w:marRight w:val="0"/>
          <w:marTop w:val="0"/>
          <w:marBottom w:val="0"/>
          <w:divBdr>
            <w:top w:val="none" w:sz="0" w:space="0" w:color="auto"/>
            <w:left w:val="none" w:sz="0" w:space="0" w:color="auto"/>
            <w:bottom w:val="none" w:sz="0" w:space="0" w:color="auto"/>
            <w:right w:val="none" w:sz="0" w:space="0" w:color="auto"/>
          </w:divBdr>
        </w:div>
        <w:div w:id="1478185912">
          <w:marLeft w:val="0"/>
          <w:marRight w:val="0"/>
          <w:marTop w:val="0"/>
          <w:marBottom w:val="0"/>
          <w:divBdr>
            <w:top w:val="none" w:sz="0" w:space="0" w:color="auto"/>
            <w:left w:val="none" w:sz="0" w:space="0" w:color="auto"/>
            <w:bottom w:val="none" w:sz="0" w:space="0" w:color="auto"/>
            <w:right w:val="none" w:sz="0" w:space="0" w:color="auto"/>
          </w:divBdr>
        </w:div>
        <w:div w:id="1618441142">
          <w:marLeft w:val="0"/>
          <w:marRight w:val="0"/>
          <w:marTop w:val="0"/>
          <w:marBottom w:val="0"/>
          <w:divBdr>
            <w:top w:val="none" w:sz="0" w:space="0" w:color="auto"/>
            <w:left w:val="none" w:sz="0" w:space="0" w:color="auto"/>
            <w:bottom w:val="none" w:sz="0" w:space="0" w:color="auto"/>
            <w:right w:val="none" w:sz="0" w:space="0" w:color="auto"/>
          </w:divBdr>
        </w:div>
        <w:div w:id="831993205">
          <w:marLeft w:val="0"/>
          <w:marRight w:val="0"/>
          <w:marTop w:val="0"/>
          <w:marBottom w:val="0"/>
          <w:divBdr>
            <w:top w:val="none" w:sz="0" w:space="0" w:color="auto"/>
            <w:left w:val="none" w:sz="0" w:space="0" w:color="auto"/>
            <w:bottom w:val="none" w:sz="0" w:space="0" w:color="auto"/>
            <w:right w:val="none" w:sz="0" w:space="0" w:color="auto"/>
          </w:divBdr>
        </w:div>
        <w:div w:id="1611548541">
          <w:marLeft w:val="0"/>
          <w:marRight w:val="0"/>
          <w:marTop w:val="0"/>
          <w:marBottom w:val="0"/>
          <w:divBdr>
            <w:top w:val="none" w:sz="0" w:space="0" w:color="auto"/>
            <w:left w:val="none" w:sz="0" w:space="0" w:color="auto"/>
            <w:bottom w:val="none" w:sz="0" w:space="0" w:color="auto"/>
            <w:right w:val="none" w:sz="0" w:space="0" w:color="auto"/>
          </w:divBdr>
        </w:div>
        <w:div w:id="416051550">
          <w:marLeft w:val="0"/>
          <w:marRight w:val="0"/>
          <w:marTop w:val="0"/>
          <w:marBottom w:val="0"/>
          <w:divBdr>
            <w:top w:val="none" w:sz="0" w:space="0" w:color="auto"/>
            <w:left w:val="none" w:sz="0" w:space="0" w:color="auto"/>
            <w:bottom w:val="none" w:sz="0" w:space="0" w:color="auto"/>
            <w:right w:val="none" w:sz="0" w:space="0" w:color="auto"/>
          </w:divBdr>
        </w:div>
        <w:div w:id="1169760331">
          <w:marLeft w:val="0"/>
          <w:marRight w:val="0"/>
          <w:marTop w:val="0"/>
          <w:marBottom w:val="0"/>
          <w:divBdr>
            <w:top w:val="none" w:sz="0" w:space="0" w:color="auto"/>
            <w:left w:val="none" w:sz="0" w:space="0" w:color="auto"/>
            <w:bottom w:val="none" w:sz="0" w:space="0" w:color="auto"/>
            <w:right w:val="none" w:sz="0" w:space="0" w:color="auto"/>
          </w:divBdr>
        </w:div>
        <w:div w:id="1577283757">
          <w:marLeft w:val="0"/>
          <w:marRight w:val="0"/>
          <w:marTop w:val="0"/>
          <w:marBottom w:val="0"/>
          <w:divBdr>
            <w:top w:val="none" w:sz="0" w:space="0" w:color="auto"/>
            <w:left w:val="none" w:sz="0" w:space="0" w:color="auto"/>
            <w:bottom w:val="none" w:sz="0" w:space="0" w:color="auto"/>
            <w:right w:val="none" w:sz="0" w:space="0" w:color="auto"/>
          </w:divBdr>
        </w:div>
        <w:div w:id="1251045930">
          <w:marLeft w:val="0"/>
          <w:marRight w:val="0"/>
          <w:marTop w:val="0"/>
          <w:marBottom w:val="0"/>
          <w:divBdr>
            <w:top w:val="none" w:sz="0" w:space="0" w:color="auto"/>
            <w:left w:val="none" w:sz="0" w:space="0" w:color="auto"/>
            <w:bottom w:val="none" w:sz="0" w:space="0" w:color="auto"/>
            <w:right w:val="none" w:sz="0" w:space="0" w:color="auto"/>
          </w:divBdr>
        </w:div>
        <w:div w:id="1718697365">
          <w:marLeft w:val="0"/>
          <w:marRight w:val="0"/>
          <w:marTop w:val="0"/>
          <w:marBottom w:val="0"/>
          <w:divBdr>
            <w:top w:val="none" w:sz="0" w:space="0" w:color="auto"/>
            <w:left w:val="none" w:sz="0" w:space="0" w:color="auto"/>
            <w:bottom w:val="none" w:sz="0" w:space="0" w:color="auto"/>
            <w:right w:val="none" w:sz="0" w:space="0" w:color="auto"/>
          </w:divBdr>
        </w:div>
        <w:div w:id="606473457">
          <w:marLeft w:val="0"/>
          <w:marRight w:val="0"/>
          <w:marTop w:val="0"/>
          <w:marBottom w:val="0"/>
          <w:divBdr>
            <w:top w:val="none" w:sz="0" w:space="0" w:color="auto"/>
            <w:left w:val="none" w:sz="0" w:space="0" w:color="auto"/>
            <w:bottom w:val="none" w:sz="0" w:space="0" w:color="auto"/>
            <w:right w:val="none" w:sz="0" w:space="0" w:color="auto"/>
          </w:divBdr>
        </w:div>
        <w:div w:id="220016912">
          <w:marLeft w:val="0"/>
          <w:marRight w:val="0"/>
          <w:marTop w:val="0"/>
          <w:marBottom w:val="0"/>
          <w:divBdr>
            <w:top w:val="none" w:sz="0" w:space="0" w:color="auto"/>
            <w:left w:val="none" w:sz="0" w:space="0" w:color="auto"/>
            <w:bottom w:val="none" w:sz="0" w:space="0" w:color="auto"/>
            <w:right w:val="none" w:sz="0" w:space="0" w:color="auto"/>
          </w:divBdr>
        </w:div>
        <w:div w:id="997075587">
          <w:marLeft w:val="0"/>
          <w:marRight w:val="0"/>
          <w:marTop w:val="0"/>
          <w:marBottom w:val="0"/>
          <w:divBdr>
            <w:top w:val="none" w:sz="0" w:space="0" w:color="auto"/>
            <w:left w:val="none" w:sz="0" w:space="0" w:color="auto"/>
            <w:bottom w:val="none" w:sz="0" w:space="0" w:color="auto"/>
            <w:right w:val="none" w:sz="0" w:space="0" w:color="auto"/>
          </w:divBdr>
        </w:div>
        <w:div w:id="20739996">
          <w:marLeft w:val="0"/>
          <w:marRight w:val="0"/>
          <w:marTop w:val="0"/>
          <w:marBottom w:val="0"/>
          <w:divBdr>
            <w:top w:val="none" w:sz="0" w:space="0" w:color="auto"/>
            <w:left w:val="none" w:sz="0" w:space="0" w:color="auto"/>
            <w:bottom w:val="none" w:sz="0" w:space="0" w:color="auto"/>
            <w:right w:val="none" w:sz="0" w:space="0" w:color="auto"/>
          </w:divBdr>
        </w:div>
        <w:div w:id="1141843224">
          <w:marLeft w:val="0"/>
          <w:marRight w:val="0"/>
          <w:marTop w:val="0"/>
          <w:marBottom w:val="0"/>
          <w:divBdr>
            <w:top w:val="none" w:sz="0" w:space="0" w:color="auto"/>
            <w:left w:val="none" w:sz="0" w:space="0" w:color="auto"/>
            <w:bottom w:val="none" w:sz="0" w:space="0" w:color="auto"/>
            <w:right w:val="none" w:sz="0" w:space="0" w:color="auto"/>
          </w:divBdr>
        </w:div>
        <w:div w:id="435710744">
          <w:marLeft w:val="0"/>
          <w:marRight w:val="0"/>
          <w:marTop w:val="0"/>
          <w:marBottom w:val="0"/>
          <w:divBdr>
            <w:top w:val="none" w:sz="0" w:space="0" w:color="auto"/>
            <w:left w:val="none" w:sz="0" w:space="0" w:color="auto"/>
            <w:bottom w:val="none" w:sz="0" w:space="0" w:color="auto"/>
            <w:right w:val="none" w:sz="0" w:space="0" w:color="auto"/>
          </w:divBdr>
        </w:div>
        <w:div w:id="541602240">
          <w:marLeft w:val="0"/>
          <w:marRight w:val="0"/>
          <w:marTop w:val="0"/>
          <w:marBottom w:val="0"/>
          <w:divBdr>
            <w:top w:val="none" w:sz="0" w:space="0" w:color="auto"/>
            <w:left w:val="none" w:sz="0" w:space="0" w:color="auto"/>
            <w:bottom w:val="none" w:sz="0" w:space="0" w:color="auto"/>
            <w:right w:val="none" w:sz="0" w:space="0" w:color="auto"/>
          </w:divBdr>
        </w:div>
        <w:div w:id="939602317">
          <w:marLeft w:val="0"/>
          <w:marRight w:val="0"/>
          <w:marTop w:val="0"/>
          <w:marBottom w:val="0"/>
          <w:divBdr>
            <w:top w:val="none" w:sz="0" w:space="0" w:color="auto"/>
            <w:left w:val="none" w:sz="0" w:space="0" w:color="auto"/>
            <w:bottom w:val="none" w:sz="0" w:space="0" w:color="auto"/>
            <w:right w:val="none" w:sz="0" w:space="0" w:color="auto"/>
          </w:divBdr>
        </w:div>
        <w:div w:id="60448916">
          <w:marLeft w:val="0"/>
          <w:marRight w:val="0"/>
          <w:marTop w:val="0"/>
          <w:marBottom w:val="0"/>
          <w:divBdr>
            <w:top w:val="none" w:sz="0" w:space="0" w:color="auto"/>
            <w:left w:val="none" w:sz="0" w:space="0" w:color="auto"/>
            <w:bottom w:val="none" w:sz="0" w:space="0" w:color="auto"/>
            <w:right w:val="none" w:sz="0" w:space="0" w:color="auto"/>
          </w:divBdr>
        </w:div>
        <w:div w:id="644315149">
          <w:marLeft w:val="0"/>
          <w:marRight w:val="0"/>
          <w:marTop w:val="0"/>
          <w:marBottom w:val="0"/>
          <w:divBdr>
            <w:top w:val="none" w:sz="0" w:space="0" w:color="auto"/>
            <w:left w:val="none" w:sz="0" w:space="0" w:color="auto"/>
            <w:bottom w:val="none" w:sz="0" w:space="0" w:color="auto"/>
            <w:right w:val="none" w:sz="0" w:space="0" w:color="auto"/>
          </w:divBdr>
        </w:div>
        <w:div w:id="622157964">
          <w:marLeft w:val="0"/>
          <w:marRight w:val="0"/>
          <w:marTop w:val="0"/>
          <w:marBottom w:val="0"/>
          <w:divBdr>
            <w:top w:val="none" w:sz="0" w:space="0" w:color="auto"/>
            <w:left w:val="none" w:sz="0" w:space="0" w:color="auto"/>
            <w:bottom w:val="none" w:sz="0" w:space="0" w:color="auto"/>
            <w:right w:val="none" w:sz="0" w:space="0" w:color="auto"/>
          </w:divBdr>
        </w:div>
        <w:div w:id="1901208771">
          <w:marLeft w:val="0"/>
          <w:marRight w:val="0"/>
          <w:marTop w:val="0"/>
          <w:marBottom w:val="0"/>
          <w:divBdr>
            <w:top w:val="none" w:sz="0" w:space="0" w:color="auto"/>
            <w:left w:val="none" w:sz="0" w:space="0" w:color="auto"/>
            <w:bottom w:val="none" w:sz="0" w:space="0" w:color="auto"/>
            <w:right w:val="none" w:sz="0" w:space="0" w:color="auto"/>
          </w:divBdr>
        </w:div>
        <w:div w:id="1737392033">
          <w:marLeft w:val="0"/>
          <w:marRight w:val="0"/>
          <w:marTop w:val="0"/>
          <w:marBottom w:val="0"/>
          <w:divBdr>
            <w:top w:val="none" w:sz="0" w:space="0" w:color="auto"/>
            <w:left w:val="none" w:sz="0" w:space="0" w:color="auto"/>
            <w:bottom w:val="none" w:sz="0" w:space="0" w:color="auto"/>
            <w:right w:val="none" w:sz="0" w:space="0" w:color="auto"/>
          </w:divBdr>
        </w:div>
        <w:div w:id="1617787754">
          <w:marLeft w:val="0"/>
          <w:marRight w:val="0"/>
          <w:marTop w:val="0"/>
          <w:marBottom w:val="0"/>
          <w:divBdr>
            <w:top w:val="none" w:sz="0" w:space="0" w:color="auto"/>
            <w:left w:val="none" w:sz="0" w:space="0" w:color="auto"/>
            <w:bottom w:val="none" w:sz="0" w:space="0" w:color="auto"/>
            <w:right w:val="none" w:sz="0" w:space="0" w:color="auto"/>
          </w:divBdr>
        </w:div>
        <w:div w:id="769009339">
          <w:marLeft w:val="0"/>
          <w:marRight w:val="0"/>
          <w:marTop w:val="0"/>
          <w:marBottom w:val="0"/>
          <w:divBdr>
            <w:top w:val="none" w:sz="0" w:space="0" w:color="auto"/>
            <w:left w:val="none" w:sz="0" w:space="0" w:color="auto"/>
            <w:bottom w:val="none" w:sz="0" w:space="0" w:color="auto"/>
            <w:right w:val="none" w:sz="0" w:space="0" w:color="auto"/>
          </w:divBdr>
        </w:div>
        <w:div w:id="1768964874">
          <w:marLeft w:val="0"/>
          <w:marRight w:val="0"/>
          <w:marTop w:val="0"/>
          <w:marBottom w:val="0"/>
          <w:divBdr>
            <w:top w:val="none" w:sz="0" w:space="0" w:color="auto"/>
            <w:left w:val="none" w:sz="0" w:space="0" w:color="auto"/>
            <w:bottom w:val="none" w:sz="0" w:space="0" w:color="auto"/>
            <w:right w:val="none" w:sz="0" w:space="0" w:color="auto"/>
          </w:divBdr>
        </w:div>
        <w:div w:id="1764495917">
          <w:marLeft w:val="0"/>
          <w:marRight w:val="0"/>
          <w:marTop w:val="0"/>
          <w:marBottom w:val="0"/>
          <w:divBdr>
            <w:top w:val="none" w:sz="0" w:space="0" w:color="auto"/>
            <w:left w:val="none" w:sz="0" w:space="0" w:color="auto"/>
            <w:bottom w:val="none" w:sz="0" w:space="0" w:color="auto"/>
            <w:right w:val="none" w:sz="0" w:space="0" w:color="auto"/>
          </w:divBdr>
        </w:div>
        <w:div w:id="1388188595">
          <w:marLeft w:val="0"/>
          <w:marRight w:val="0"/>
          <w:marTop w:val="0"/>
          <w:marBottom w:val="0"/>
          <w:divBdr>
            <w:top w:val="none" w:sz="0" w:space="0" w:color="auto"/>
            <w:left w:val="none" w:sz="0" w:space="0" w:color="auto"/>
            <w:bottom w:val="none" w:sz="0" w:space="0" w:color="auto"/>
            <w:right w:val="none" w:sz="0" w:space="0" w:color="auto"/>
          </w:divBdr>
        </w:div>
        <w:div w:id="924921412">
          <w:marLeft w:val="0"/>
          <w:marRight w:val="0"/>
          <w:marTop w:val="0"/>
          <w:marBottom w:val="0"/>
          <w:divBdr>
            <w:top w:val="none" w:sz="0" w:space="0" w:color="auto"/>
            <w:left w:val="none" w:sz="0" w:space="0" w:color="auto"/>
            <w:bottom w:val="none" w:sz="0" w:space="0" w:color="auto"/>
            <w:right w:val="none" w:sz="0" w:space="0" w:color="auto"/>
          </w:divBdr>
        </w:div>
        <w:div w:id="173618527">
          <w:marLeft w:val="0"/>
          <w:marRight w:val="0"/>
          <w:marTop w:val="0"/>
          <w:marBottom w:val="0"/>
          <w:divBdr>
            <w:top w:val="none" w:sz="0" w:space="0" w:color="auto"/>
            <w:left w:val="none" w:sz="0" w:space="0" w:color="auto"/>
            <w:bottom w:val="none" w:sz="0" w:space="0" w:color="auto"/>
            <w:right w:val="none" w:sz="0" w:space="0" w:color="auto"/>
          </w:divBdr>
        </w:div>
        <w:div w:id="263457865">
          <w:marLeft w:val="0"/>
          <w:marRight w:val="0"/>
          <w:marTop w:val="0"/>
          <w:marBottom w:val="0"/>
          <w:divBdr>
            <w:top w:val="none" w:sz="0" w:space="0" w:color="auto"/>
            <w:left w:val="none" w:sz="0" w:space="0" w:color="auto"/>
            <w:bottom w:val="none" w:sz="0" w:space="0" w:color="auto"/>
            <w:right w:val="none" w:sz="0" w:space="0" w:color="auto"/>
          </w:divBdr>
        </w:div>
        <w:div w:id="1465612807">
          <w:marLeft w:val="0"/>
          <w:marRight w:val="0"/>
          <w:marTop w:val="0"/>
          <w:marBottom w:val="0"/>
          <w:divBdr>
            <w:top w:val="none" w:sz="0" w:space="0" w:color="auto"/>
            <w:left w:val="none" w:sz="0" w:space="0" w:color="auto"/>
            <w:bottom w:val="none" w:sz="0" w:space="0" w:color="auto"/>
            <w:right w:val="none" w:sz="0" w:space="0" w:color="auto"/>
          </w:divBdr>
        </w:div>
        <w:div w:id="2112898617">
          <w:marLeft w:val="0"/>
          <w:marRight w:val="0"/>
          <w:marTop w:val="0"/>
          <w:marBottom w:val="0"/>
          <w:divBdr>
            <w:top w:val="none" w:sz="0" w:space="0" w:color="auto"/>
            <w:left w:val="none" w:sz="0" w:space="0" w:color="auto"/>
            <w:bottom w:val="none" w:sz="0" w:space="0" w:color="auto"/>
            <w:right w:val="none" w:sz="0" w:space="0" w:color="auto"/>
          </w:divBdr>
        </w:div>
        <w:div w:id="368455378">
          <w:marLeft w:val="0"/>
          <w:marRight w:val="0"/>
          <w:marTop w:val="0"/>
          <w:marBottom w:val="0"/>
          <w:divBdr>
            <w:top w:val="none" w:sz="0" w:space="0" w:color="auto"/>
            <w:left w:val="none" w:sz="0" w:space="0" w:color="auto"/>
            <w:bottom w:val="none" w:sz="0" w:space="0" w:color="auto"/>
            <w:right w:val="none" w:sz="0" w:space="0" w:color="auto"/>
          </w:divBdr>
        </w:div>
        <w:div w:id="1190877854">
          <w:marLeft w:val="0"/>
          <w:marRight w:val="0"/>
          <w:marTop w:val="0"/>
          <w:marBottom w:val="0"/>
          <w:divBdr>
            <w:top w:val="none" w:sz="0" w:space="0" w:color="auto"/>
            <w:left w:val="none" w:sz="0" w:space="0" w:color="auto"/>
            <w:bottom w:val="none" w:sz="0" w:space="0" w:color="auto"/>
            <w:right w:val="none" w:sz="0" w:space="0" w:color="auto"/>
          </w:divBdr>
        </w:div>
        <w:div w:id="72437044">
          <w:marLeft w:val="0"/>
          <w:marRight w:val="0"/>
          <w:marTop w:val="0"/>
          <w:marBottom w:val="0"/>
          <w:divBdr>
            <w:top w:val="none" w:sz="0" w:space="0" w:color="auto"/>
            <w:left w:val="none" w:sz="0" w:space="0" w:color="auto"/>
            <w:bottom w:val="none" w:sz="0" w:space="0" w:color="auto"/>
            <w:right w:val="none" w:sz="0" w:space="0" w:color="auto"/>
          </w:divBdr>
        </w:div>
        <w:div w:id="1461655529">
          <w:marLeft w:val="0"/>
          <w:marRight w:val="0"/>
          <w:marTop w:val="0"/>
          <w:marBottom w:val="0"/>
          <w:divBdr>
            <w:top w:val="none" w:sz="0" w:space="0" w:color="auto"/>
            <w:left w:val="none" w:sz="0" w:space="0" w:color="auto"/>
            <w:bottom w:val="none" w:sz="0" w:space="0" w:color="auto"/>
            <w:right w:val="none" w:sz="0" w:space="0" w:color="auto"/>
          </w:divBdr>
        </w:div>
        <w:div w:id="1190530545">
          <w:marLeft w:val="0"/>
          <w:marRight w:val="0"/>
          <w:marTop w:val="0"/>
          <w:marBottom w:val="0"/>
          <w:divBdr>
            <w:top w:val="none" w:sz="0" w:space="0" w:color="auto"/>
            <w:left w:val="none" w:sz="0" w:space="0" w:color="auto"/>
            <w:bottom w:val="none" w:sz="0" w:space="0" w:color="auto"/>
            <w:right w:val="none" w:sz="0" w:space="0" w:color="auto"/>
          </w:divBdr>
        </w:div>
        <w:div w:id="1546677127">
          <w:marLeft w:val="0"/>
          <w:marRight w:val="0"/>
          <w:marTop w:val="0"/>
          <w:marBottom w:val="0"/>
          <w:divBdr>
            <w:top w:val="none" w:sz="0" w:space="0" w:color="auto"/>
            <w:left w:val="none" w:sz="0" w:space="0" w:color="auto"/>
            <w:bottom w:val="none" w:sz="0" w:space="0" w:color="auto"/>
            <w:right w:val="none" w:sz="0" w:space="0" w:color="auto"/>
          </w:divBdr>
        </w:div>
        <w:div w:id="1355955129">
          <w:marLeft w:val="0"/>
          <w:marRight w:val="0"/>
          <w:marTop w:val="0"/>
          <w:marBottom w:val="0"/>
          <w:divBdr>
            <w:top w:val="none" w:sz="0" w:space="0" w:color="auto"/>
            <w:left w:val="none" w:sz="0" w:space="0" w:color="auto"/>
            <w:bottom w:val="none" w:sz="0" w:space="0" w:color="auto"/>
            <w:right w:val="none" w:sz="0" w:space="0" w:color="auto"/>
          </w:divBdr>
        </w:div>
        <w:div w:id="904031254">
          <w:marLeft w:val="0"/>
          <w:marRight w:val="0"/>
          <w:marTop w:val="0"/>
          <w:marBottom w:val="0"/>
          <w:divBdr>
            <w:top w:val="none" w:sz="0" w:space="0" w:color="auto"/>
            <w:left w:val="none" w:sz="0" w:space="0" w:color="auto"/>
            <w:bottom w:val="none" w:sz="0" w:space="0" w:color="auto"/>
            <w:right w:val="none" w:sz="0" w:space="0" w:color="auto"/>
          </w:divBdr>
        </w:div>
        <w:div w:id="941376164">
          <w:marLeft w:val="0"/>
          <w:marRight w:val="0"/>
          <w:marTop w:val="0"/>
          <w:marBottom w:val="0"/>
          <w:divBdr>
            <w:top w:val="none" w:sz="0" w:space="0" w:color="auto"/>
            <w:left w:val="none" w:sz="0" w:space="0" w:color="auto"/>
            <w:bottom w:val="none" w:sz="0" w:space="0" w:color="auto"/>
            <w:right w:val="none" w:sz="0" w:space="0" w:color="auto"/>
          </w:divBdr>
        </w:div>
        <w:div w:id="759838794">
          <w:marLeft w:val="0"/>
          <w:marRight w:val="0"/>
          <w:marTop w:val="0"/>
          <w:marBottom w:val="0"/>
          <w:divBdr>
            <w:top w:val="none" w:sz="0" w:space="0" w:color="auto"/>
            <w:left w:val="none" w:sz="0" w:space="0" w:color="auto"/>
            <w:bottom w:val="none" w:sz="0" w:space="0" w:color="auto"/>
            <w:right w:val="none" w:sz="0" w:space="0" w:color="auto"/>
          </w:divBdr>
        </w:div>
        <w:div w:id="382172839">
          <w:marLeft w:val="0"/>
          <w:marRight w:val="0"/>
          <w:marTop w:val="0"/>
          <w:marBottom w:val="0"/>
          <w:divBdr>
            <w:top w:val="none" w:sz="0" w:space="0" w:color="auto"/>
            <w:left w:val="none" w:sz="0" w:space="0" w:color="auto"/>
            <w:bottom w:val="none" w:sz="0" w:space="0" w:color="auto"/>
            <w:right w:val="none" w:sz="0" w:space="0" w:color="auto"/>
          </w:divBdr>
        </w:div>
        <w:div w:id="1930888346">
          <w:marLeft w:val="0"/>
          <w:marRight w:val="0"/>
          <w:marTop w:val="0"/>
          <w:marBottom w:val="0"/>
          <w:divBdr>
            <w:top w:val="none" w:sz="0" w:space="0" w:color="auto"/>
            <w:left w:val="none" w:sz="0" w:space="0" w:color="auto"/>
            <w:bottom w:val="none" w:sz="0" w:space="0" w:color="auto"/>
            <w:right w:val="none" w:sz="0" w:space="0" w:color="auto"/>
          </w:divBdr>
        </w:div>
        <w:div w:id="231355829">
          <w:marLeft w:val="0"/>
          <w:marRight w:val="0"/>
          <w:marTop w:val="0"/>
          <w:marBottom w:val="0"/>
          <w:divBdr>
            <w:top w:val="none" w:sz="0" w:space="0" w:color="auto"/>
            <w:left w:val="none" w:sz="0" w:space="0" w:color="auto"/>
            <w:bottom w:val="none" w:sz="0" w:space="0" w:color="auto"/>
            <w:right w:val="none" w:sz="0" w:space="0" w:color="auto"/>
          </w:divBdr>
        </w:div>
        <w:div w:id="1928617441">
          <w:marLeft w:val="0"/>
          <w:marRight w:val="0"/>
          <w:marTop w:val="0"/>
          <w:marBottom w:val="0"/>
          <w:divBdr>
            <w:top w:val="none" w:sz="0" w:space="0" w:color="auto"/>
            <w:left w:val="none" w:sz="0" w:space="0" w:color="auto"/>
            <w:bottom w:val="none" w:sz="0" w:space="0" w:color="auto"/>
            <w:right w:val="none" w:sz="0" w:space="0" w:color="auto"/>
          </w:divBdr>
        </w:div>
        <w:div w:id="608053285">
          <w:marLeft w:val="0"/>
          <w:marRight w:val="0"/>
          <w:marTop w:val="0"/>
          <w:marBottom w:val="0"/>
          <w:divBdr>
            <w:top w:val="none" w:sz="0" w:space="0" w:color="auto"/>
            <w:left w:val="none" w:sz="0" w:space="0" w:color="auto"/>
            <w:bottom w:val="none" w:sz="0" w:space="0" w:color="auto"/>
            <w:right w:val="none" w:sz="0" w:space="0" w:color="auto"/>
          </w:divBdr>
        </w:div>
        <w:div w:id="756706322">
          <w:marLeft w:val="0"/>
          <w:marRight w:val="0"/>
          <w:marTop w:val="0"/>
          <w:marBottom w:val="0"/>
          <w:divBdr>
            <w:top w:val="none" w:sz="0" w:space="0" w:color="auto"/>
            <w:left w:val="none" w:sz="0" w:space="0" w:color="auto"/>
            <w:bottom w:val="none" w:sz="0" w:space="0" w:color="auto"/>
            <w:right w:val="none" w:sz="0" w:space="0" w:color="auto"/>
          </w:divBdr>
        </w:div>
        <w:div w:id="470752145">
          <w:marLeft w:val="0"/>
          <w:marRight w:val="0"/>
          <w:marTop w:val="0"/>
          <w:marBottom w:val="0"/>
          <w:divBdr>
            <w:top w:val="none" w:sz="0" w:space="0" w:color="auto"/>
            <w:left w:val="none" w:sz="0" w:space="0" w:color="auto"/>
            <w:bottom w:val="none" w:sz="0" w:space="0" w:color="auto"/>
            <w:right w:val="none" w:sz="0" w:space="0" w:color="auto"/>
          </w:divBdr>
        </w:div>
        <w:div w:id="718819436">
          <w:marLeft w:val="0"/>
          <w:marRight w:val="0"/>
          <w:marTop w:val="0"/>
          <w:marBottom w:val="0"/>
          <w:divBdr>
            <w:top w:val="none" w:sz="0" w:space="0" w:color="auto"/>
            <w:left w:val="none" w:sz="0" w:space="0" w:color="auto"/>
            <w:bottom w:val="none" w:sz="0" w:space="0" w:color="auto"/>
            <w:right w:val="none" w:sz="0" w:space="0" w:color="auto"/>
          </w:divBdr>
        </w:div>
        <w:div w:id="1443111579">
          <w:marLeft w:val="0"/>
          <w:marRight w:val="0"/>
          <w:marTop w:val="0"/>
          <w:marBottom w:val="0"/>
          <w:divBdr>
            <w:top w:val="none" w:sz="0" w:space="0" w:color="auto"/>
            <w:left w:val="none" w:sz="0" w:space="0" w:color="auto"/>
            <w:bottom w:val="none" w:sz="0" w:space="0" w:color="auto"/>
            <w:right w:val="none" w:sz="0" w:space="0" w:color="auto"/>
          </w:divBdr>
        </w:div>
        <w:div w:id="689379412">
          <w:marLeft w:val="0"/>
          <w:marRight w:val="0"/>
          <w:marTop w:val="0"/>
          <w:marBottom w:val="0"/>
          <w:divBdr>
            <w:top w:val="none" w:sz="0" w:space="0" w:color="auto"/>
            <w:left w:val="none" w:sz="0" w:space="0" w:color="auto"/>
            <w:bottom w:val="none" w:sz="0" w:space="0" w:color="auto"/>
            <w:right w:val="none" w:sz="0" w:space="0" w:color="auto"/>
          </w:divBdr>
        </w:div>
        <w:div w:id="1612929381">
          <w:marLeft w:val="0"/>
          <w:marRight w:val="0"/>
          <w:marTop w:val="0"/>
          <w:marBottom w:val="0"/>
          <w:divBdr>
            <w:top w:val="none" w:sz="0" w:space="0" w:color="auto"/>
            <w:left w:val="none" w:sz="0" w:space="0" w:color="auto"/>
            <w:bottom w:val="none" w:sz="0" w:space="0" w:color="auto"/>
            <w:right w:val="none" w:sz="0" w:space="0" w:color="auto"/>
          </w:divBdr>
        </w:div>
        <w:div w:id="390078842">
          <w:marLeft w:val="0"/>
          <w:marRight w:val="0"/>
          <w:marTop w:val="0"/>
          <w:marBottom w:val="0"/>
          <w:divBdr>
            <w:top w:val="none" w:sz="0" w:space="0" w:color="auto"/>
            <w:left w:val="none" w:sz="0" w:space="0" w:color="auto"/>
            <w:bottom w:val="none" w:sz="0" w:space="0" w:color="auto"/>
            <w:right w:val="none" w:sz="0" w:space="0" w:color="auto"/>
          </w:divBdr>
        </w:div>
        <w:div w:id="1637101008">
          <w:marLeft w:val="0"/>
          <w:marRight w:val="0"/>
          <w:marTop w:val="0"/>
          <w:marBottom w:val="0"/>
          <w:divBdr>
            <w:top w:val="none" w:sz="0" w:space="0" w:color="auto"/>
            <w:left w:val="none" w:sz="0" w:space="0" w:color="auto"/>
            <w:bottom w:val="none" w:sz="0" w:space="0" w:color="auto"/>
            <w:right w:val="none" w:sz="0" w:space="0" w:color="auto"/>
          </w:divBdr>
        </w:div>
        <w:div w:id="759370452">
          <w:marLeft w:val="0"/>
          <w:marRight w:val="0"/>
          <w:marTop w:val="0"/>
          <w:marBottom w:val="0"/>
          <w:divBdr>
            <w:top w:val="none" w:sz="0" w:space="0" w:color="auto"/>
            <w:left w:val="none" w:sz="0" w:space="0" w:color="auto"/>
            <w:bottom w:val="none" w:sz="0" w:space="0" w:color="auto"/>
            <w:right w:val="none" w:sz="0" w:space="0" w:color="auto"/>
          </w:divBdr>
        </w:div>
        <w:div w:id="1580408500">
          <w:marLeft w:val="0"/>
          <w:marRight w:val="0"/>
          <w:marTop w:val="0"/>
          <w:marBottom w:val="0"/>
          <w:divBdr>
            <w:top w:val="none" w:sz="0" w:space="0" w:color="auto"/>
            <w:left w:val="none" w:sz="0" w:space="0" w:color="auto"/>
            <w:bottom w:val="none" w:sz="0" w:space="0" w:color="auto"/>
            <w:right w:val="none" w:sz="0" w:space="0" w:color="auto"/>
          </w:divBdr>
        </w:div>
        <w:div w:id="2048750219">
          <w:marLeft w:val="0"/>
          <w:marRight w:val="0"/>
          <w:marTop w:val="0"/>
          <w:marBottom w:val="0"/>
          <w:divBdr>
            <w:top w:val="none" w:sz="0" w:space="0" w:color="auto"/>
            <w:left w:val="none" w:sz="0" w:space="0" w:color="auto"/>
            <w:bottom w:val="none" w:sz="0" w:space="0" w:color="auto"/>
            <w:right w:val="none" w:sz="0" w:space="0" w:color="auto"/>
          </w:divBdr>
        </w:div>
        <w:div w:id="1952006794">
          <w:marLeft w:val="0"/>
          <w:marRight w:val="0"/>
          <w:marTop w:val="0"/>
          <w:marBottom w:val="0"/>
          <w:divBdr>
            <w:top w:val="none" w:sz="0" w:space="0" w:color="auto"/>
            <w:left w:val="none" w:sz="0" w:space="0" w:color="auto"/>
            <w:bottom w:val="none" w:sz="0" w:space="0" w:color="auto"/>
            <w:right w:val="none" w:sz="0" w:space="0" w:color="auto"/>
          </w:divBdr>
        </w:div>
        <w:div w:id="1305813278">
          <w:marLeft w:val="0"/>
          <w:marRight w:val="0"/>
          <w:marTop w:val="0"/>
          <w:marBottom w:val="0"/>
          <w:divBdr>
            <w:top w:val="none" w:sz="0" w:space="0" w:color="auto"/>
            <w:left w:val="none" w:sz="0" w:space="0" w:color="auto"/>
            <w:bottom w:val="none" w:sz="0" w:space="0" w:color="auto"/>
            <w:right w:val="none" w:sz="0" w:space="0" w:color="auto"/>
          </w:divBdr>
        </w:div>
        <w:div w:id="246036805">
          <w:marLeft w:val="0"/>
          <w:marRight w:val="0"/>
          <w:marTop w:val="0"/>
          <w:marBottom w:val="0"/>
          <w:divBdr>
            <w:top w:val="none" w:sz="0" w:space="0" w:color="auto"/>
            <w:left w:val="none" w:sz="0" w:space="0" w:color="auto"/>
            <w:bottom w:val="none" w:sz="0" w:space="0" w:color="auto"/>
            <w:right w:val="none" w:sz="0" w:space="0" w:color="auto"/>
          </w:divBdr>
        </w:div>
        <w:div w:id="848251282">
          <w:marLeft w:val="0"/>
          <w:marRight w:val="0"/>
          <w:marTop w:val="0"/>
          <w:marBottom w:val="0"/>
          <w:divBdr>
            <w:top w:val="none" w:sz="0" w:space="0" w:color="auto"/>
            <w:left w:val="none" w:sz="0" w:space="0" w:color="auto"/>
            <w:bottom w:val="none" w:sz="0" w:space="0" w:color="auto"/>
            <w:right w:val="none" w:sz="0" w:space="0" w:color="auto"/>
          </w:divBdr>
        </w:div>
        <w:div w:id="280234549">
          <w:marLeft w:val="0"/>
          <w:marRight w:val="0"/>
          <w:marTop w:val="0"/>
          <w:marBottom w:val="0"/>
          <w:divBdr>
            <w:top w:val="none" w:sz="0" w:space="0" w:color="auto"/>
            <w:left w:val="none" w:sz="0" w:space="0" w:color="auto"/>
            <w:bottom w:val="none" w:sz="0" w:space="0" w:color="auto"/>
            <w:right w:val="none" w:sz="0" w:space="0" w:color="auto"/>
          </w:divBdr>
        </w:div>
        <w:div w:id="204415678">
          <w:marLeft w:val="0"/>
          <w:marRight w:val="0"/>
          <w:marTop w:val="0"/>
          <w:marBottom w:val="0"/>
          <w:divBdr>
            <w:top w:val="none" w:sz="0" w:space="0" w:color="auto"/>
            <w:left w:val="none" w:sz="0" w:space="0" w:color="auto"/>
            <w:bottom w:val="none" w:sz="0" w:space="0" w:color="auto"/>
            <w:right w:val="none" w:sz="0" w:space="0" w:color="auto"/>
          </w:divBdr>
        </w:div>
        <w:div w:id="1502114331">
          <w:marLeft w:val="0"/>
          <w:marRight w:val="0"/>
          <w:marTop w:val="0"/>
          <w:marBottom w:val="0"/>
          <w:divBdr>
            <w:top w:val="none" w:sz="0" w:space="0" w:color="auto"/>
            <w:left w:val="none" w:sz="0" w:space="0" w:color="auto"/>
            <w:bottom w:val="none" w:sz="0" w:space="0" w:color="auto"/>
            <w:right w:val="none" w:sz="0" w:space="0" w:color="auto"/>
          </w:divBdr>
        </w:div>
        <w:div w:id="703288286">
          <w:marLeft w:val="0"/>
          <w:marRight w:val="0"/>
          <w:marTop w:val="0"/>
          <w:marBottom w:val="0"/>
          <w:divBdr>
            <w:top w:val="none" w:sz="0" w:space="0" w:color="auto"/>
            <w:left w:val="none" w:sz="0" w:space="0" w:color="auto"/>
            <w:bottom w:val="none" w:sz="0" w:space="0" w:color="auto"/>
            <w:right w:val="none" w:sz="0" w:space="0" w:color="auto"/>
          </w:divBdr>
        </w:div>
        <w:div w:id="320475637">
          <w:marLeft w:val="0"/>
          <w:marRight w:val="0"/>
          <w:marTop w:val="0"/>
          <w:marBottom w:val="0"/>
          <w:divBdr>
            <w:top w:val="none" w:sz="0" w:space="0" w:color="auto"/>
            <w:left w:val="none" w:sz="0" w:space="0" w:color="auto"/>
            <w:bottom w:val="none" w:sz="0" w:space="0" w:color="auto"/>
            <w:right w:val="none" w:sz="0" w:space="0" w:color="auto"/>
          </w:divBdr>
        </w:div>
        <w:div w:id="11419729">
          <w:marLeft w:val="0"/>
          <w:marRight w:val="0"/>
          <w:marTop w:val="0"/>
          <w:marBottom w:val="0"/>
          <w:divBdr>
            <w:top w:val="none" w:sz="0" w:space="0" w:color="auto"/>
            <w:left w:val="none" w:sz="0" w:space="0" w:color="auto"/>
            <w:bottom w:val="none" w:sz="0" w:space="0" w:color="auto"/>
            <w:right w:val="none" w:sz="0" w:space="0" w:color="auto"/>
          </w:divBdr>
        </w:div>
        <w:div w:id="2064908679">
          <w:marLeft w:val="0"/>
          <w:marRight w:val="0"/>
          <w:marTop w:val="0"/>
          <w:marBottom w:val="0"/>
          <w:divBdr>
            <w:top w:val="none" w:sz="0" w:space="0" w:color="auto"/>
            <w:left w:val="none" w:sz="0" w:space="0" w:color="auto"/>
            <w:bottom w:val="none" w:sz="0" w:space="0" w:color="auto"/>
            <w:right w:val="none" w:sz="0" w:space="0" w:color="auto"/>
          </w:divBdr>
        </w:div>
        <w:div w:id="612370091">
          <w:marLeft w:val="0"/>
          <w:marRight w:val="0"/>
          <w:marTop w:val="0"/>
          <w:marBottom w:val="0"/>
          <w:divBdr>
            <w:top w:val="none" w:sz="0" w:space="0" w:color="auto"/>
            <w:left w:val="none" w:sz="0" w:space="0" w:color="auto"/>
            <w:bottom w:val="none" w:sz="0" w:space="0" w:color="auto"/>
            <w:right w:val="none" w:sz="0" w:space="0" w:color="auto"/>
          </w:divBdr>
        </w:div>
        <w:div w:id="1173375790">
          <w:marLeft w:val="0"/>
          <w:marRight w:val="0"/>
          <w:marTop w:val="0"/>
          <w:marBottom w:val="0"/>
          <w:divBdr>
            <w:top w:val="none" w:sz="0" w:space="0" w:color="auto"/>
            <w:left w:val="none" w:sz="0" w:space="0" w:color="auto"/>
            <w:bottom w:val="none" w:sz="0" w:space="0" w:color="auto"/>
            <w:right w:val="none" w:sz="0" w:space="0" w:color="auto"/>
          </w:divBdr>
        </w:div>
        <w:div w:id="1282108267">
          <w:marLeft w:val="0"/>
          <w:marRight w:val="0"/>
          <w:marTop w:val="0"/>
          <w:marBottom w:val="0"/>
          <w:divBdr>
            <w:top w:val="none" w:sz="0" w:space="0" w:color="auto"/>
            <w:left w:val="none" w:sz="0" w:space="0" w:color="auto"/>
            <w:bottom w:val="none" w:sz="0" w:space="0" w:color="auto"/>
            <w:right w:val="none" w:sz="0" w:space="0" w:color="auto"/>
          </w:divBdr>
        </w:div>
        <w:div w:id="259025062">
          <w:marLeft w:val="0"/>
          <w:marRight w:val="0"/>
          <w:marTop w:val="0"/>
          <w:marBottom w:val="0"/>
          <w:divBdr>
            <w:top w:val="none" w:sz="0" w:space="0" w:color="auto"/>
            <w:left w:val="none" w:sz="0" w:space="0" w:color="auto"/>
            <w:bottom w:val="none" w:sz="0" w:space="0" w:color="auto"/>
            <w:right w:val="none" w:sz="0" w:space="0" w:color="auto"/>
          </w:divBdr>
        </w:div>
        <w:div w:id="1270510844">
          <w:marLeft w:val="0"/>
          <w:marRight w:val="0"/>
          <w:marTop w:val="0"/>
          <w:marBottom w:val="0"/>
          <w:divBdr>
            <w:top w:val="none" w:sz="0" w:space="0" w:color="auto"/>
            <w:left w:val="none" w:sz="0" w:space="0" w:color="auto"/>
            <w:bottom w:val="none" w:sz="0" w:space="0" w:color="auto"/>
            <w:right w:val="none" w:sz="0" w:space="0" w:color="auto"/>
          </w:divBdr>
        </w:div>
        <w:div w:id="532041330">
          <w:marLeft w:val="0"/>
          <w:marRight w:val="0"/>
          <w:marTop w:val="0"/>
          <w:marBottom w:val="0"/>
          <w:divBdr>
            <w:top w:val="none" w:sz="0" w:space="0" w:color="auto"/>
            <w:left w:val="none" w:sz="0" w:space="0" w:color="auto"/>
            <w:bottom w:val="none" w:sz="0" w:space="0" w:color="auto"/>
            <w:right w:val="none" w:sz="0" w:space="0" w:color="auto"/>
          </w:divBdr>
        </w:div>
        <w:div w:id="264651634">
          <w:marLeft w:val="0"/>
          <w:marRight w:val="0"/>
          <w:marTop w:val="0"/>
          <w:marBottom w:val="0"/>
          <w:divBdr>
            <w:top w:val="none" w:sz="0" w:space="0" w:color="auto"/>
            <w:left w:val="none" w:sz="0" w:space="0" w:color="auto"/>
            <w:bottom w:val="none" w:sz="0" w:space="0" w:color="auto"/>
            <w:right w:val="none" w:sz="0" w:space="0" w:color="auto"/>
          </w:divBdr>
        </w:div>
        <w:div w:id="295911804">
          <w:marLeft w:val="0"/>
          <w:marRight w:val="0"/>
          <w:marTop w:val="0"/>
          <w:marBottom w:val="0"/>
          <w:divBdr>
            <w:top w:val="none" w:sz="0" w:space="0" w:color="auto"/>
            <w:left w:val="none" w:sz="0" w:space="0" w:color="auto"/>
            <w:bottom w:val="none" w:sz="0" w:space="0" w:color="auto"/>
            <w:right w:val="none" w:sz="0" w:space="0" w:color="auto"/>
          </w:divBdr>
        </w:div>
        <w:div w:id="1580671663">
          <w:marLeft w:val="0"/>
          <w:marRight w:val="0"/>
          <w:marTop w:val="0"/>
          <w:marBottom w:val="0"/>
          <w:divBdr>
            <w:top w:val="none" w:sz="0" w:space="0" w:color="auto"/>
            <w:left w:val="none" w:sz="0" w:space="0" w:color="auto"/>
            <w:bottom w:val="none" w:sz="0" w:space="0" w:color="auto"/>
            <w:right w:val="none" w:sz="0" w:space="0" w:color="auto"/>
          </w:divBdr>
        </w:div>
        <w:div w:id="346174518">
          <w:marLeft w:val="0"/>
          <w:marRight w:val="0"/>
          <w:marTop w:val="0"/>
          <w:marBottom w:val="0"/>
          <w:divBdr>
            <w:top w:val="none" w:sz="0" w:space="0" w:color="auto"/>
            <w:left w:val="none" w:sz="0" w:space="0" w:color="auto"/>
            <w:bottom w:val="none" w:sz="0" w:space="0" w:color="auto"/>
            <w:right w:val="none" w:sz="0" w:space="0" w:color="auto"/>
          </w:divBdr>
        </w:div>
        <w:div w:id="455563484">
          <w:marLeft w:val="0"/>
          <w:marRight w:val="0"/>
          <w:marTop w:val="0"/>
          <w:marBottom w:val="0"/>
          <w:divBdr>
            <w:top w:val="none" w:sz="0" w:space="0" w:color="auto"/>
            <w:left w:val="none" w:sz="0" w:space="0" w:color="auto"/>
            <w:bottom w:val="none" w:sz="0" w:space="0" w:color="auto"/>
            <w:right w:val="none" w:sz="0" w:space="0" w:color="auto"/>
          </w:divBdr>
        </w:div>
        <w:div w:id="362095616">
          <w:marLeft w:val="0"/>
          <w:marRight w:val="0"/>
          <w:marTop w:val="0"/>
          <w:marBottom w:val="0"/>
          <w:divBdr>
            <w:top w:val="none" w:sz="0" w:space="0" w:color="auto"/>
            <w:left w:val="none" w:sz="0" w:space="0" w:color="auto"/>
            <w:bottom w:val="none" w:sz="0" w:space="0" w:color="auto"/>
            <w:right w:val="none" w:sz="0" w:space="0" w:color="auto"/>
          </w:divBdr>
        </w:div>
        <w:div w:id="656038968">
          <w:marLeft w:val="0"/>
          <w:marRight w:val="0"/>
          <w:marTop w:val="0"/>
          <w:marBottom w:val="0"/>
          <w:divBdr>
            <w:top w:val="none" w:sz="0" w:space="0" w:color="auto"/>
            <w:left w:val="none" w:sz="0" w:space="0" w:color="auto"/>
            <w:bottom w:val="none" w:sz="0" w:space="0" w:color="auto"/>
            <w:right w:val="none" w:sz="0" w:space="0" w:color="auto"/>
          </w:divBdr>
        </w:div>
        <w:div w:id="2088915546">
          <w:marLeft w:val="0"/>
          <w:marRight w:val="0"/>
          <w:marTop w:val="0"/>
          <w:marBottom w:val="0"/>
          <w:divBdr>
            <w:top w:val="none" w:sz="0" w:space="0" w:color="auto"/>
            <w:left w:val="none" w:sz="0" w:space="0" w:color="auto"/>
            <w:bottom w:val="none" w:sz="0" w:space="0" w:color="auto"/>
            <w:right w:val="none" w:sz="0" w:space="0" w:color="auto"/>
          </w:divBdr>
        </w:div>
        <w:div w:id="1794009369">
          <w:marLeft w:val="0"/>
          <w:marRight w:val="0"/>
          <w:marTop w:val="0"/>
          <w:marBottom w:val="0"/>
          <w:divBdr>
            <w:top w:val="none" w:sz="0" w:space="0" w:color="auto"/>
            <w:left w:val="none" w:sz="0" w:space="0" w:color="auto"/>
            <w:bottom w:val="none" w:sz="0" w:space="0" w:color="auto"/>
            <w:right w:val="none" w:sz="0" w:space="0" w:color="auto"/>
          </w:divBdr>
        </w:div>
        <w:div w:id="170028485">
          <w:marLeft w:val="0"/>
          <w:marRight w:val="0"/>
          <w:marTop w:val="0"/>
          <w:marBottom w:val="0"/>
          <w:divBdr>
            <w:top w:val="none" w:sz="0" w:space="0" w:color="auto"/>
            <w:left w:val="none" w:sz="0" w:space="0" w:color="auto"/>
            <w:bottom w:val="none" w:sz="0" w:space="0" w:color="auto"/>
            <w:right w:val="none" w:sz="0" w:space="0" w:color="auto"/>
          </w:divBdr>
        </w:div>
        <w:div w:id="878972208">
          <w:marLeft w:val="0"/>
          <w:marRight w:val="0"/>
          <w:marTop w:val="0"/>
          <w:marBottom w:val="0"/>
          <w:divBdr>
            <w:top w:val="none" w:sz="0" w:space="0" w:color="auto"/>
            <w:left w:val="none" w:sz="0" w:space="0" w:color="auto"/>
            <w:bottom w:val="none" w:sz="0" w:space="0" w:color="auto"/>
            <w:right w:val="none" w:sz="0" w:space="0" w:color="auto"/>
          </w:divBdr>
        </w:div>
        <w:div w:id="2042392403">
          <w:marLeft w:val="0"/>
          <w:marRight w:val="0"/>
          <w:marTop w:val="0"/>
          <w:marBottom w:val="0"/>
          <w:divBdr>
            <w:top w:val="none" w:sz="0" w:space="0" w:color="auto"/>
            <w:left w:val="none" w:sz="0" w:space="0" w:color="auto"/>
            <w:bottom w:val="none" w:sz="0" w:space="0" w:color="auto"/>
            <w:right w:val="none" w:sz="0" w:space="0" w:color="auto"/>
          </w:divBdr>
        </w:div>
        <w:div w:id="1879198344">
          <w:marLeft w:val="0"/>
          <w:marRight w:val="0"/>
          <w:marTop w:val="0"/>
          <w:marBottom w:val="0"/>
          <w:divBdr>
            <w:top w:val="none" w:sz="0" w:space="0" w:color="auto"/>
            <w:left w:val="none" w:sz="0" w:space="0" w:color="auto"/>
            <w:bottom w:val="none" w:sz="0" w:space="0" w:color="auto"/>
            <w:right w:val="none" w:sz="0" w:space="0" w:color="auto"/>
          </w:divBdr>
        </w:div>
        <w:div w:id="1901942613">
          <w:marLeft w:val="0"/>
          <w:marRight w:val="0"/>
          <w:marTop w:val="0"/>
          <w:marBottom w:val="0"/>
          <w:divBdr>
            <w:top w:val="none" w:sz="0" w:space="0" w:color="auto"/>
            <w:left w:val="none" w:sz="0" w:space="0" w:color="auto"/>
            <w:bottom w:val="none" w:sz="0" w:space="0" w:color="auto"/>
            <w:right w:val="none" w:sz="0" w:space="0" w:color="auto"/>
          </w:divBdr>
        </w:div>
        <w:div w:id="2049640752">
          <w:marLeft w:val="0"/>
          <w:marRight w:val="0"/>
          <w:marTop w:val="0"/>
          <w:marBottom w:val="0"/>
          <w:divBdr>
            <w:top w:val="none" w:sz="0" w:space="0" w:color="auto"/>
            <w:left w:val="none" w:sz="0" w:space="0" w:color="auto"/>
            <w:bottom w:val="none" w:sz="0" w:space="0" w:color="auto"/>
            <w:right w:val="none" w:sz="0" w:space="0" w:color="auto"/>
          </w:divBdr>
        </w:div>
        <w:div w:id="2074501993">
          <w:marLeft w:val="0"/>
          <w:marRight w:val="0"/>
          <w:marTop w:val="0"/>
          <w:marBottom w:val="0"/>
          <w:divBdr>
            <w:top w:val="none" w:sz="0" w:space="0" w:color="auto"/>
            <w:left w:val="none" w:sz="0" w:space="0" w:color="auto"/>
            <w:bottom w:val="none" w:sz="0" w:space="0" w:color="auto"/>
            <w:right w:val="none" w:sz="0" w:space="0" w:color="auto"/>
          </w:divBdr>
        </w:div>
        <w:div w:id="1206142454">
          <w:marLeft w:val="0"/>
          <w:marRight w:val="0"/>
          <w:marTop w:val="0"/>
          <w:marBottom w:val="0"/>
          <w:divBdr>
            <w:top w:val="none" w:sz="0" w:space="0" w:color="auto"/>
            <w:left w:val="none" w:sz="0" w:space="0" w:color="auto"/>
            <w:bottom w:val="none" w:sz="0" w:space="0" w:color="auto"/>
            <w:right w:val="none" w:sz="0" w:space="0" w:color="auto"/>
          </w:divBdr>
        </w:div>
        <w:div w:id="467624644">
          <w:marLeft w:val="0"/>
          <w:marRight w:val="0"/>
          <w:marTop w:val="0"/>
          <w:marBottom w:val="0"/>
          <w:divBdr>
            <w:top w:val="none" w:sz="0" w:space="0" w:color="auto"/>
            <w:left w:val="none" w:sz="0" w:space="0" w:color="auto"/>
            <w:bottom w:val="none" w:sz="0" w:space="0" w:color="auto"/>
            <w:right w:val="none" w:sz="0" w:space="0" w:color="auto"/>
          </w:divBdr>
        </w:div>
        <w:div w:id="754548202">
          <w:marLeft w:val="0"/>
          <w:marRight w:val="0"/>
          <w:marTop w:val="0"/>
          <w:marBottom w:val="0"/>
          <w:divBdr>
            <w:top w:val="none" w:sz="0" w:space="0" w:color="auto"/>
            <w:left w:val="none" w:sz="0" w:space="0" w:color="auto"/>
            <w:bottom w:val="none" w:sz="0" w:space="0" w:color="auto"/>
            <w:right w:val="none" w:sz="0" w:space="0" w:color="auto"/>
          </w:divBdr>
        </w:div>
        <w:div w:id="679164467">
          <w:marLeft w:val="0"/>
          <w:marRight w:val="0"/>
          <w:marTop w:val="0"/>
          <w:marBottom w:val="0"/>
          <w:divBdr>
            <w:top w:val="none" w:sz="0" w:space="0" w:color="auto"/>
            <w:left w:val="none" w:sz="0" w:space="0" w:color="auto"/>
            <w:bottom w:val="none" w:sz="0" w:space="0" w:color="auto"/>
            <w:right w:val="none" w:sz="0" w:space="0" w:color="auto"/>
          </w:divBdr>
        </w:div>
        <w:div w:id="1300308209">
          <w:marLeft w:val="0"/>
          <w:marRight w:val="0"/>
          <w:marTop w:val="0"/>
          <w:marBottom w:val="0"/>
          <w:divBdr>
            <w:top w:val="none" w:sz="0" w:space="0" w:color="auto"/>
            <w:left w:val="none" w:sz="0" w:space="0" w:color="auto"/>
            <w:bottom w:val="none" w:sz="0" w:space="0" w:color="auto"/>
            <w:right w:val="none" w:sz="0" w:space="0" w:color="auto"/>
          </w:divBdr>
        </w:div>
        <w:div w:id="1602450295">
          <w:marLeft w:val="0"/>
          <w:marRight w:val="0"/>
          <w:marTop w:val="0"/>
          <w:marBottom w:val="0"/>
          <w:divBdr>
            <w:top w:val="none" w:sz="0" w:space="0" w:color="auto"/>
            <w:left w:val="none" w:sz="0" w:space="0" w:color="auto"/>
            <w:bottom w:val="none" w:sz="0" w:space="0" w:color="auto"/>
            <w:right w:val="none" w:sz="0" w:space="0" w:color="auto"/>
          </w:divBdr>
        </w:div>
        <w:div w:id="1326712660">
          <w:marLeft w:val="0"/>
          <w:marRight w:val="0"/>
          <w:marTop w:val="0"/>
          <w:marBottom w:val="0"/>
          <w:divBdr>
            <w:top w:val="none" w:sz="0" w:space="0" w:color="auto"/>
            <w:left w:val="none" w:sz="0" w:space="0" w:color="auto"/>
            <w:bottom w:val="none" w:sz="0" w:space="0" w:color="auto"/>
            <w:right w:val="none" w:sz="0" w:space="0" w:color="auto"/>
          </w:divBdr>
        </w:div>
        <w:div w:id="767969070">
          <w:marLeft w:val="0"/>
          <w:marRight w:val="0"/>
          <w:marTop w:val="0"/>
          <w:marBottom w:val="0"/>
          <w:divBdr>
            <w:top w:val="none" w:sz="0" w:space="0" w:color="auto"/>
            <w:left w:val="none" w:sz="0" w:space="0" w:color="auto"/>
            <w:bottom w:val="none" w:sz="0" w:space="0" w:color="auto"/>
            <w:right w:val="none" w:sz="0" w:space="0" w:color="auto"/>
          </w:divBdr>
        </w:div>
        <w:div w:id="1459254354">
          <w:marLeft w:val="0"/>
          <w:marRight w:val="0"/>
          <w:marTop w:val="0"/>
          <w:marBottom w:val="0"/>
          <w:divBdr>
            <w:top w:val="none" w:sz="0" w:space="0" w:color="auto"/>
            <w:left w:val="none" w:sz="0" w:space="0" w:color="auto"/>
            <w:bottom w:val="none" w:sz="0" w:space="0" w:color="auto"/>
            <w:right w:val="none" w:sz="0" w:space="0" w:color="auto"/>
          </w:divBdr>
        </w:div>
        <w:div w:id="573399510">
          <w:marLeft w:val="0"/>
          <w:marRight w:val="0"/>
          <w:marTop w:val="0"/>
          <w:marBottom w:val="0"/>
          <w:divBdr>
            <w:top w:val="none" w:sz="0" w:space="0" w:color="auto"/>
            <w:left w:val="none" w:sz="0" w:space="0" w:color="auto"/>
            <w:bottom w:val="none" w:sz="0" w:space="0" w:color="auto"/>
            <w:right w:val="none" w:sz="0" w:space="0" w:color="auto"/>
          </w:divBdr>
        </w:div>
        <w:div w:id="1995597989">
          <w:marLeft w:val="0"/>
          <w:marRight w:val="0"/>
          <w:marTop w:val="0"/>
          <w:marBottom w:val="0"/>
          <w:divBdr>
            <w:top w:val="none" w:sz="0" w:space="0" w:color="auto"/>
            <w:left w:val="none" w:sz="0" w:space="0" w:color="auto"/>
            <w:bottom w:val="none" w:sz="0" w:space="0" w:color="auto"/>
            <w:right w:val="none" w:sz="0" w:space="0" w:color="auto"/>
          </w:divBdr>
        </w:div>
        <w:div w:id="870190394">
          <w:marLeft w:val="0"/>
          <w:marRight w:val="0"/>
          <w:marTop w:val="0"/>
          <w:marBottom w:val="0"/>
          <w:divBdr>
            <w:top w:val="none" w:sz="0" w:space="0" w:color="auto"/>
            <w:left w:val="none" w:sz="0" w:space="0" w:color="auto"/>
            <w:bottom w:val="none" w:sz="0" w:space="0" w:color="auto"/>
            <w:right w:val="none" w:sz="0" w:space="0" w:color="auto"/>
          </w:divBdr>
        </w:div>
        <w:div w:id="1879975196">
          <w:marLeft w:val="0"/>
          <w:marRight w:val="0"/>
          <w:marTop w:val="0"/>
          <w:marBottom w:val="0"/>
          <w:divBdr>
            <w:top w:val="none" w:sz="0" w:space="0" w:color="auto"/>
            <w:left w:val="none" w:sz="0" w:space="0" w:color="auto"/>
            <w:bottom w:val="none" w:sz="0" w:space="0" w:color="auto"/>
            <w:right w:val="none" w:sz="0" w:space="0" w:color="auto"/>
          </w:divBdr>
        </w:div>
        <w:div w:id="871726655">
          <w:marLeft w:val="0"/>
          <w:marRight w:val="0"/>
          <w:marTop w:val="0"/>
          <w:marBottom w:val="0"/>
          <w:divBdr>
            <w:top w:val="none" w:sz="0" w:space="0" w:color="auto"/>
            <w:left w:val="none" w:sz="0" w:space="0" w:color="auto"/>
            <w:bottom w:val="none" w:sz="0" w:space="0" w:color="auto"/>
            <w:right w:val="none" w:sz="0" w:space="0" w:color="auto"/>
          </w:divBdr>
        </w:div>
        <w:div w:id="1603294665">
          <w:marLeft w:val="0"/>
          <w:marRight w:val="0"/>
          <w:marTop w:val="0"/>
          <w:marBottom w:val="0"/>
          <w:divBdr>
            <w:top w:val="none" w:sz="0" w:space="0" w:color="auto"/>
            <w:left w:val="none" w:sz="0" w:space="0" w:color="auto"/>
            <w:bottom w:val="none" w:sz="0" w:space="0" w:color="auto"/>
            <w:right w:val="none" w:sz="0" w:space="0" w:color="auto"/>
          </w:divBdr>
        </w:div>
        <w:div w:id="452753545">
          <w:marLeft w:val="0"/>
          <w:marRight w:val="0"/>
          <w:marTop w:val="0"/>
          <w:marBottom w:val="0"/>
          <w:divBdr>
            <w:top w:val="none" w:sz="0" w:space="0" w:color="auto"/>
            <w:left w:val="none" w:sz="0" w:space="0" w:color="auto"/>
            <w:bottom w:val="none" w:sz="0" w:space="0" w:color="auto"/>
            <w:right w:val="none" w:sz="0" w:space="0" w:color="auto"/>
          </w:divBdr>
        </w:div>
        <w:div w:id="1091662948">
          <w:marLeft w:val="0"/>
          <w:marRight w:val="0"/>
          <w:marTop w:val="0"/>
          <w:marBottom w:val="0"/>
          <w:divBdr>
            <w:top w:val="none" w:sz="0" w:space="0" w:color="auto"/>
            <w:left w:val="none" w:sz="0" w:space="0" w:color="auto"/>
            <w:bottom w:val="none" w:sz="0" w:space="0" w:color="auto"/>
            <w:right w:val="none" w:sz="0" w:space="0" w:color="auto"/>
          </w:divBdr>
        </w:div>
        <w:div w:id="1449469671">
          <w:marLeft w:val="0"/>
          <w:marRight w:val="0"/>
          <w:marTop w:val="0"/>
          <w:marBottom w:val="0"/>
          <w:divBdr>
            <w:top w:val="none" w:sz="0" w:space="0" w:color="auto"/>
            <w:left w:val="none" w:sz="0" w:space="0" w:color="auto"/>
            <w:bottom w:val="none" w:sz="0" w:space="0" w:color="auto"/>
            <w:right w:val="none" w:sz="0" w:space="0" w:color="auto"/>
          </w:divBdr>
        </w:div>
        <w:div w:id="1982735506">
          <w:marLeft w:val="0"/>
          <w:marRight w:val="0"/>
          <w:marTop w:val="0"/>
          <w:marBottom w:val="0"/>
          <w:divBdr>
            <w:top w:val="none" w:sz="0" w:space="0" w:color="auto"/>
            <w:left w:val="none" w:sz="0" w:space="0" w:color="auto"/>
            <w:bottom w:val="none" w:sz="0" w:space="0" w:color="auto"/>
            <w:right w:val="none" w:sz="0" w:space="0" w:color="auto"/>
          </w:divBdr>
        </w:div>
        <w:div w:id="2018383328">
          <w:marLeft w:val="0"/>
          <w:marRight w:val="0"/>
          <w:marTop w:val="0"/>
          <w:marBottom w:val="0"/>
          <w:divBdr>
            <w:top w:val="none" w:sz="0" w:space="0" w:color="auto"/>
            <w:left w:val="none" w:sz="0" w:space="0" w:color="auto"/>
            <w:bottom w:val="none" w:sz="0" w:space="0" w:color="auto"/>
            <w:right w:val="none" w:sz="0" w:space="0" w:color="auto"/>
          </w:divBdr>
        </w:div>
        <w:div w:id="769273681">
          <w:marLeft w:val="0"/>
          <w:marRight w:val="0"/>
          <w:marTop w:val="0"/>
          <w:marBottom w:val="0"/>
          <w:divBdr>
            <w:top w:val="none" w:sz="0" w:space="0" w:color="auto"/>
            <w:left w:val="none" w:sz="0" w:space="0" w:color="auto"/>
            <w:bottom w:val="none" w:sz="0" w:space="0" w:color="auto"/>
            <w:right w:val="none" w:sz="0" w:space="0" w:color="auto"/>
          </w:divBdr>
        </w:div>
        <w:div w:id="1437676634">
          <w:marLeft w:val="0"/>
          <w:marRight w:val="0"/>
          <w:marTop w:val="0"/>
          <w:marBottom w:val="0"/>
          <w:divBdr>
            <w:top w:val="none" w:sz="0" w:space="0" w:color="auto"/>
            <w:left w:val="none" w:sz="0" w:space="0" w:color="auto"/>
            <w:bottom w:val="none" w:sz="0" w:space="0" w:color="auto"/>
            <w:right w:val="none" w:sz="0" w:space="0" w:color="auto"/>
          </w:divBdr>
        </w:div>
        <w:div w:id="1924414953">
          <w:marLeft w:val="0"/>
          <w:marRight w:val="0"/>
          <w:marTop w:val="0"/>
          <w:marBottom w:val="0"/>
          <w:divBdr>
            <w:top w:val="none" w:sz="0" w:space="0" w:color="auto"/>
            <w:left w:val="none" w:sz="0" w:space="0" w:color="auto"/>
            <w:bottom w:val="none" w:sz="0" w:space="0" w:color="auto"/>
            <w:right w:val="none" w:sz="0" w:space="0" w:color="auto"/>
          </w:divBdr>
        </w:div>
        <w:div w:id="742530206">
          <w:marLeft w:val="0"/>
          <w:marRight w:val="0"/>
          <w:marTop w:val="0"/>
          <w:marBottom w:val="0"/>
          <w:divBdr>
            <w:top w:val="none" w:sz="0" w:space="0" w:color="auto"/>
            <w:left w:val="none" w:sz="0" w:space="0" w:color="auto"/>
            <w:bottom w:val="none" w:sz="0" w:space="0" w:color="auto"/>
            <w:right w:val="none" w:sz="0" w:space="0" w:color="auto"/>
          </w:divBdr>
        </w:div>
        <w:div w:id="1550022982">
          <w:marLeft w:val="0"/>
          <w:marRight w:val="0"/>
          <w:marTop w:val="0"/>
          <w:marBottom w:val="0"/>
          <w:divBdr>
            <w:top w:val="none" w:sz="0" w:space="0" w:color="auto"/>
            <w:left w:val="none" w:sz="0" w:space="0" w:color="auto"/>
            <w:bottom w:val="none" w:sz="0" w:space="0" w:color="auto"/>
            <w:right w:val="none" w:sz="0" w:space="0" w:color="auto"/>
          </w:divBdr>
        </w:div>
        <w:div w:id="530338987">
          <w:marLeft w:val="0"/>
          <w:marRight w:val="0"/>
          <w:marTop w:val="0"/>
          <w:marBottom w:val="0"/>
          <w:divBdr>
            <w:top w:val="none" w:sz="0" w:space="0" w:color="auto"/>
            <w:left w:val="none" w:sz="0" w:space="0" w:color="auto"/>
            <w:bottom w:val="none" w:sz="0" w:space="0" w:color="auto"/>
            <w:right w:val="none" w:sz="0" w:space="0" w:color="auto"/>
          </w:divBdr>
        </w:div>
        <w:div w:id="1080103181">
          <w:marLeft w:val="0"/>
          <w:marRight w:val="0"/>
          <w:marTop w:val="0"/>
          <w:marBottom w:val="0"/>
          <w:divBdr>
            <w:top w:val="none" w:sz="0" w:space="0" w:color="auto"/>
            <w:left w:val="none" w:sz="0" w:space="0" w:color="auto"/>
            <w:bottom w:val="none" w:sz="0" w:space="0" w:color="auto"/>
            <w:right w:val="none" w:sz="0" w:space="0" w:color="auto"/>
          </w:divBdr>
        </w:div>
        <w:div w:id="433523514">
          <w:marLeft w:val="0"/>
          <w:marRight w:val="0"/>
          <w:marTop w:val="0"/>
          <w:marBottom w:val="0"/>
          <w:divBdr>
            <w:top w:val="none" w:sz="0" w:space="0" w:color="auto"/>
            <w:left w:val="none" w:sz="0" w:space="0" w:color="auto"/>
            <w:bottom w:val="none" w:sz="0" w:space="0" w:color="auto"/>
            <w:right w:val="none" w:sz="0" w:space="0" w:color="auto"/>
          </w:divBdr>
        </w:div>
        <w:div w:id="955602908">
          <w:marLeft w:val="0"/>
          <w:marRight w:val="0"/>
          <w:marTop w:val="0"/>
          <w:marBottom w:val="0"/>
          <w:divBdr>
            <w:top w:val="none" w:sz="0" w:space="0" w:color="auto"/>
            <w:left w:val="none" w:sz="0" w:space="0" w:color="auto"/>
            <w:bottom w:val="none" w:sz="0" w:space="0" w:color="auto"/>
            <w:right w:val="none" w:sz="0" w:space="0" w:color="auto"/>
          </w:divBdr>
        </w:div>
        <w:div w:id="646008403">
          <w:marLeft w:val="0"/>
          <w:marRight w:val="0"/>
          <w:marTop w:val="0"/>
          <w:marBottom w:val="0"/>
          <w:divBdr>
            <w:top w:val="none" w:sz="0" w:space="0" w:color="auto"/>
            <w:left w:val="none" w:sz="0" w:space="0" w:color="auto"/>
            <w:bottom w:val="none" w:sz="0" w:space="0" w:color="auto"/>
            <w:right w:val="none" w:sz="0" w:space="0" w:color="auto"/>
          </w:divBdr>
        </w:div>
        <w:div w:id="1696737451">
          <w:marLeft w:val="0"/>
          <w:marRight w:val="0"/>
          <w:marTop w:val="0"/>
          <w:marBottom w:val="0"/>
          <w:divBdr>
            <w:top w:val="none" w:sz="0" w:space="0" w:color="auto"/>
            <w:left w:val="none" w:sz="0" w:space="0" w:color="auto"/>
            <w:bottom w:val="none" w:sz="0" w:space="0" w:color="auto"/>
            <w:right w:val="none" w:sz="0" w:space="0" w:color="auto"/>
          </w:divBdr>
        </w:div>
        <w:div w:id="1168906530">
          <w:marLeft w:val="0"/>
          <w:marRight w:val="0"/>
          <w:marTop w:val="0"/>
          <w:marBottom w:val="0"/>
          <w:divBdr>
            <w:top w:val="none" w:sz="0" w:space="0" w:color="auto"/>
            <w:left w:val="none" w:sz="0" w:space="0" w:color="auto"/>
            <w:bottom w:val="none" w:sz="0" w:space="0" w:color="auto"/>
            <w:right w:val="none" w:sz="0" w:space="0" w:color="auto"/>
          </w:divBdr>
        </w:div>
        <w:div w:id="1127356418">
          <w:marLeft w:val="0"/>
          <w:marRight w:val="0"/>
          <w:marTop w:val="0"/>
          <w:marBottom w:val="0"/>
          <w:divBdr>
            <w:top w:val="none" w:sz="0" w:space="0" w:color="auto"/>
            <w:left w:val="none" w:sz="0" w:space="0" w:color="auto"/>
            <w:bottom w:val="none" w:sz="0" w:space="0" w:color="auto"/>
            <w:right w:val="none" w:sz="0" w:space="0" w:color="auto"/>
          </w:divBdr>
        </w:div>
        <w:div w:id="500507156">
          <w:marLeft w:val="0"/>
          <w:marRight w:val="0"/>
          <w:marTop w:val="0"/>
          <w:marBottom w:val="0"/>
          <w:divBdr>
            <w:top w:val="none" w:sz="0" w:space="0" w:color="auto"/>
            <w:left w:val="none" w:sz="0" w:space="0" w:color="auto"/>
            <w:bottom w:val="none" w:sz="0" w:space="0" w:color="auto"/>
            <w:right w:val="none" w:sz="0" w:space="0" w:color="auto"/>
          </w:divBdr>
        </w:div>
        <w:div w:id="1593970193">
          <w:marLeft w:val="0"/>
          <w:marRight w:val="0"/>
          <w:marTop w:val="0"/>
          <w:marBottom w:val="0"/>
          <w:divBdr>
            <w:top w:val="none" w:sz="0" w:space="0" w:color="auto"/>
            <w:left w:val="none" w:sz="0" w:space="0" w:color="auto"/>
            <w:bottom w:val="none" w:sz="0" w:space="0" w:color="auto"/>
            <w:right w:val="none" w:sz="0" w:space="0" w:color="auto"/>
          </w:divBdr>
        </w:div>
        <w:div w:id="515383573">
          <w:marLeft w:val="0"/>
          <w:marRight w:val="0"/>
          <w:marTop w:val="0"/>
          <w:marBottom w:val="0"/>
          <w:divBdr>
            <w:top w:val="none" w:sz="0" w:space="0" w:color="auto"/>
            <w:left w:val="none" w:sz="0" w:space="0" w:color="auto"/>
            <w:bottom w:val="none" w:sz="0" w:space="0" w:color="auto"/>
            <w:right w:val="none" w:sz="0" w:space="0" w:color="auto"/>
          </w:divBdr>
        </w:div>
        <w:div w:id="821120520">
          <w:marLeft w:val="0"/>
          <w:marRight w:val="0"/>
          <w:marTop w:val="0"/>
          <w:marBottom w:val="0"/>
          <w:divBdr>
            <w:top w:val="none" w:sz="0" w:space="0" w:color="auto"/>
            <w:left w:val="none" w:sz="0" w:space="0" w:color="auto"/>
            <w:bottom w:val="none" w:sz="0" w:space="0" w:color="auto"/>
            <w:right w:val="none" w:sz="0" w:space="0" w:color="auto"/>
          </w:divBdr>
        </w:div>
        <w:div w:id="458188717">
          <w:marLeft w:val="0"/>
          <w:marRight w:val="0"/>
          <w:marTop w:val="0"/>
          <w:marBottom w:val="0"/>
          <w:divBdr>
            <w:top w:val="none" w:sz="0" w:space="0" w:color="auto"/>
            <w:left w:val="none" w:sz="0" w:space="0" w:color="auto"/>
            <w:bottom w:val="none" w:sz="0" w:space="0" w:color="auto"/>
            <w:right w:val="none" w:sz="0" w:space="0" w:color="auto"/>
          </w:divBdr>
        </w:div>
        <w:div w:id="2146508305">
          <w:marLeft w:val="0"/>
          <w:marRight w:val="0"/>
          <w:marTop w:val="0"/>
          <w:marBottom w:val="0"/>
          <w:divBdr>
            <w:top w:val="none" w:sz="0" w:space="0" w:color="auto"/>
            <w:left w:val="none" w:sz="0" w:space="0" w:color="auto"/>
            <w:bottom w:val="none" w:sz="0" w:space="0" w:color="auto"/>
            <w:right w:val="none" w:sz="0" w:space="0" w:color="auto"/>
          </w:divBdr>
        </w:div>
        <w:div w:id="1982692857">
          <w:marLeft w:val="0"/>
          <w:marRight w:val="0"/>
          <w:marTop w:val="0"/>
          <w:marBottom w:val="0"/>
          <w:divBdr>
            <w:top w:val="none" w:sz="0" w:space="0" w:color="auto"/>
            <w:left w:val="none" w:sz="0" w:space="0" w:color="auto"/>
            <w:bottom w:val="none" w:sz="0" w:space="0" w:color="auto"/>
            <w:right w:val="none" w:sz="0" w:space="0" w:color="auto"/>
          </w:divBdr>
        </w:div>
        <w:div w:id="1440951147">
          <w:marLeft w:val="0"/>
          <w:marRight w:val="0"/>
          <w:marTop w:val="0"/>
          <w:marBottom w:val="0"/>
          <w:divBdr>
            <w:top w:val="none" w:sz="0" w:space="0" w:color="auto"/>
            <w:left w:val="none" w:sz="0" w:space="0" w:color="auto"/>
            <w:bottom w:val="none" w:sz="0" w:space="0" w:color="auto"/>
            <w:right w:val="none" w:sz="0" w:space="0" w:color="auto"/>
          </w:divBdr>
        </w:div>
        <w:div w:id="901721904">
          <w:marLeft w:val="0"/>
          <w:marRight w:val="0"/>
          <w:marTop w:val="0"/>
          <w:marBottom w:val="0"/>
          <w:divBdr>
            <w:top w:val="none" w:sz="0" w:space="0" w:color="auto"/>
            <w:left w:val="none" w:sz="0" w:space="0" w:color="auto"/>
            <w:bottom w:val="none" w:sz="0" w:space="0" w:color="auto"/>
            <w:right w:val="none" w:sz="0" w:space="0" w:color="auto"/>
          </w:divBdr>
        </w:div>
        <w:div w:id="1242791878">
          <w:marLeft w:val="0"/>
          <w:marRight w:val="0"/>
          <w:marTop w:val="0"/>
          <w:marBottom w:val="0"/>
          <w:divBdr>
            <w:top w:val="none" w:sz="0" w:space="0" w:color="auto"/>
            <w:left w:val="none" w:sz="0" w:space="0" w:color="auto"/>
            <w:bottom w:val="none" w:sz="0" w:space="0" w:color="auto"/>
            <w:right w:val="none" w:sz="0" w:space="0" w:color="auto"/>
          </w:divBdr>
        </w:div>
        <w:div w:id="121316715">
          <w:marLeft w:val="0"/>
          <w:marRight w:val="0"/>
          <w:marTop w:val="0"/>
          <w:marBottom w:val="0"/>
          <w:divBdr>
            <w:top w:val="none" w:sz="0" w:space="0" w:color="auto"/>
            <w:left w:val="none" w:sz="0" w:space="0" w:color="auto"/>
            <w:bottom w:val="none" w:sz="0" w:space="0" w:color="auto"/>
            <w:right w:val="none" w:sz="0" w:space="0" w:color="auto"/>
          </w:divBdr>
        </w:div>
        <w:div w:id="2136947971">
          <w:marLeft w:val="0"/>
          <w:marRight w:val="0"/>
          <w:marTop w:val="0"/>
          <w:marBottom w:val="0"/>
          <w:divBdr>
            <w:top w:val="none" w:sz="0" w:space="0" w:color="auto"/>
            <w:left w:val="none" w:sz="0" w:space="0" w:color="auto"/>
            <w:bottom w:val="none" w:sz="0" w:space="0" w:color="auto"/>
            <w:right w:val="none" w:sz="0" w:space="0" w:color="auto"/>
          </w:divBdr>
        </w:div>
        <w:div w:id="644748128">
          <w:marLeft w:val="0"/>
          <w:marRight w:val="0"/>
          <w:marTop w:val="0"/>
          <w:marBottom w:val="0"/>
          <w:divBdr>
            <w:top w:val="none" w:sz="0" w:space="0" w:color="auto"/>
            <w:left w:val="none" w:sz="0" w:space="0" w:color="auto"/>
            <w:bottom w:val="none" w:sz="0" w:space="0" w:color="auto"/>
            <w:right w:val="none" w:sz="0" w:space="0" w:color="auto"/>
          </w:divBdr>
        </w:div>
        <w:div w:id="1426075762">
          <w:marLeft w:val="0"/>
          <w:marRight w:val="0"/>
          <w:marTop w:val="0"/>
          <w:marBottom w:val="0"/>
          <w:divBdr>
            <w:top w:val="none" w:sz="0" w:space="0" w:color="auto"/>
            <w:left w:val="none" w:sz="0" w:space="0" w:color="auto"/>
            <w:bottom w:val="none" w:sz="0" w:space="0" w:color="auto"/>
            <w:right w:val="none" w:sz="0" w:space="0" w:color="auto"/>
          </w:divBdr>
        </w:div>
        <w:div w:id="633759468">
          <w:marLeft w:val="0"/>
          <w:marRight w:val="0"/>
          <w:marTop w:val="0"/>
          <w:marBottom w:val="0"/>
          <w:divBdr>
            <w:top w:val="none" w:sz="0" w:space="0" w:color="auto"/>
            <w:left w:val="none" w:sz="0" w:space="0" w:color="auto"/>
            <w:bottom w:val="none" w:sz="0" w:space="0" w:color="auto"/>
            <w:right w:val="none" w:sz="0" w:space="0" w:color="auto"/>
          </w:divBdr>
        </w:div>
        <w:div w:id="514924387">
          <w:marLeft w:val="0"/>
          <w:marRight w:val="0"/>
          <w:marTop w:val="0"/>
          <w:marBottom w:val="0"/>
          <w:divBdr>
            <w:top w:val="none" w:sz="0" w:space="0" w:color="auto"/>
            <w:left w:val="none" w:sz="0" w:space="0" w:color="auto"/>
            <w:bottom w:val="none" w:sz="0" w:space="0" w:color="auto"/>
            <w:right w:val="none" w:sz="0" w:space="0" w:color="auto"/>
          </w:divBdr>
        </w:div>
        <w:div w:id="834148679">
          <w:marLeft w:val="0"/>
          <w:marRight w:val="0"/>
          <w:marTop w:val="0"/>
          <w:marBottom w:val="0"/>
          <w:divBdr>
            <w:top w:val="none" w:sz="0" w:space="0" w:color="auto"/>
            <w:left w:val="none" w:sz="0" w:space="0" w:color="auto"/>
            <w:bottom w:val="none" w:sz="0" w:space="0" w:color="auto"/>
            <w:right w:val="none" w:sz="0" w:space="0" w:color="auto"/>
          </w:divBdr>
        </w:div>
        <w:div w:id="1008406574">
          <w:marLeft w:val="0"/>
          <w:marRight w:val="0"/>
          <w:marTop w:val="0"/>
          <w:marBottom w:val="0"/>
          <w:divBdr>
            <w:top w:val="none" w:sz="0" w:space="0" w:color="auto"/>
            <w:left w:val="none" w:sz="0" w:space="0" w:color="auto"/>
            <w:bottom w:val="none" w:sz="0" w:space="0" w:color="auto"/>
            <w:right w:val="none" w:sz="0" w:space="0" w:color="auto"/>
          </w:divBdr>
        </w:div>
        <w:div w:id="802239468">
          <w:marLeft w:val="0"/>
          <w:marRight w:val="0"/>
          <w:marTop w:val="0"/>
          <w:marBottom w:val="0"/>
          <w:divBdr>
            <w:top w:val="none" w:sz="0" w:space="0" w:color="auto"/>
            <w:left w:val="none" w:sz="0" w:space="0" w:color="auto"/>
            <w:bottom w:val="none" w:sz="0" w:space="0" w:color="auto"/>
            <w:right w:val="none" w:sz="0" w:space="0" w:color="auto"/>
          </w:divBdr>
        </w:div>
        <w:div w:id="135070322">
          <w:marLeft w:val="0"/>
          <w:marRight w:val="0"/>
          <w:marTop w:val="0"/>
          <w:marBottom w:val="0"/>
          <w:divBdr>
            <w:top w:val="none" w:sz="0" w:space="0" w:color="auto"/>
            <w:left w:val="none" w:sz="0" w:space="0" w:color="auto"/>
            <w:bottom w:val="none" w:sz="0" w:space="0" w:color="auto"/>
            <w:right w:val="none" w:sz="0" w:space="0" w:color="auto"/>
          </w:divBdr>
        </w:div>
        <w:div w:id="1359307976">
          <w:marLeft w:val="0"/>
          <w:marRight w:val="0"/>
          <w:marTop w:val="0"/>
          <w:marBottom w:val="0"/>
          <w:divBdr>
            <w:top w:val="none" w:sz="0" w:space="0" w:color="auto"/>
            <w:left w:val="none" w:sz="0" w:space="0" w:color="auto"/>
            <w:bottom w:val="none" w:sz="0" w:space="0" w:color="auto"/>
            <w:right w:val="none" w:sz="0" w:space="0" w:color="auto"/>
          </w:divBdr>
        </w:div>
        <w:div w:id="39983653">
          <w:marLeft w:val="0"/>
          <w:marRight w:val="0"/>
          <w:marTop w:val="0"/>
          <w:marBottom w:val="0"/>
          <w:divBdr>
            <w:top w:val="none" w:sz="0" w:space="0" w:color="auto"/>
            <w:left w:val="none" w:sz="0" w:space="0" w:color="auto"/>
            <w:bottom w:val="none" w:sz="0" w:space="0" w:color="auto"/>
            <w:right w:val="none" w:sz="0" w:space="0" w:color="auto"/>
          </w:divBdr>
        </w:div>
        <w:div w:id="56250573">
          <w:marLeft w:val="0"/>
          <w:marRight w:val="0"/>
          <w:marTop w:val="0"/>
          <w:marBottom w:val="0"/>
          <w:divBdr>
            <w:top w:val="none" w:sz="0" w:space="0" w:color="auto"/>
            <w:left w:val="none" w:sz="0" w:space="0" w:color="auto"/>
            <w:bottom w:val="none" w:sz="0" w:space="0" w:color="auto"/>
            <w:right w:val="none" w:sz="0" w:space="0" w:color="auto"/>
          </w:divBdr>
        </w:div>
        <w:div w:id="1433012864">
          <w:marLeft w:val="0"/>
          <w:marRight w:val="0"/>
          <w:marTop w:val="0"/>
          <w:marBottom w:val="0"/>
          <w:divBdr>
            <w:top w:val="none" w:sz="0" w:space="0" w:color="auto"/>
            <w:left w:val="none" w:sz="0" w:space="0" w:color="auto"/>
            <w:bottom w:val="none" w:sz="0" w:space="0" w:color="auto"/>
            <w:right w:val="none" w:sz="0" w:space="0" w:color="auto"/>
          </w:divBdr>
        </w:div>
        <w:div w:id="1277328554">
          <w:marLeft w:val="0"/>
          <w:marRight w:val="0"/>
          <w:marTop w:val="0"/>
          <w:marBottom w:val="0"/>
          <w:divBdr>
            <w:top w:val="none" w:sz="0" w:space="0" w:color="auto"/>
            <w:left w:val="none" w:sz="0" w:space="0" w:color="auto"/>
            <w:bottom w:val="none" w:sz="0" w:space="0" w:color="auto"/>
            <w:right w:val="none" w:sz="0" w:space="0" w:color="auto"/>
          </w:divBdr>
        </w:div>
        <w:div w:id="1037464936">
          <w:marLeft w:val="0"/>
          <w:marRight w:val="0"/>
          <w:marTop w:val="0"/>
          <w:marBottom w:val="0"/>
          <w:divBdr>
            <w:top w:val="none" w:sz="0" w:space="0" w:color="auto"/>
            <w:left w:val="none" w:sz="0" w:space="0" w:color="auto"/>
            <w:bottom w:val="none" w:sz="0" w:space="0" w:color="auto"/>
            <w:right w:val="none" w:sz="0" w:space="0" w:color="auto"/>
          </w:divBdr>
        </w:div>
        <w:div w:id="880827900">
          <w:marLeft w:val="0"/>
          <w:marRight w:val="0"/>
          <w:marTop w:val="0"/>
          <w:marBottom w:val="0"/>
          <w:divBdr>
            <w:top w:val="none" w:sz="0" w:space="0" w:color="auto"/>
            <w:left w:val="none" w:sz="0" w:space="0" w:color="auto"/>
            <w:bottom w:val="none" w:sz="0" w:space="0" w:color="auto"/>
            <w:right w:val="none" w:sz="0" w:space="0" w:color="auto"/>
          </w:divBdr>
        </w:div>
        <w:div w:id="956451668">
          <w:marLeft w:val="0"/>
          <w:marRight w:val="0"/>
          <w:marTop w:val="0"/>
          <w:marBottom w:val="0"/>
          <w:divBdr>
            <w:top w:val="none" w:sz="0" w:space="0" w:color="auto"/>
            <w:left w:val="none" w:sz="0" w:space="0" w:color="auto"/>
            <w:bottom w:val="none" w:sz="0" w:space="0" w:color="auto"/>
            <w:right w:val="none" w:sz="0" w:space="0" w:color="auto"/>
          </w:divBdr>
        </w:div>
        <w:div w:id="2134588542">
          <w:marLeft w:val="0"/>
          <w:marRight w:val="0"/>
          <w:marTop w:val="0"/>
          <w:marBottom w:val="0"/>
          <w:divBdr>
            <w:top w:val="none" w:sz="0" w:space="0" w:color="auto"/>
            <w:left w:val="none" w:sz="0" w:space="0" w:color="auto"/>
            <w:bottom w:val="none" w:sz="0" w:space="0" w:color="auto"/>
            <w:right w:val="none" w:sz="0" w:space="0" w:color="auto"/>
          </w:divBdr>
        </w:div>
        <w:div w:id="1122991223">
          <w:marLeft w:val="0"/>
          <w:marRight w:val="0"/>
          <w:marTop w:val="0"/>
          <w:marBottom w:val="0"/>
          <w:divBdr>
            <w:top w:val="none" w:sz="0" w:space="0" w:color="auto"/>
            <w:left w:val="none" w:sz="0" w:space="0" w:color="auto"/>
            <w:bottom w:val="none" w:sz="0" w:space="0" w:color="auto"/>
            <w:right w:val="none" w:sz="0" w:space="0" w:color="auto"/>
          </w:divBdr>
        </w:div>
        <w:div w:id="193419708">
          <w:marLeft w:val="0"/>
          <w:marRight w:val="0"/>
          <w:marTop w:val="0"/>
          <w:marBottom w:val="0"/>
          <w:divBdr>
            <w:top w:val="none" w:sz="0" w:space="0" w:color="auto"/>
            <w:left w:val="none" w:sz="0" w:space="0" w:color="auto"/>
            <w:bottom w:val="none" w:sz="0" w:space="0" w:color="auto"/>
            <w:right w:val="none" w:sz="0" w:space="0" w:color="auto"/>
          </w:divBdr>
        </w:div>
        <w:div w:id="858205740">
          <w:marLeft w:val="0"/>
          <w:marRight w:val="0"/>
          <w:marTop w:val="0"/>
          <w:marBottom w:val="0"/>
          <w:divBdr>
            <w:top w:val="none" w:sz="0" w:space="0" w:color="auto"/>
            <w:left w:val="none" w:sz="0" w:space="0" w:color="auto"/>
            <w:bottom w:val="none" w:sz="0" w:space="0" w:color="auto"/>
            <w:right w:val="none" w:sz="0" w:space="0" w:color="auto"/>
          </w:divBdr>
        </w:div>
        <w:div w:id="1626887330">
          <w:marLeft w:val="0"/>
          <w:marRight w:val="0"/>
          <w:marTop w:val="0"/>
          <w:marBottom w:val="0"/>
          <w:divBdr>
            <w:top w:val="none" w:sz="0" w:space="0" w:color="auto"/>
            <w:left w:val="none" w:sz="0" w:space="0" w:color="auto"/>
            <w:bottom w:val="none" w:sz="0" w:space="0" w:color="auto"/>
            <w:right w:val="none" w:sz="0" w:space="0" w:color="auto"/>
          </w:divBdr>
        </w:div>
        <w:div w:id="1890871540">
          <w:marLeft w:val="0"/>
          <w:marRight w:val="0"/>
          <w:marTop w:val="0"/>
          <w:marBottom w:val="0"/>
          <w:divBdr>
            <w:top w:val="none" w:sz="0" w:space="0" w:color="auto"/>
            <w:left w:val="none" w:sz="0" w:space="0" w:color="auto"/>
            <w:bottom w:val="none" w:sz="0" w:space="0" w:color="auto"/>
            <w:right w:val="none" w:sz="0" w:space="0" w:color="auto"/>
          </w:divBdr>
        </w:div>
        <w:div w:id="1920404421">
          <w:marLeft w:val="0"/>
          <w:marRight w:val="0"/>
          <w:marTop w:val="0"/>
          <w:marBottom w:val="0"/>
          <w:divBdr>
            <w:top w:val="none" w:sz="0" w:space="0" w:color="auto"/>
            <w:left w:val="none" w:sz="0" w:space="0" w:color="auto"/>
            <w:bottom w:val="none" w:sz="0" w:space="0" w:color="auto"/>
            <w:right w:val="none" w:sz="0" w:space="0" w:color="auto"/>
          </w:divBdr>
        </w:div>
        <w:div w:id="111442051">
          <w:marLeft w:val="0"/>
          <w:marRight w:val="0"/>
          <w:marTop w:val="0"/>
          <w:marBottom w:val="0"/>
          <w:divBdr>
            <w:top w:val="none" w:sz="0" w:space="0" w:color="auto"/>
            <w:left w:val="none" w:sz="0" w:space="0" w:color="auto"/>
            <w:bottom w:val="none" w:sz="0" w:space="0" w:color="auto"/>
            <w:right w:val="none" w:sz="0" w:space="0" w:color="auto"/>
          </w:divBdr>
        </w:div>
        <w:div w:id="1498770215">
          <w:marLeft w:val="0"/>
          <w:marRight w:val="0"/>
          <w:marTop w:val="0"/>
          <w:marBottom w:val="0"/>
          <w:divBdr>
            <w:top w:val="none" w:sz="0" w:space="0" w:color="auto"/>
            <w:left w:val="none" w:sz="0" w:space="0" w:color="auto"/>
            <w:bottom w:val="none" w:sz="0" w:space="0" w:color="auto"/>
            <w:right w:val="none" w:sz="0" w:space="0" w:color="auto"/>
          </w:divBdr>
        </w:div>
        <w:div w:id="1632443819">
          <w:marLeft w:val="0"/>
          <w:marRight w:val="0"/>
          <w:marTop w:val="0"/>
          <w:marBottom w:val="0"/>
          <w:divBdr>
            <w:top w:val="none" w:sz="0" w:space="0" w:color="auto"/>
            <w:left w:val="none" w:sz="0" w:space="0" w:color="auto"/>
            <w:bottom w:val="none" w:sz="0" w:space="0" w:color="auto"/>
            <w:right w:val="none" w:sz="0" w:space="0" w:color="auto"/>
          </w:divBdr>
        </w:div>
        <w:div w:id="813257827">
          <w:marLeft w:val="0"/>
          <w:marRight w:val="0"/>
          <w:marTop w:val="0"/>
          <w:marBottom w:val="0"/>
          <w:divBdr>
            <w:top w:val="none" w:sz="0" w:space="0" w:color="auto"/>
            <w:left w:val="none" w:sz="0" w:space="0" w:color="auto"/>
            <w:bottom w:val="none" w:sz="0" w:space="0" w:color="auto"/>
            <w:right w:val="none" w:sz="0" w:space="0" w:color="auto"/>
          </w:divBdr>
        </w:div>
        <w:div w:id="79913128">
          <w:marLeft w:val="0"/>
          <w:marRight w:val="0"/>
          <w:marTop w:val="0"/>
          <w:marBottom w:val="0"/>
          <w:divBdr>
            <w:top w:val="none" w:sz="0" w:space="0" w:color="auto"/>
            <w:left w:val="none" w:sz="0" w:space="0" w:color="auto"/>
            <w:bottom w:val="none" w:sz="0" w:space="0" w:color="auto"/>
            <w:right w:val="none" w:sz="0" w:space="0" w:color="auto"/>
          </w:divBdr>
        </w:div>
        <w:div w:id="760297169">
          <w:marLeft w:val="0"/>
          <w:marRight w:val="0"/>
          <w:marTop w:val="0"/>
          <w:marBottom w:val="0"/>
          <w:divBdr>
            <w:top w:val="none" w:sz="0" w:space="0" w:color="auto"/>
            <w:left w:val="none" w:sz="0" w:space="0" w:color="auto"/>
            <w:bottom w:val="none" w:sz="0" w:space="0" w:color="auto"/>
            <w:right w:val="none" w:sz="0" w:space="0" w:color="auto"/>
          </w:divBdr>
        </w:div>
        <w:div w:id="341277960">
          <w:marLeft w:val="0"/>
          <w:marRight w:val="0"/>
          <w:marTop w:val="0"/>
          <w:marBottom w:val="0"/>
          <w:divBdr>
            <w:top w:val="none" w:sz="0" w:space="0" w:color="auto"/>
            <w:left w:val="none" w:sz="0" w:space="0" w:color="auto"/>
            <w:bottom w:val="none" w:sz="0" w:space="0" w:color="auto"/>
            <w:right w:val="none" w:sz="0" w:space="0" w:color="auto"/>
          </w:divBdr>
        </w:div>
        <w:div w:id="993030261">
          <w:marLeft w:val="0"/>
          <w:marRight w:val="0"/>
          <w:marTop w:val="0"/>
          <w:marBottom w:val="0"/>
          <w:divBdr>
            <w:top w:val="none" w:sz="0" w:space="0" w:color="auto"/>
            <w:left w:val="none" w:sz="0" w:space="0" w:color="auto"/>
            <w:bottom w:val="none" w:sz="0" w:space="0" w:color="auto"/>
            <w:right w:val="none" w:sz="0" w:space="0" w:color="auto"/>
          </w:divBdr>
        </w:div>
        <w:div w:id="1628195616">
          <w:marLeft w:val="0"/>
          <w:marRight w:val="0"/>
          <w:marTop w:val="0"/>
          <w:marBottom w:val="0"/>
          <w:divBdr>
            <w:top w:val="none" w:sz="0" w:space="0" w:color="auto"/>
            <w:left w:val="none" w:sz="0" w:space="0" w:color="auto"/>
            <w:bottom w:val="none" w:sz="0" w:space="0" w:color="auto"/>
            <w:right w:val="none" w:sz="0" w:space="0" w:color="auto"/>
          </w:divBdr>
        </w:div>
        <w:div w:id="894777431">
          <w:marLeft w:val="0"/>
          <w:marRight w:val="0"/>
          <w:marTop w:val="0"/>
          <w:marBottom w:val="0"/>
          <w:divBdr>
            <w:top w:val="none" w:sz="0" w:space="0" w:color="auto"/>
            <w:left w:val="none" w:sz="0" w:space="0" w:color="auto"/>
            <w:bottom w:val="none" w:sz="0" w:space="0" w:color="auto"/>
            <w:right w:val="none" w:sz="0" w:space="0" w:color="auto"/>
          </w:divBdr>
        </w:div>
        <w:div w:id="127627108">
          <w:marLeft w:val="0"/>
          <w:marRight w:val="0"/>
          <w:marTop w:val="0"/>
          <w:marBottom w:val="0"/>
          <w:divBdr>
            <w:top w:val="none" w:sz="0" w:space="0" w:color="auto"/>
            <w:left w:val="none" w:sz="0" w:space="0" w:color="auto"/>
            <w:bottom w:val="none" w:sz="0" w:space="0" w:color="auto"/>
            <w:right w:val="none" w:sz="0" w:space="0" w:color="auto"/>
          </w:divBdr>
        </w:div>
        <w:div w:id="21251002">
          <w:marLeft w:val="0"/>
          <w:marRight w:val="0"/>
          <w:marTop w:val="0"/>
          <w:marBottom w:val="0"/>
          <w:divBdr>
            <w:top w:val="none" w:sz="0" w:space="0" w:color="auto"/>
            <w:left w:val="none" w:sz="0" w:space="0" w:color="auto"/>
            <w:bottom w:val="none" w:sz="0" w:space="0" w:color="auto"/>
            <w:right w:val="none" w:sz="0" w:space="0" w:color="auto"/>
          </w:divBdr>
        </w:div>
        <w:div w:id="1477331920">
          <w:marLeft w:val="0"/>
          <w:marRight w:val="0"/>
          <w:marTop w:val="0"/>
          <w:marBottom w:val="0"/>
          <w:divBdr>
            <w:top w:val="none" w:sz="0" w:space="0" w:color="auto"/>
            <w:left w:val="none" w:sz="0" w:space="0" w:color="auto"/>
            <w:bottom w:val="none" w:sz="0" w:space="0" w:color="auto"/>
            <w:right w:val="none" w:sz="0" w:space="0" w:color="auto"/>
          </w:divBdr>
        </w:div>
        <w:div w:id="2012023396">
          <w:marLeft w:val="0"/>
          <w:marRight w:val="0"/>
          <w:marTop w:val="0"/>
          <w:marBottom w:val="0"/>
          <w:divBdr>
            <w:top w:val="none" w:sz="0" w:space="0" w:color="auto"/>
            <w:left w:val="none" w:sz="0" w:space="0" w:color="auto"/>
            <w:bottom w:val="none" w:sz="0" w:space="0" w:color="auto"/>
            <w:right w:val="none" w:sz="0" w:space="0" w:color="auto"/>
          </w:divBdr>
        </w:div>
        <w:div w:id="692346280">
          <w:marLeft w:val="0"/>
          <w:marRight w:val="0"/>
          <w:marTop w:val="0"/>
          <w:marBottom w:val="0"/>
          <w:divBdr>
            <w:top w:val="none" w:sz="0" w:space="0" w:color="auto"/>
            <w:left w:val="none" w:sz="0" w:space="0" w:color="auto"/>
            <w:bottom w:val="none" w:sz="0" w:space="0" w:color="auto"/>
            <w:right w:val="none" w:sz="0" w:space="0" w:color="auto"/>
          </w:divBdr>
        </w:div>
        <w:div w:id="494683917">
          <w:marLeft w:val="0"/>
          <w:marRight w:val="0"/>
          <w:marTop w:val="0"/>
          <w:marBottom w:val="0"/>
          <w:divBdr>
            <w:top w:val="none" w:sz="0" w:space="0" w:color="auto"/>
            <w:left w:val="none" w:sz="0" w:space="0" w:color="auto"/>
            <w:bottom w:val="none" w:sz="0" w:space="0" w:color="auto"/>
            <w:right w:val="none" w:sz="0" w:space="0" w:color="auto"/>
          </w:divBdr>
        </w:div>
        <w:div w:id="1296256603">
          <w:marLeft w:val="0"/>
          <w:marRight w:val="0"/>
          <w:marTop w:val="0"/>
          <w:marBottom w:val="0"/>
          <w:divBdr>
            <w:top w:val="none" w:sz="0" w:space="0" w:color="auto"/>
            <w:left w:val="none" w:sz="0" w:space="0" w:color="auto"/>
            <w:bottom w:val="none" w:sz="0" w:space="0" w:color="auto"/>
            <w:right w:val="none" w:sz="0" w:space="0" w:color="auto"/>
          </w:divBdr>
        </w:div>
        <w:div w:id="635373575">
          <w:marLeft w:val="0"/>
          <w:marRight w:val="0"/>
          <w:marTop w:val="0"/>
          <w:marBottom w:val="0"/>
          <w:divBdr>
            <w:top w:val="none" w:sz="0" w:space="0" w:color="auto"/>
            <w:left w:val="none" w:sz="0" w:space="0" w:color="auto"/>
            <w:bottom w:val="none" w:sz="0" w:space="0" w:color="auto"/>
            <w:right w:val="none" w:sz="0" w:space="0" w:color="auto"/>
          </w:divBdr>
        </w:div>
        <w:div w:id="260915751">
          <w:marLeft w:val="0"/>
          <w:marRight w:val="0"/>
          <w:marTop w:val="0"/>
          <w:marBottom w:val="0"/>
          <w:divBdr>
            <w:top w:val="none" w:sz="0" w:space="0" w:color="auto"/>
            <w:left w:val="none" w:sz="0" w:space="0" w:color="auto"/>
            <w:bottom w:val="none" w:sz="0" w:space="0" w:color="auto"/>
            <w:right w:val="none" w:sz="0" w:space="0" w:color="auto"/>
          </w:divBdr>
        </w:div>
        <w:div w:id="1671131193">
          <w:marLeft w:val="0"/>
          <w:marRight w:val="0"/>
          <w:marTop w:val="0"/>
          <w:marBottom w:val="0"/>
          <w:divBdr>
            <w:top w:val="none" w:sz="0" w:space="0" w:color="auto"/>
            <w:left w:val="none" w:sz="0" w:space="0" w:color="auto"/>
            <w:bottom w:val="none" w:sz="0" w:space="0" w:color="auto"/>
            <w:right w:val="none" w:sz="0" w:space="0" w:color="auto"/>
          </w:divBdr>
        </w:div>
        <w:div w:id="1711488619">
          <w:marLeft w:val="0"/>
          <w:marRight w:val="0"/>
          <w:marTop w:val="0"/>
          <w:marBottom w:val="0"/>
          <w:divBdr>
            <w:top w:val="none" w:sz="0" w:space="0" w:color="auto"/>
            <w:left w:val="none" w:sz="0" w:space="0" w:color="auto"/>
            <w:bottom w:val="none" w:sz="0" w:space="0" w:color="auto"/>
            <w:right w:val="none" w:sz="0" w:space="0" w:color="auto"/>
          </w:divBdr>
        </w:div>
        <w:div w:id="513150787">
          <w:marLeft w:val="0"/>
          <w:marRight w:val="0"/>
          <w:marTop w:val="0"/>
          <w:marBottom w:val="0"/>
          <w:divBdr>
            <w:top w:val="none" w:sz="0" w:space="0" w:color="auto"/>
            <w:left w:val="none" w:sz="0" w:space="0" w:color="auto"/>
            <w:bottom w:val="none" w:sz="0" w:space="0" w:color="auto"/>
            <w:right w:val="none" w:sz="0" w:space="0" w:color="auto"/>
          </w:divBdr>
        </w:div>
        <w:div w:id="2034771085">
          <w:marLeft w:val="0"/>
          <w:marRight w:val="0"/>
          <w:marTop w:val="0"/>
          <w:marBottom w:val="0"/>
          <w:divBdr>
            <w:top w:val="none" w:sz="0" w:space="0" w:color="auto"/>
            <w:left w:val="none" w:sz="0" w:space="0" w:color="auto"/>
            <w:bottom w:val="none" w:sz="0" w:space="0" w:color="auto"/>
            <w:right w:val="none" w:sz="0" w:space="0" w:color="auto"/>
          </w:divBdr>
        </w:div>
        <w:div w:id="1005550806">
          <w:marLeft w:val="0"/>
          <w:marRight w:val="0"/>
          <w:marTop w:val="0"/>
          <w:marBottom w:val="0"/>
          <w:divBdr>
            <w:top w:val="none" w:sz="0" w:space="0" w:color="auto"/>
            <w:left w:val="none" w:sz="0" w:space="0" w:color="auto"/>
            <w:bottom w:val="none" w:sz="0" w:space="0" w:color="auto"/>
            <w:right w:val="none" w:sz="0" w:space="0" w:color="auto"/>
          </w:divBdr>
        </w:div>
        <w:div w:id="1173255902">
          <w:marLeft w:val="0"/>
          <w:marRight w:val="0"/>
          <w:marTop w:val="0"/>
          <w:marBottom w:val="0"/>
          <w:divBdr>
            <w:top w:val="none" w:sz="0" w:space="0" w:color="auto"/>
            <w:left w:val="none" w:sz="0" w:space="0" w:color="auto"/>
            <w:bottom w:val="none" w:sz="0" w:space="0" w:color="auto"/>
            <w:right w:val="none" w:sz="0" w:space="0" w:color="auto"/>
          </w:divBdr>
        </w:div>
        <w:div w:id="1283028707">
          <w:marLeft w:val="0"/>
          <w:marRight w:val="0"/>
          <w:marTop w:val="0"/>
          <w:marBottom w:val="0"/>
          <w:divBdr>
            <w:top w:val="none" w:sz="0" w:space="0" w:color="auto"/>
            <w:left w:val="none" w:sz="0" w:space="0" w:color="auto"/>
            <w:bottom w:val="none" w:sz="0" w:space="0" w:color="auto"/>
            <w:right w:val="none" w:sz="0" w:space="0" w:color="auto"/>
          </w:divBdr>
        </w:div>
        <w:div w:id="234556771">
          <w:marLeft w:val="0"/>
          <w:marRight w:val="0"/>
          <w:marTop w:val="0"/>
          <w:marBottom w:val="0"/>
          <w:divBdr>
            <w:top w:val="none" w:sz="0" w:space="0" w:color="auto"/>
            <w:left w:val="none" w:sz="0" w:space="0" w:color="auto"/>
            <w:bottom w:val="none" w:sz="0" w:space="0" w:color="auto"/>
            <w:right w:val="none" w:sz="0" w:space="0" w:color="auto"/>
          </w:divBdr>
        </w:div>
        <w:div w:id="641161304">
          <w:marLeft w:val="0"/>
          <w:marRight w:val="0"/>
          <w:marTop w:val="0"/>
          <w:marBottom w:val="0"/>
          <w:divBdr>
            <w:top w:val="none" w:sz="0" w:space="0" w:color="auto"/>
            <w:left w:val="none" w:sz="0" w:space="0" w:color="auto"/>
            <w:bottom w:val="none" w:sz="0" w:space="0" w:color="auto"/>
            <w:right w:val="none" w:sz="0" w:space="0" w:color="auto"/>
          </w:divBdr>
        </w:div>
        <w:div w:id="1229071692">
          <w:marLeft w:val="0"/>
          <w:marRight w:val="0"/>
          <w:marTop w:val="0"/>
          <w:marBottom w:val="0"/>
          <w:divBdr>
            <w:top w:val="none" w:sz="0" w:space="0" w:color="auto"/>
            <w:left w:val="none" w:sz="0" w:space="0" w:color="auto"/>
            <w:bottom w:val="none" w:sz="0" w:space="0" w:color="auto"/>
            <w:right w:val="none" w:sz="0" w:space="0" w:color="auto"/>
          </w:divBdr>
        </w:div>
        <w:div w:id="1761675114">
          <w:marLeft w:val="0"/>
          <w:marRight w:val="0"/>
          <w:marTop w:val="0"/>
          <w:marBottom w:val="0"/>
          <w:divBdr>
            <w:top w:val="none" w:sz="0" w:space="0" w:color="auto"/>
            <w:left w:val="none" w:sz="0" w:space="0" w:color="auto"/>
            <w:bottom w:val="none" w:sz="0" w:space="0" w:color="auto"/>
            <w:right w:val="none" w:sz="0" w:space="0" w:color="auto"/>
          </w:divBdr>
        </w:div>
        <w:div w:id="1711371315">
          <w:marLeft w:val="0"/>
          <w:marRight w:val="0"/>
          <w:marTop w:val="0"/>
          <w:marBottom w:val="0"/>
          <w:divBdr>
            <w:top w:val="none" w:sz="0" w:space="0" w:color="auto"/>
            <w:left w:val="none" w:sz="0" w:space="0" w:color="auto"/>
            <w:bottom w:val="none" w:sz="0" w:space="0" w:color="auto"/>
            <w:right w:val="none" w:sz="0" w:space="0" w:color="auto"/>
          </w:divBdr>
        </w:div>
        <w:div w:id="2145151843">
          <w:marLeft w:val="0"/>
          <w:marRight w:val="0"/>
          <w:marTop w:val="0"/>
          <w:marBottom w:val="0"/>
          <w:divBdr>
            <w:top w:val="none" w:sz="0" w:space="0" w:color="auto"/>
            <w:left w:val="none" w:sz="0" w:space="0" w:color="auto"/>
            <w:bottom w:val="none" w:sz="0" w:space="0" w:color="auto"/>
            <w:right w:val="none" w:sz="0" w:space="0" w:color="auto"/>
          </w:divBdr>
        </w:div>
        <w:div w:id="1586067161">
          <w:marLeft w:val="0"/>
          <w:marRight w:val="0"/>
          <w:marTop w:val="0"/>
          <w:marBottom w:val="0"/>
          <w:divBdr>
            <w:top w:val="none" w:sz="0" w:space="0" w:color="auto"/>
            <w:left w:val="none" w:sz="0" w:space="0" w:color="auto"/>
            <w:bottom w:val="none" w:sz="0" w:space="0" w:color="auto"/>
            <w:right w:val="none" w:sz="0" w:space="0" w:color="auto"/>
          </w:divBdr>
        </w:div>
        <w:div w:id="2123304814">
          <w:marLeft w:val="0"/>
          <w:marRight w:val="0"/>
          <w:marTop w:val="0"/>
          <w:marBottom w:val="0"/>
          <w:divBdr>
            <w:top w:val="none" w:sz="0" w:space="0" w:color="auto"/>
            <w:left w:val="none" w:sz="0" w:space="0" w:color="auto"/>
            <w:bottom w:val="none" w:sz="0" w:space="0" w:color="auto"/>
            <w:right w:val="none" w:sz="0" w:space="0" w:color="auto"/>
          </w:divBdr>
        </w:div>
        <w:div w:id="1827553042">
          <w:marLeft w:val="0"/>
          <w:marRight w:val="0"/>
          <w:marTop w:val="0"/>
          <w:marBottom w:val="0"/>
          <w:divBdr>
            <w:top w:val="none" w:sz="0" w:space="0" w:color="auto"/>
            <w:left w:val="none" w:sz="0" w:space="0" w:color="auto"/>
            <w:bottom w:val="none" w:sz="0" w:space="0" w:color="auto"/>
            <w:right w:val="none" w:sz="0" w:space="0" w:color="auto"/>
          </w:divBdr>
        </w:div>
        <w:div w:id="576090612">
          <w:marLeft w:val="0"/>
          <w:marRight w:val="0"/>
          <w:marTop w:val="0"/>
          <w:marBottom w:val="0"/>
          <w:divBdr>
            <w:top w:val="none" w:sz="0" w:space="0" w:color="auto"/>
            <w:left w:val="none" w:sz="0" w:space="0" w:color="auto"/>
            <w:bottom w:val="none" w:sz="0" w:space="0" w:color="auto"/>
            <w:right w:val="none" w:sz="0" w:space="0" w:color="auto"/>
          </w:divBdr>
        </w:div>
        <w:div w:id="1025257173">
          <w:marLeft w:val="0"/>
          <w:marRight w:val="0"/>
          <w:marTop w:val="0"/>
          <w:marBottom w:val="0"/>
          <w:divBdr>
            <w:top w:val="none" w:sz="0" w:space="0" w:color="auto"/>
            <w:left w:val="none" w:sz="0" w:space="0" w:color="auto"/>
            <w:bottom w:val="none" w:sz="0" w:space="0" w:color="auto"/>
            <w:right w:val="none" w:sz="0" w:space="0" w:color="auto"/>
          </w:divBdr>
        </w:div>
        <w:div w:id="1152523512">
          <w:marLeft w:val="0"/>
          <w:marRight w:val="0"/>
          <w:marTop w:val="0"/>
          <w:marBottom w:val="0"/>
          <w:divBdr>
            <w:top w:val="none" w:sz="0" w:space="0" w:color="auto"/>
            <w:left w:val="none" w:sz="0" w:space="0" w:color="auto"/>
            <w:bottom w:val="none" w:sz="0" w:space="0" w:color="auto"/>
            <w:right w:val="none" w:sz="0" w:space="0" w:color="auto"/>
          </w:divBdr>
        </w:div>
        <w:div w:id="1438521708">
          <w:marLeft w:val="0"/>
          <w:marRight w:val="0"/>
          <w:marTop w:val="0"/>
          <w:marBottom w:val="0"/>
          <w:divBdr>
            <w:top w:val="none" w:sz="0" w:space="0" w:color="auto"/>
            <w:left w:val="none" w:sz="0" w:space="0" w:color="auto"/>
            <w:bottom w:val="none" w:sz="0" w:space="0" w:color="auto"/>
            <w:right w:val="none" w:sz="0" w:space="0" w:color="auto"/>
          </w:divBdr>
        </w:div>
        <w:div w:id="1572621224">
          <w:marLeft w:val="0"/>
          <w:marRight w:val="0"/>
          <w:marTop w:val="0"/>
          <w:marBottom w:val="0"/>
          <w:divBdr>
            <w:top w:val="none" w:sz="0" w:space="0" w:color="auto"/>
            <w:left w:val="none" w:sz="0" w:space="0" w:color="auto"/>
            <w:bottom w:val="none" w:sz="0" w:space="0" w:color="auto"/>
            <w:right w:val="none" w:sz="0" w:space="0" w:color="auto"/>
          </w:divBdr>
        </w:div>
        <w:div w:id="144323599">
          <w:marLeft w:val="0"/>
          <w:marRight w:val="0"/>
          <w:marTop w:val="0"/>
          <w:marBottom w:val="0"/>
          <w:divBdr>
            <w:top w:val="none" w:sz="0" w:space="0" w:color="auto"/>
            <w:left w:val="none" w:sz="0" w:space="0" w:color="auto"/>
            <w:bottom w:val="none" w:sz="0" w:space="0" w:color="auto"/>
            <w:right w:val="none" w:sz="0" w:space="0" w:color="auto"/>
          </w:divBdr>
        </w:div>
        <w:div w:id="738479816">
          <w:marLeft w:val="0"/>
          <w:marRight w:val="0"/>
          <w:marTop w:val="0"/>
          <w:marBottom w:val="0"/>
          <w:divBdr>
            <w:top w:val="none" w:sz="0" w:space="0" w:color="auto"/>
            <w:left w:val="none" w:sz="0" w:space="0" w:color="auto"/>
            <w:bottom w:val="none" w:sz="0" w:space="0" w:color="auto"/>
            <w:right w:val="none" w:sz="0" w:space="0" w:color="auto"/>
          </w:divBdr>
        </w:div>
        <w:div w:id="1796286283">
          <w:marLeft w:val="0"/>
          <w:marRight w:val="0"/>
          <w:marTop w:val="0"/>
          <w:marBottom w:val="0"/>
          <w:divBdr>
            <w:top w:val="none" w:sz="0" w:space="0" w:color="auto"/>
            <w:left w:val="none" w:sz="0" w:space="0" w:color="auto"/>
            <w:bottom w:val="none" w:sz="0" w:space="0" w:color="auto"/>
            <w:right w:val="none" w:sz="0" w:space="0" w:color="auto"/>
          </w:divBdr>
        </w:div>
        <w:div w:id="1947804765">
          <w:marLeft w:val="0"/>
          <w:marRight w:val="0"/>
          <w:marTop w:val="0"/>
          <w:marBottom w:val="0"/>
          <w:divBdr>
            <w:top w:val="none" w:sz="0" w:space="0" w:color="auto"/>
            <w:left w:val="none" w:sz="0" w:space="0" w:color="auto"/>
            <w:bottom w:val="none" w:sz="0" w:space="0" w:color="auto"/>
            <w:right w:val="none" w:sz="0" w:space="0" w:color="auto"/>
          </w:divBdr>
        </w:div>
        <w:div w:id="189534922">
          <w:marLeft w:val="0"/>
          <w:marRight w:val="0"/>
          <w:marTop w:val="0"/>
          <w:marBottom w:val="0"/>
          <w:divBdr>
            <w:top w:val="none" w:sz="0" w:space="0" w:color="auto"/>
            <w:left w:val="none" w:sz="0" w:space="0" w:color="auto"/>
            <w:bottom w:val="none" w:sz="0" w:space="0" w:color="auto"/>
            <w:right w:val="none" w:sz="0" w:space="0" w:color="auto"/>
          </w:divBdr>
        </w:div>
        <w:div w:id="1522283583">
          <w:marLeft w:val="0"/>
          <w:marRight w:val="0"/>
          <w:marTop w:val="0"/>
          <w:marBottom w:val="0"/>
          <w:divBdr>
            <w:top w:val="none" w:sz="0" w:space="0" w:color="auto"/>
            <w:left w:val="none" w:sz="0" w:space="0" w:color="auto"/>
            <w:bottom w:val="none" w:sz="0" w:space="0" w:color="auto"/>
            <w:right w:val="none" w:sz="0" w:space="0" w:color="auto"/>
          </w:divBdr>
        </w:div>
        <w:div w:id="1870332215">
          <w:marLeft w:val="0"/>
          <w:marRight w:val="0"/>
          <w:marTop w:val="0"/>
          <w:marBottom w:val="0"/>
          <w:divBdr>
            <w:top w:val="none" w:sz="0" w:space="0" w:color="auto"/>
            <w:left w:val="none" w:sz="0" w:space="0" w:color="auto"/>
            <w:bottom w:val="none" w:sz="0" w:space="0" w:color="auto"/>
            <w:right w:val="none" w:sz="0" w:space="0" w:color="auto"/>
          </w:divBdr>
        </w:div>
        <w:div w:id="850492902">
          <w:marLeft w:val="0"/>
          <w:marRight w:val="0"/>
          <w:marTop w:val="0"/>
          <w:marBottom w:val="0"/>
          <w:divBdr>
            <w:top w:val="none" w:sz="0" w:space="0" w:color="auto"/>
            <w:left w:val="none" w:sz="0" w:space="0" w:color="auto"/>
            <w:bottom w:val="none" w:sz="0" w:space="0" w:color="auto"/>
            <w:right w:val="none" w:sz="0" w:space="0" w:color="auto"/>
          </w:divBdr>
        </w:div>
        <w:div w:id="450586650">
          <w:marLeft w:val="0"/>
          <w:marRight w:val="0"/>
          <w:marTop w:val="0"/>
          <w:marBottom w:val="0"/>
          <w:divBdr>
            <w:top w:val="none" w:sz="0" w:space="0" w:color="auto"/>
            <w:left w:val="none" w:sz="0" w:space="0" w:color="auto"/>
            <w:bottom w:val="none" w:sz="0" w:space="0" w:color="auto"/>
            <w:right w:val="none" w:sz="0" w:space="0" w:color="auto"/>
          </w:divBdr>
        </w:div>
        <w:div w:id="1239171950">
          <w:marLeft w:val="0"/>
          <w:marRight w:val="0"/>
          <w:marTop w:val="0"/>
          <w:marBottom w:val="0"/>
          <w:divBdr>
            <w:top w:val="none" w:sz="0" w:space="0" w:color="auto"/>
            <w:left w:val="none" w:sz="0" w:space="0" w:color="auto"/>
            <w:bottom w:val="none" w:sz="0" w:space="0" w:color="auto"/>
            <w:right w:val="none" w:sz="0" w:space="0" w:color="auto"/>
          </w:divBdr>
        </w:div>
        <w:div w:id="1627078308">
          <w:marLeft w:val="0"/>
          <w:marRight w:val="0"/>
          <w:marTop w:val="0"/>
          <w:marBottom w:val="0"/>
          <w:divBdr>
            <w:top w:val="none" w:sz="0" w:space="0" w:color="auto"/>
            <w:left w:val="none" w:sz="0" w:space="0" w:color="auto"/>
            <w:bottom w:val="none" w:sz="0" w:space="0" w:color="auto"/>
            <w:right w:val="none" w:sz="0" w:space="0" w:color="auto"/>
          </w:divBdr>
        </w:div>
        <w:div w:id="838082290">
          <w:marLeft w:val="0"/>
          <w:marRight w:val="0"/>
          <w:marTop w:val="0"/>
          <w:marBottom w:val="0"/>
          <w:divBdr>
            <w:top w:val="none" w:sz="0" w:space="0" w:color="auto"/>
            <w:left w:val="none" w:sz="0" w:space="0" w:color="auto"/>
            <w:bottom w:val="none" w:sz="0" w:space="0" w:color="auto"/>
            <w:right w:val="none" w:sz="0" w:space="0" w:color="auto"/>
          </w:divBdr>
        </w:div>
        <w:div w:id="1204364362">
          <w:marLeft w:val="0"/>
          <w:marRight w:val="0"/>
          <w:marTop w:val="0"/>
          <w:marBottom w:val="0"/>
          <w:divBdr>
            <w:top w:val="none" w:sz="0" w:space="0" w:color="auto"/>
            <w:left w:val="none" w:sz="0" w:space="0" w:color="auto"/>
            <w:bottom w:val="none" w:sz="0" w:space="0" w:color="auto"/>
            <w:right w:val="none" w:sz="0" w:space="0" w:color="auto"/>
          </w:divBdr>
        </w:div>
        <w:div w:id="957489352">
          <w:marLeft w:val="0"/>
          <w:marRight w:val="0"/>
          <w:marTop w:val="0"/>
          <w:marBottom w:val="0"/>
          <w:divBdr>
            <w:top w:val="none" w:sz="0" w:space="0" w:color="auto"/>
            <w:left w:val="none" w:sz="0" w:space="0" w:color="auto"/>
            <w:bottom w:val="none" w:sz="0" w:space="0" w:color="auto"/>
            <w:right w:val="none" w:sz="0" w:space="0" w:color="auto"/>
          </w:divBdr>
        </w:div>
        <w:div w:id="437649724">
          <w:marLeft w:val="0"/>
          <w:marRight w:val="0"/>
          <w:marTop w:val="0"/>
          <w:marBottom w:val="0"/>
          <w:divBdr>
            <w:top w:val="none" w:sz="0" w:space="0" w:color="auto"/>
            <w:left w:val="none" w:sz="0" w:space="0" w:color="auto"/>
            <w:bottom w:val="none" w:sz="0" w:space="0" w:color="auto"/>
            <w:right w:val="none" w:sz="0" w:space="0" w:color="auto"/>
          </w:divBdr>
        </w:div>
        <w:div w:id="1805198183">
          <w:marLeft w:val="0"/>
          <w:marRight w:val="0"/>
          <w:marTop w:val="0"/>
          <w:marBottom w:val="0"/>
          <w:divBdr>
            <w:top w:val="none" w:sz="0" w:space="0" w:color="auto"/>
            <w:left w:val="none" w:sz="0" w:space="0" w:color="auto"/>
            <w:bottom w:val="none" w:sz="0" w:space="0" w:color="auto"/>
            <w:right w:val="none" w:sz="0" w:space="0" w:color="auto"/>
          </w:divBdr>
        </w:div>
        <w:div w:id="976446956">
          <w:marLeft w:val="0"/>
          <w:marRight w:val="0"/>
          <w:marTop w:val="0"/>
          <w:marBottom w:val="0"/>
          <w:divBdr>
            <w:top w:val="none" w:sz="0" w:space="0" w:color="auto"/>
            <w:left w:val="none" w:sz="0" w:space="0" w:color="auto"/>
            <w:bottom w:val="none" w:sz="0" w:space="0" w:color="auto"/>
            <w:right w:val="none" w:sz="0" w:space="0" w:color="auto"/>
          </w:divBdr>
        </w:div>
        <w:div w:id="877862990">
          <w:marLeft w:val="0"/>
          <w:marRight w:val="0"/>
          <w:marTop w:val="0"/>
          <w:marBottom w:val="0"/>
          <w:divBdr>
            <w:top w:val="none" w:sz="0" w:space="0" w:color="auto"/>
            <w:left w:val="none" w:sz="0" w:space="0" w:color="auto"/>
            <w:bottom w:val="none" w:sz="0" w:space="0" w:color="auto"/>
            <w:right w:val="none" w:sz="0" w:space="0" w:color="auto"/>
          </w:divBdr>
        </w:div>
        <w:div w:id="1749107186">
          <w:marLeft w:val="0"/>
          <w:marRight w:val="0"/>
          <w:marTop w:val="0"/>
          <w:marBottom w:val="0"/>
          <w:divBdr>
            <w:top w:val="none" w:sz="0" w:space="0" w:color="auto"/>
            <w:left w:val="none" w:sz="0" w:space="0" w:color="auto"/>
            <w:bottom w:val="none" w:sz="0" w:space="0" w:color="auto"/>
            <w:right w:val="none" w:sz="0" w:space="0" w:color="auto"/>
          </w:divBdr>
        </w:div>
        <w:div w:id="166403177">
          <w:marLeft w:val="0"/>
          <w:marRight w:val="0"/>
          <w:marTop w:val="0"/>
          <w:marBottom w:val="0"/>
          <w:divBdr>
            <w:top w:val="none" w:sz="0" w:space="0" w:color="auto"/>
            <w:left w:val="none" w:sz="0" w:space="0" w:color="auto"/>
            <w:bottom w:val="none" w:sz="0" w:space="0" w:color="auto"/>
            <w:right w:val="none" w:sz="0" w:space="0" w:color="auto"/>
          </w:divBdr>
        </w:div>
        <w:div w:id="2125877534">
          <w:marLeft w:val="0"/>
          <w:marRight w:val="0"/>
          <w:marTop w:val="0"/>
          <w:marBottom w:val="0"/>
          <w:divBdr>
            <w:top w:val="none" w:sz="0" w:space="0" w:color="auto"/>
            <w:left w:val="none" w:sz="0" w:space="0" w:color="auto"/>
            <w:bottom w:val="none" w:sz="0" w:space="0" w:color="auto"/>
            <w:right w:val="none" w:sz="0" w:space="0" w:color="auto"/>
          </w:divBdr>
        </w:div>
        <w:div w:id="2050453985">
          <w:marLeft w:val="0"/>
          <w:marRight w:val="0"/>
          <w:marTop w:val="0"/>
          <w:marBottom w:val="0"/>
          <w:divBdr>
            <w:top w:val="none" w:sz="0" w:space="0" w:color="auto"/>
            <w:left w:val="none" w:sz="0" w:space="0" w:color="auto"/>
            <w:bottom w:val="none" w:sz="0" w:space="0" w:color="auto"/>
            <w:right w:val="none" w:sz="0" w:space="0" w:color="auto"/>
          </w:divBdr>
        </w:div>
        <w:div w:id="1877351110">
          <w:marLeft w:val="0"/>
          <w:marRight w:val="0"/>
          <w:marTop w:val="0"/>
          <w:marBottom w:val="0"/>
          <w:divBdr>
            <w:top w:val="none" w:sz="0" w:space="0" w:color="auto"/>
            <w:left w:val="none" w:sz="0" w:space="0" w:color="auto"/>
            <w:bottom w:val="none" w:sz="0" w:space="0" w:color="auto"/>
            <w:right w:val="none" w:sz="0" w:space="0" w:color="auto"/>
          </w:divBdr>
        </w:div>
        <w:div w:id="451677944">
          <w:marLeft w:val="0"/>
          <w:marRight w:val="0"/>
          <w:marTop w:val="0"/>
          <w:marBottom w:val="0"/>
          <w:divBdr>
            <w:top w:val="none" w:sz="0" w:space="0" w:color="auto"/>
            <w:left w:val="none" w:sz="0" w:space="0" w:color="auto"/>
            <w:bottom w:val="none" w:sz="0" w:space="0" w:color="auto"/>
            <w:right w:val="none" w:sz="0" w:space="0" w:color="auto"/>
          </w:divBdr>
        </w:div>
        <w:div w:id="1219514370">
          <w:marLeft w:val="0"/>
          <w:marRight w:val="0"/>
          <w:marTop w:val="0"/>
          <w:marBottom w:val="0"/>
          <w:divBdr>
            <w:top w:val="none" w:sz="0" w:space="0" w:color="auto"/>
            <w:left w:val="none" w:sz="0" w:space="0" w:color="auto"/>
            <w:bottom w:val="none" w:sz="0" w:space="0" w:color="auto"/>
            <w:right w:val="none" w:sz="0" w:space="0" w:color="auto"/>
          </w:divBdr>
        </w:div>
        <w:div w:id="1794057792">
          <w:marLeft w:val="0"/>
          <w:marRight w:val="0"/>
          <w:marTop w:val="0"/>
          <w:marBottom w:val="0"/>
          <w:divBdr>
            <w:top w:val="none" w:sz="0" w:space="0" w:color="auto"/>
            <w:left w:val="none" w:sz="0" w:space="0" w:color="auto"/>
            <w:bottom w:val="none" w:sz="0" w:space="0" w:color="auto"/>
            <w:right w:val="none" w:sz="0" w:space="0" w:color="auto"/>
          </w:divBdr>
        </w:div>
        <w:div w:id="1926650634">
          <w:marLeft w:val="0"/>
          <w:marRight w:val="0"/>
          <w:marTop w:val="0"/>
          <w:marBottom w:val="0"/>
          <w:divBdr>
            <w:top w:val="none" w:sz="0" w:space="0" w:color="auto"/>
            <w:left w:val="none" w:sz="0" w:space="0" w:color="auto"/>
            <w:bottom w:val="none" w:sz="0" w:space="0" w:color="auto"/>
            <w:right w:val="none" w:sz="0" w:space="0" w:color="auto"/>
          </w:divBdr>
        </w:div>
        <w:div w:id="891235291">
          <w:marLeft w:val="0"/>
          <w:marRight w:val="0"/>
          <w:marTop w:val="0"/>
          <w:marBottom w:val="0"/>
          <w:divBdr>
            <w:top w:val="none" w:sz="0" w:space="0" w:color="auto"/>
            <w:left w:val="none" w:sz="0" w:space="0" w:color="auto"/>
            <w:bottom w:val="none" w:sz="0" w:space="0" w:color="auto"/>
            <w:right w:val="none" w:sz="0" w:space="0" w:color="auto"/>
          </w:divBdr>
        </w:div>
        <w:div w:id="184829120">
          <w:marLeft w:val="0"/>
          <w:marRight w:val="0"/>
          <w:marTop w:val="0"/>
          <w:marBottom w:val="0"/>
          <w:divBdr>
            <w:top w:val="none" w:sz="0" w:space="0" w:color="auto"/>
            <w:left w:val="none" w:sz="0" w:space="0" w:color="auto"/>
            <w:bottom w:val="none" w:sz="0" w:space="0" w:color="auto"/>
            <w:right w:val="none" w:sz="0" w:space="0" w:color="auto"/>
          </w:divBdr>
        </w:div>
        <w:div w:id="309215402">
          <w:marLeft w:val="0"/>
          <w:marRight w:val="0"/>
          <w:marTop w:val="0"/>
          <w:marBottom w:val="0"/>
          <w:divBdr>
            <w:top w:val="none" w:sz="0" w:space="0" w:color="auto"/>
            <w:left w:val="none" w:sz="0" w:space="0" w:color="auto"/>
            <w:bottom w:val="none" w:sz="0" w:space="0" w:color="auto"/>
            <w:right w:val="none" w:sz="0" w:space="0" w:color="auto"/>
          </w:divBdr>
        </w:div>
        <w:div w:id="1659576500">
          <w:marLeft w:val="0"/>
          <w:marRight w:val="0"/>
          <w:marTop w:val="0"/>
          <w:marBottom w:val="0"/>
          <w:divBdr>
            <w:top w:val="none" w:sz="0" w:space="0" w:color="auto"/>
            <w:left w:val="none" w:sz="0" w:space="0" w:color="auto"/>
            <w:bottom w:val="none" w:sz="0" w:space="0" w:color="auto"/>
            <w:right w:val="none" w:sz="0" w:space="0" w:color="auto"/>
          </w:divBdr>
        </w:div>
        <w:div w:id="1018510413">
          <w:marLeft w:val="0"/>
          <w:marRight w:val="0"/>
          <w:marTop w:val="0"/>
          <w:marBottom w:val="0"/>
          <w:divBdr>
            <w:top w:val="none" w:sz="0" w:space="0" w:color="auto"/>
            <w:left w:val="none" w:sz="0" w:space="0" w:color="auto"/>
            <w:bottom w:val="none" w:sz="0" w:space="0" w:color="auto"/>
            <w:right w:val="none" w:sz="0" w:space="0" w:color="auto"/>
          </w:divBdr>
        </w:div>
        <w:div w:id="1896088564">
          <w:marLeft w:val="0"/>
          <w:marRight w:val="0"/>
          <w:marTop w:val="0"/>
          <w:marBottom w:val="0"/>
          <w:divBdr>
            <w:top w:val="none" w:sz="0" w:space="0" w:color="auto"/>
            <w:left w:val="none" w:sz="0" w:space="0" w:color="auto"/>
            <w:bottom w:val="none" w:sz="0" w:space="0" w:color="auto"/>
            <w:right w:val="none" w:sz="0" w:space="0" w:color="auto"/>
          </w:divBdr>
        </w:div>
        <w:div w:id="1006371497">
          <w:marLeft w:val="0"/>
          <w:marRight w:val="0"/>
          <w:marTop w:val="0"/>
          <w:marBottom w:val="0"/>
          <w:divBdr>
            <w:top w:val="none" w:sz="0" w:space="0" w:color="auto"/>
            <w:left w:val="none" w:sz="0" w:space="0" w:color="auto"/>
            <w:bottom w:val="none" w:sz="0" w:space="0" w:color="auto"/>
            <w:right w:val="none" w:sz="0" w:space="0" w:color="auto"/>
          </w:divBdr>
        </w:div>
        <w:div w:id="202055861">
          <w:marLeft w:val="0"/>
          <w:marRight w:val="0"/>
          <w:marTop w:val="0"/>
          <w:marBottom w:val="0"/>
          <w:divBdr>
            <w:top w:val="none" w:sz="0" w:space="0" w:color="auto"/>
            <w:left w:val="none" w:sz="0" w:space="0" w:color="auto"/>
            <w:bottom w:val="none" w:sz="0" w:space="0" w:color="auto"/>
            <w:right w:val="none" w:sz="0" w:space="0" w:color="auto"/>
          </w:divBdr>
        </w:div>
        <w:div w:id="1143816378">
          <w:marLeft w:val="0"/>
          <w:marRight w:val="0"/>
          <w:marTop w:val="0"/>
          <w:marBottom w:val="0"/>
          <w:divBdr>
            <w:top w:val="none" w:sz="0" w:space="0" w:color="auto"/>
            <w:left w:val="none" w:sz="0" w:space="0" w:color="auto"/>
            <w:bottom w:val="none" w:sz="0" w:space="0" w:color="auto"/>
            <w:right w:val="none" w:sz="0" w:space="0" w:color="auto"/>
          </w:divBdr>
        </w:div>
        <w:div w:id="1150830365">
          <w:marLeft w:val="0"/>
          <w:marRight w:val="0"/>
          <w:marTop w:val="0"/>
          <w:marBottom w:val="0"/>
          <w:divBdr>
            <w:top w:val="none" w:sz="0" w:space="0" w:color="auto"/>
            <w:left w:val="none" w:sz="0" w:space="0" w:color="auto"/>
            <w:bottom w:val="none" w:sz="0" w:space="0" w:color="auto"/>
            <w:right w:val="none" w:sz="0" w:space="0" w:color="auto"/>
          </w:divBdr>
        </w:div>
        <w:div w:id="1017384202">
          <w:marLeft w:val="0"/>
          <w:marRight w:val="0"/>
          <w:marTop w:val="0"/>
          <w:marBottom w:val="0"/>
          <w:divBdr>
            <w:top w:val="none" w:sz="0" w:space="0" w:color="auto"/>
            <w:left w:val="none" w:sz="0" w:space="0" w:color="auto"/>
            <w:bottom w:val="none" w:sz="0" w:space="0" w:color="auto"/>
            <w:right w:val="none" w:sz="0" w:space="0" w:color="auto"/>
          </w:divBdr>
        </w:div>
        <w:div w:id="1455561433">
          <w:marLeft w:val="0"/>
          <w:marRight w:val="0"/>
          <w:marTop w:val="0"/>
          <w:marBottom w:val="0"/>
          <w:divBdr>
            <w:top w:val="none" w:sz="0" w:space="0" w:color="auto"/>
            <w:left w:val="none" w:sz="0" w:space="0" w:color="auto"/>
            <w:bottom w:val="none" w:sz="0" w:space="0" w:color="auto"/>
            <w:right w:val="none" w:sz="0" w:space="0" w:color="auto"/>
          </w:divBdr>
        </w:div>
        <w:div w:id="59062868">
          <w:marLeft w:val="0"/>
          <w:marRight w:val="0"/>
          <w:marTop w:val="0"/>
          <w:marBottom w:val="0"/>
          <w:divBdr>
            <w:top w:val="none" w:sz="0" w:space="0" w:color="auto"/>
            <w:left w:val="none" w:sz="0" w:space="0" w:color="auto"/>
            <w:bottom w:val="none" w:sz="0" w:space="0" w:color="auto"/>
            <w:right w:val="none" w:sz="0" w:space="0" w:color="auto"/>
          </w:divBdr>
        </w:div>
        <w:div w:id="1249119674">
          <w:marLeft w:val="0"/>
          <w:marRight w:val="0"/>
          <w:marTop w:val="0"/>
          <w:marBottom w:val="0"/>
          <w:divBdr>
            <w:top w:val="none" w:sz="0" w:space="0" w:color="auto"/>
            <w:left w:val="none" w:sz="0" w:space="0" w:color="auto"/>
            <w:bottom w:val="none" w:sz="0" w:space="0" w:color="auto"/>
            <w:right w:val="none" w:sz="0" w:space="0" w:color="auto"/>
          </w:divBdr>
        </w:div>
        <w:div w:id="601844152">
          <w:marLeft w:val="0"/>
          <w:marRight w:val="0"/>
          <w:marTop w:val="0"/>
          <w:marBottom w:val="0"/>
          <w:divBdr>
            <w:top w:val="none" w:sz="0" w:space="0" w:color="auto"/>
            <w:left w:val="none" w:sz="0" w:space="0" w:color="auto"/>
            <w:bottom w:val="none" w:sz="0" w:space="0" w:color="auto"/>
            <w:right w:val="none" w:sz="0" w:space="0" w:color="auto"/>
          </w:divBdr>
        </w:div>
        <w:div w:id="1755472078">
          <w:marLeft w:val="0"/>
          <w:marRight w:val="0"/>
          <w:marTop w:val="0"/>
          <w:marBottom w:val="0"/>
          <w:divBdr>
            <w:top w:val="none" w:sz="0" w:space="0" w:color="auto"/>
            <w:left w:val="none" w:sz="0" w:space="0" w:color="auto"/>
            <w:bottom w:val="none" w:sz="0" w:space="0" w:color="auto"/>
            <w:right w:val="none" w:sz="0" w:space="0" w:color="auto"/>
          </w:divBdr>
        </w:div>
        <w:div w:id="1816139387">
          <w:marLeft w:val="0"/>
          <w:marRight w:val="0"/>
          <w:marTop w:val="0"/>
          <w:marBottom w:val="0"/>
          <w:divBdr>
            <w:top w:val="none" w:sz="0" w:space="0" w:color="auto"/>
            <w:left w:val="none" w:sz="0" w:space="0" w:color="auto"/>
            <w:bottom w:val="none" w:sz="0" w:space="0" w:color="auto"/>
            <w:right w:val="none" w:sz="0" w:space="0" w:color="auto"/>
          </w:divBdr>
        </w:div>
        <w:div w:id="227036666">
          <w:marLeft w:val="0"/>
          <w:marRight w:val="0"/>
          <w:marTop w:val="0"/>
          <w:marBottom w:val="0"/>
          <w:divBdr>
            <w:top w:val="none" w:sz="0" w:space="0" w:color="auto"/>
            <w:left w:val="none" w:sz="0" w:space="0" w:color="auto"/>
            <w:bottom w:val="none" w:sz="0" w:space="0" w:color="auto"/>
            <w:right w:val="none" w:sz="0" w:space="0" w:color="auto"/>
          </w:divBdr>
        </w:div>
        <w:div w:id="267741433">
          <w:marLeft w:val="0"/>
          <w:marRight w:val="0"/>
          <w:marTop w:val="0"/>
          <w:marBottom w:val="0"/>
          <w:divBdr>
            <w:top w:val="none" w:sz="0" w:space="0" w:color="auto"/>
            <w:left w:val="none" w:sz="0" w:space="0" w:color="auto"/>
            <w:bottom w:val="none" w:sz="0" w:space="0" w:color="auto"/>
            <w:right w:val="none" w:sz="0" w:space="0" w:color="auto"/>
          </w:divBdr>
        </w:div>
        <w:div w:id="1186552099">
          <w:marLeft w:val="0"/>
          <w:marRight w:val="0"/>
          <w:marTop w:val="0"/>
          <w:marBottom w:val="0"/>
          <w:divBdr>
            <w:top w:val="none" w:sz="0" w:space="0" w:color="auto"/>
            <w:left w:val="none" w:sz="0" w:space="0" w:color="auto"/>
            <w:bottom w:val="none" w:sz="0" w:space="0" w:color="auto"/>
            <w:right w:val="none" w:sz="0" w:space="0" w:color="auto"/>
          </w:divBdr>
        </w:div>
        <w:div w:id="728306269">
          <w:marLeft w:val="0"/>
          <w:marRight w:val="0"/>
          <w:marTop w:val="0"/>
          <w:marBottom w:val="0"/>
          <w:divBdr>
            <w:top w:val="none" w:sz="0" w:space="0" w:color="auto"/>
            <w:left w:val="none" w:sz="0" w:space="0" w:color="auto"/>
            <w:bottom w:val="none" w:sz="0" w:space="0" w:color="auto"/>
            <w:right w:val="none" w:sz="0" w:space="0" w:color="auto"/>
          </w:divBdr>
        </w:div>
        <w:div w:id="1998610898">
          <w:marLeft w:val="0"/>
          <w:marRight w:val="0"/>
          <w:marTop w:val="0"/>
          <w:marBottom w:val="0"/>
          <w:divBdr>
            <w:top w:val="none" w:sz="0" w:space="0" w:color="auto"/>
            <w:left w:val="none" w:sz="0" w:space="0" w:color="auto"/>
            <w:bottom w:val="none" w:sz="0" w:space="0" w:color="auto"/>
            <w:right w:val="none" w:sz="0" w:space="0" w:color="auto"/>
          </w:divBdr>
        </w:div>
        <w:div w:id="1764378326">
          <w:marLeft w:val="0"/>
          <w:marRight w:val="0"/>
          <w:marTop w:val="0"/>
          <w:marBottom w:val="0"/>
          <w:divBdr>
            <w:top w:val="none" w:sz="0" w:space="0" w:color="auto"/>
            <w:left w:val="none" w:sz="0" w:space="0" w:color="auto"/>
            <w:bottom w:val="none" w:sz="0" w:space="0" w:color="auto"/>
            <w:right w:val="none" w:sz="0" w:space="0" w:color="auto"/>
          </w:divBdr>
        </w:div>
        <w:div w:id="439492905">
          <w:marLeft w:val="0"/>
          <w:marRight w:val="0"/>
          <w:marTop w:val="0"/>
          <w:marBottom w:val="0"/>
          <w:divBdr>
            <w:top w:val="none" w:sz="0" w:space="0" w:color="auto"/>
            <w:left w:val="none" w:sz="0" w:space="0" w:color="auto"/>
            <w:bottom w:val="none" w:sz="0" w:space="0" w:color="auto"/>
            <w:right w:val="none" w:sz="0" w:space="0" w:color="auto"/>
          </w:divBdr>
        </w:div>
        <w:div w:id="1152984290">
          <w:marLeft w:val="0"/>
          <w:marRight w:val="0"/>
          <w:marTop w:val="0"/>
          <w:marBottom w:val="0"/>
          <w:divBdr>
            <w:top w:val="none" w:sz="0" w:space="0" w:color="auto"/>
            <w:left w:val="none" w:sz="0" w:space="0" w:color="auto"/>
            <w:bottom w:val="none" w:sz="0" w:space="0" w:color="auto"/>
            <w:right w:val="none" w:sz="0" w:space="0" w:color="auto"/>
          </w:divBdr>
        </w:div>
        <w:div w:id="296834468">
          <w:marLeft w:val="0"/>
          <w:marRight w:val="0"/>
          <w:marTop w:val="0"/>
          <w:marBottom w:val="0"/>
          <w:divBdr>
            <w:top w:val="none" w:sz="0" w:space="0" w:color="auto"/>
            <w:left w:val="none" w:sz="0" w:space="0" w:color="auto"/>
            <w:bottom w:val="none" w:sz="0" w:space="0" w:color="auto"/>
            <w:right w:val="none" w:sz="0" w:space="0" w:color="auto"/>
          </w:divBdr>
        </w:div>
        <w:div w:id="55276181">
          <w:marLeft w:val="0"/>
          <w:marRight w:val="0"/>
          <w:marTop w:val="0"/>
          <w:marBottom w:val="0"/>
          <w:divBdr>
            <w:top w:val="none" w:sz="0" w:space="0" w:color="auto"/>
            <w:left w:val="none" w:sz="0" w:space="0" w:color="auto"/>
            <w:bottom w:val="none" w:sz="0" w:space="0" w:color="auto"/>
            <w:right w:val="none" w:sz="0" w:space="0" w:color="auto"/>
          </w:divBdr>
        </w:div>
        <w:div w:id="1437099482">
          <w:marLeft w:val="0"/>
          <w:marRight w:val="0"/>
          <w:marTop w:val="0"/>
          <w:marBottom w:val="0"/>
          <w:divBdr>
            <w:top w:val="none" w:sz="0" w:space="0" w:color="auto"/>
            <w:left w:val="none" w:sz="0" w:space="0" w:color="auto"/>
            <w:bottom w:val="none" w:sz="0" w:space="0" w:color="auto"/>
            <w:right w:val="none" w:sz="0" w:space="0" w:color="auto"/>
          </w:divBdr>
        </w:div>
        <w:div w:id="56784160">
          <w:marLeft w:val="0"/>
          <w:marRight w:val="0"/>
          <w:marTop w:val="0"/>
          <w:marBottom w:val="0"/>
          <w:divBdr>
            <w:top w:val="none" w:sz="0" w:space="0" w:color="auto"/>
            <w:left w:val="none" w:sz="0" w:space="0" w:color="auto"/>
            <w:bottom w:val="none" w:sz="0" w:space="0" w:color="auto"/>
            <w:right w:val="none" w:sz="0" w:space="0" w:color="auto"/>
          </w:divBdr>
        </w:div>
        <w:div w:id="2025279449">
          <w:marLeft w:val="0"/>
          <w:marRight w:val="0"/>
          <w:marTop w:val="0"/>
          <w:marBottom w:val="0"/>
          <w:divBdr>
            <w:top w:val="none" w:sz="0" w:space="0" w:color="auto"/>
            <w:left w:val="none" w:sz="0" w:space="0" w:color="auto"/>
            <w:bottom w:val="none" w:sz="0" w:space="0" w:color="auto"/>
            <w:right w:val="none" w:sz="0" w:space="0" w:color="auto"/>
          </w:divBdr>
        </w:div>
        <w:div w:id="1244072879">
          <w:marLeft w:val="0"/>
          <w:marRight w:val="0"/>
          <w:marTop w:val="0"/>
          <w:marBottom w:val="0"/>
          <w:divBdr>
            <w:top w:val="none" w:sz="0" w:space="0" w:color="auto"/>
            <w:left w:val="none" w:sz="0" w:space="0" w:color="auto"/>
            <w:bottom w:val="none" w:sz="0" w:space="0" w:color="auto"/>
            <w:right w:val="none" w:sz="0" w:space="0" w:color="auto"/>
          </w:divBdr>
        </w:div>
        <w:div w:id="1088891385">
          <w:marLeft w:val="0"/>
          <w:marRight w:val="0"/>
          <w:marTop w:val="0"/>
          <w:marBottom w:val="0"/>
          <w:divBdr>
            <w:top w:val="none" w:sz="0" w:space="0" w:color="auto"/>
            <w:left w:val="none" w:sz="0" w:space="0" w:color="auto"/>
            <w:bottom w:val="none" w:sz="0" w:space="0" w:color="auto"/>
            <w:right w:val="none" w:sz="0" w:space="0" w:color="auto"/>
          </w:divBdr>
        </w:div>
        <w:div w:id="1095632763">
          <w:marLeft w:val="0"/>
          <w:marRight w:val="0"/>
          <w:marTop w:val="0"/>
          <w:marBottom w:val="0"/>
          <w:divBdr>
            <w:top w:val="none" w:sz="0" w:space="0" w:color="auto"/>
            <w:left w:val="none" w:sz="0" w:space="0" w:color="auto"/>
            <w:bottom w:val="none" w:sz="0" w:space="0" w:color="auto"/>
            <w:right w:val="none" w:sz="0" w:space="0" w:color="auto"/>
          </w:divBdr>
        </w:div>
        <w:div w:id="372117746">
          <w:marLeft w:val="0"/>
          <w:marRight w:val="0"/>
          <w:marTop w:val="0"/>
          <w:marBottom w:val="0"/>
          <w:divBdr>
            <w:top w:val="none" w:sz="0" w:space="0" w:color="auto"/>
            <w:left w:val="none" w:sz="0" w:space="0" w:color="auto"/>
            <w:bottom w:val="none" w:sz="0" w:space="0" w:color="auto"/>
            <w:right w:val="none" w:sz="0" w:space="0" w:color="auto"/>
          </w:divBdr>
        </w:div>
        <w:div w:id="872572066">
          <w:marLeft w:val="0"/>
          <w:marRight w:val="0"/>
          <w:marTop w:val="0"/>
          <w:marBottom w:val="0"/>
          <w:divBdr>
            <w:top w:val="none" w:sz="0" w:space="0" w:color="auto"/>
            <w:left w:val="none" w:sz="0" w:space="0" w:color="auto"/>
            <w:bottom w:val="none" w:sz="0" w:space="0" w:color="auto"/>
            <w:right w:val="none" w:sz="0" w:space="0" w:color="auto"/>
          </w:divBdr>
        </w:div>
        <w:div w:id="894463112">
          <w:marLeft w:val="0"/>
          <w:marRight w:val="0"/>
          <w:marTop w:val="0"/>
          <w:marBottom w:val="0"/>
          <w:divBdr>
            <w:top w:val="none" w:sz="0" w:space="0" w:color="auto"/>
            <w:left w:val="none" w:sz="0" w:space="0" w:color="auto"/>
            <w:bottom w:val="none" w:sz="0" w:space="0" w:color="auto"/>
            <w:right w:val="none" w:sz="0" w:space="0" w:color="auto"/>
          </w:divBdr>
        </w:div>
        <w:div w:id="859975236">
          <w:marLeft w:val="0"/>
          <w:marRight w:val="0"/>
          <w:marTop w:val="0"/>
          <w:marBottom w:val="0"/>
          <w:divBdr>
            <w:top w:val="none" w:sz="0" w:space="0" w:color="auto"/>
            <w:left w:val="none" w:sz="0" w:space="0" w:color="auto"/>
            <w:bottom w:val="none" w:sz="0" w:space="0" w:color="auto"/>
            <w:right w:val="none" w:sz="0" w:space="0" w:color="auto"/>
          </w:divBdr>
        </w:div>
        <w:div w:id="256326773">
          <w:marLeft w:val="0"/>
          <w:marRight w:val="0"/>
          <w:marTop w:val="0"/>
          <w:marBottom w:val="0"/>
          <w:divBdr>
            <w:top w:val="none" w:sz="0" w:space="0" w:color="auto"/>
            <w:left w:val="none" w:sz="0" w:space="0" w:color="auto"/>
            <w:bottom w:val="none" w:sz="0" w:space="0" w:color="auto"/>
            <w:right w:val="none" w:sz="0" w:space="0" w:color="auto"/>
          </w:divBdr>
        </w:div>
        <w:div w:id="1945262881">
          <w:marLeft w:val="0"/>
          <w:marRight w:val="0"/>
          <w:marTop w:val="0"/>
          <w:marBottom w:val="0"/>
          <w:divBdr>
            <w:top w:val="none" w:sz="0" w:space="0" w:color="auto"/>
            <w:left w:val="none" w:sz="0" w:space="0" w:color="auto"/>
            <w:bottom w:val="none" w:sz="0" w:space="0" w:color="auto"/>
            <w:right w:val="none" w:sz="0" w:space="0" w:color="auto"/>
          </w:divBdr>
        </w:div>
        <w:div w:id="681006892">
          <w:marLeft w:val="0"/>
          <w:marRight w:val="0"/>
          <w:marTop w:val="0"/>
          <w:marBottom w:val="0"/>
          <w:divBdr>
            <w:top w:val="none" w:sz="0" w:space="0" w:color="auto"/>
            <w:left w:val="none" w:sz="0" w:space="0" w:color="auto"/>
            <w:bottom w:val="none" w:sz="0" w:space="0" w:color="auto"/>
            <w:right w:val="none" w:sz="0" w:space="0" w:color="auto"/>
          </w:divBdr>
        </w:div>
        <w:div w:id="1227565212">
          <w:marLeft w:val="0"/>
          <w:marRight w:val="0"/>
          <w:marTop w:val="0"/>
          <w:marBottom w:val="0"/>
          <w:divBdr>
            <w:top w:val="none" w:sz="0" w:space="0" w:color="auto"/>
            <w:left w:val="none" w:sz="0" w:space="0" w:color="auto"/>
            <w:bottom w:val="none" w:sz="0" w:space="0" w:color="auto"/>
            <w:right w:val="none" w:sz="0" w:space="0" w:color="auto"/>
          </w:divBdr>
        </w:div>
        <w:div w:id="1998220255">
          <w:marLeft w:val="0"/>
          <w:marRight w:val="0"/>
          <w:marTop w:val="0"/>
          <w:marBottom w:val="0"/>
          <w:divBdr>
            <w:top w:val="none" w:sz="0" w:space="0" w:color="auto"/>
            <w:left w:val="none" w:sz="0" w:space="0" w:color="auto"/>
            <w:bottom w:val="none" w:sz="0" w:space="0" w:color="auto"/>
            <w:right w:val="none" w:sz="0" w:space="0" w:color="auto"/>
          </w:divBdr>
        </w:div>
        <w:div w:id="1938320913">
          <w:marLeft w:val="0"/>
          <w:marRight w:val="0"/>
          <w:marTop w:val="0"/>
          <w:marBottom w:val="0"/>
          <w:divBdr>
            <w:top w:val="none" w:sz="0" w:space="0" w:color="auto"/>
            <w:left w:val="none" w:sz="0" w:space="0" w:color="auto"/>
            <w:bottom w:val="none" w:sz="0" w:space="0" w:color="auto"/>
            <w:right w:val="none" w:sz="0" w:space="0" w:color="auto"/>
          </w:divBdr>
        </w:div>
        <w:div w:id="882521522">
          <w:marLeft w:val="0"/>
          <w:marRight w:val="0"/>
          <w:marTop w:val="0"/>
          <w:marBottom w:val="0"/>
          <w:divBdr>
            <w:top w:val="none" w:sz="0" w:space="0" w:color="auto"/>
            <w:left w:val="none" w:sz="0" w:space="0" w:color="auto"/>
            <w:bottom w:val="none" w:sz="0" w:space="0" w:color="auto"/>
            <w:right w:val="none" w:sz="0" w:space="0" w:color="auto"/>
          </w:divBdr>
        </w:div>
        <w:div w:id="2098017526">
          <w:marLeft w:val="0"/>
          <w:marRight w:val="0"/>
          <w:marTop w:val="0"/>
          <w:marBottom w:val="0"/>
          <w:divBdr>
            <w:top w:val="none" w:sz="0" w:space="0" w:color="auto"/>
            <w:left w:val="none" w:sz="0" w:space="0" w:color="auto"/>
            <w:bottom w:val="none" w:sz="0" w:space="0" w:color="auto"/>
            <w:right w:val="none" w:sz="0" w:space="0" w:color="auto"/>
          </w:divBdr>
        </w:div>
        <w:div w:id="1397320030">
          <w:marLeft w:val="0"/>
          <w:marRight w:val="0"/>
          <w:marTop w:val="0"/>
          <w:marBottom w:val="0"/>
          <w:divBdr>
            <w:top w:val="none" w:sz="0" w:space="0" w:color="auto"/>
            <w:left w:val="none" w:sz="0" w:space="0" w:color="auto"/>
            <w:bottom w:val="none" w:sz="0" w:space="0" w:color="auto"/>
            <w:right w:val="none" w:sz="0" w:space="0" w:color="auto"/>
          </w:divBdr>
        </w:div>
        <w:div w:id="1622805157">
          <w:marLeft w:val="0"/>
          <w:marRight w:val="0"/>
          <w:marTop w:val="0"/>
          <w:marBottom w:val="0"/>
          <w:divBdr>
            <w:top w:val="none" w:sz="0" w:space="0" w:color="auto"/>
            <w:left w:val="none" w:sz="0" w:space="0" w:color="auto"/>
            <w:bottom w:val="none" w:sz="0" w:space="0" w:color="auto"/>
            <w:right w:val="none" w:sz="0" w:space="0" w:color="auto"/>
          </w:divBdr>
        </w:div>
        <w:div w:id="1606886883">
          <w:marLeft w:val="0"/>
          <w:marRight w:val="0"/>
          <w:marTop w:val="0"/>
          <w:marBottom w:val="0"/>
          <w:divBdr>
            <w:top w:val="none" w:sz="0" w:space="0" w:color="auto"/>
            <w:left w:val="none" w:sz="0" w:space="0" w:color="auto"/>
            <w:bottom w:val="none" w:sz="0" w:space="0" w:color="auto"/>
            <w:right w:val="none" w:sz="0" w:space="0" w:color="auto"/>
          </w:divBdr>
        </w:div>
        <w:div w:id="305470911">
          <w:marLeft w:val="0"/>
          <w:marRight w:val="0"/>
          <w:marTop w:val="0"/>
          <w:marBottom w:val="0"/>
          <w:divBdr>
            <w:top w:val="none" w:sz="0" w:space="0" w:color="auto"/>
            <w:left w:val="none" w:sz="0" w:space="0" w:color="auto"/>
            <w:bottom w:val="none" w:sz="0" w:space="0" w:color="auto"/>
            <w:right w:val="none" w:sz="0" w:space="0" w:color="auto"/>
          </w:divBdr>
        </w:div>
        <w:div w:id="1081222221">
          <w:marLeft w:val="0"/>
          <w:marRight w:val="0"/>
          <w:marTop w:val="0"/>
          <w:marBottom w:val="0"/>
          <w:divBdr>
            <w:top w:val="none" w:sz="0" w:space="0" w:color="auto"/>
            <w:left w:val="none" w:sz="0" w:space="0" w:color="auto"/>
            <w:bottom w:val="none" w:sz="0" w:space="0" w:color="auto"/>
            <w:right w:val="none" w:sz="0" w:space="0" w:color="auto"/>
          </w:divBdr>
        </w:div>
        <w:div w:id="1048797357">
          <w:marLeft w:val="0"/>
          <w:marRight w:val="0"/>
          <w:marTop w:val="0"/>
          <w:marBottom w:val="0"/>
          <w:divBdr>
            <w:top w:val="none" w:sz="0" w:space="0" w:color="auto"/>
            <w:left w:val="none" w:sz="0" w:space="0" w:color="auto"/>
            <w:bottom w:val="none" w:sz="0" w:space="0" w:color="auto"/>
            <w:right w:val="none" w:sz="0" w:space="0" w:color="auto"/>
          </w:divBdr>
        </w:div>
        <w:div w:id="70660516">
          <w:marLeft w:val="0"/>
          <w:marRight w:val="0"/>
          <w:marTop w:val="0"/>
          <w:marBottom w:val="0"/>
          <w:divBdr>
            <w:top w:val="none" w:sz="0" w:space="0" w:color="auto"/>
            <w:left w:val="none" w:sz="0" w:space="0" w:color="auto"/>
            <w:bottom w:val="none" w:sz="0" w:space="0" w:color="auto"/>
            <w:right w:val="none" w:sz="0" w:space="0" w:color="auto"/>
          </w:divBdr>
        </w:div>
        <w:div w:id="155192464">
          <w:marLeft w:val="0"/>
          <w:marRight w:val="0"/>
          <w:marTop w:val="0"/>
          <w:marBottom w:val="0"/>
          <w:divBdr>
            <w:top w:val="none" w:sz="0" w:space="0" w:color="auto"/>
            <w:left w:val="none" w:sz="0" w:space="0" w:color="auto"/>
            <w:bottom w:val="none" w:sz="0" w:space="0" w:color="auto"/>
            <w:right w:val="none" w:sz="0" w:space="0" w:color="auto"/>
          </w:divBdr>
        </w:div>
        <w:div w:id="1765760566">
          <w:marLeft w:val="0"/>
          <w:marRight w:val="0"/>
          <w:marTop w:val="0"/>
          <w:marBottom w:val="0"/>
          <w:divBdr>
            <w:top w:val="none" w:sz="0" w:space="0" w:color="auto"/>
            <w:left w:val="none" w:sz="0" w:space="0" w:color="auto"/>
            <w:bottom w:val="none" w:sz="0" w:space="0" w:color="auto"/>
            <w:right w:val="none" w:sz="0" w:space="0" w:color="auto"/>
          </w:divBdr>
        </w:div>
        <w:div w:id="1596327415">
          <w:marLeft w:val="0"/>
          <w:marRight w:val="0"/>
          <w:marTop w:val="0"/>
          <w:marBottom w:val="0"/>
          <w:divBdr>
            <w:top w:val="none" w:sz="0" w:space="0" w:color="auto"/>
            <w:left w:val="none" w:sz="0" w:space="0" w:color="auto"/>
            <w:bottom w:val="none" w:sz="0" w:space="0" w:color="auto"/>
            <w:right w:val="none" w:sz="0" w:space="0" w:color="auto"/>
          </w:divBdr>
        </w:div>
        <w:div w:id="1394087397">
          <w:marLeft w:val="0"/>
          <w:marRight w:val="0"/>
          <w:marTop w:val="0"/>
          <w:marBottom w:val="0"/>
          <w:divBdr>
            <w:top w:val="none" w:sz="0" w:space="0" w:color="auto"/>
            <w:left w:val="none" w:sz="0" w:space="0" w:color="auto"/>
            <w:bottom w:val="none" w:sz="0" w:space="0" w:color="auto"/>
            <w:right w:val="none" w:sz="0" w:space="0" w:color="auto"/>
          </w:divBdr>
        </w:div>
        <w:div w:id="165756199">
          <w:marLeft w:val="0"/>
          <w:marRight w:val="0"/>
          <w:marTop w:val="0"/>
          <w:marBottom w:val="0"/>
          <w:divBdr>
            <w:top w:val="none" w:sz="0" w:space="0" w:color="auto"/>
            <w:left w:val="none" w:sz="0" w:space="0" w:color="auto"/>
            <w:bottom w:val="none" w:sz="0" w:space="0" w:color="auto"/>
            <w:right w:val="none" w:sz="0" w:space="0" w:color="auto"/>
          </w:divBdr>
        </w:div>
        <w:div w:id="482283377">
          <w:marLeft w:val="0"/>
          <w:marRight w:val="0"/>
          <w:marTop w:val="0"/>
          <w:marBottom w:val="0"/>
          <w:divBdr>
            <w:top w:val="none" w:sz="0" w:space="0" w:color="auto"/>
            <w:left w:val="none" w:sz="0" w:space="0" w:color="auto"/>
            <w:bottom w:val="none" w:sz="0" w:space="0" w:color="auto"/>
            <w:right w:val="none" w:sz="0" w:space="0" w:color="auto"/>
          </w:divBdr>
        </w:div>
        <w:div w:id="1782645617">
          <w:marLeft w:val="0"/>
          <w:marRight w:val="0"/>
          <w:marTop w:val="0"/>
          <w:marBottom w:val="0"/>
          <w:divBdr>
            <w:top w:val="none" w:sz="0" w:space="0" w:color="auto"/>
            <w:left w:val="none" w:sz="0" w:space="0" w:color="auto"/>
            <w:bottom w:val="none" w:sz="0" w:space="0" w:color="auto"/>
            <w:right w:val="none" w:sz="0" w:space="0" w:color="auto"/>
          </w:divBdr>
        </w:div>
        <w:div w:id="44182763">
          <w:marLeft w:val="0"/>
          <w:marRight w:val="0"/>
          <w:marTop w:val="0"/>
          <w:marBottom w:val="0"/>
          <w:divBdr>
            <w:top w:val="none" w:sz="0" w:space="0" w:color="auto"/>
            <w:left w:val="none" w:sz="0" w:space="0" w:color="auto"/>
            <w:bottom w:val="none" w:sz="0" w:space="0" w:color="auto"/>
            <w:right w:val="none" w:sz="0" w:space="0" w:color="auto"/>
          </w:divBdr>
        </w:div>
        <w:div w:id="1226068199">
          <w:marLeft w:val="0"/>
          <w:marRight w:val="0"/>
          <w:marTop w:val="0"/>
          <w:marBottom w:val="0"/>
          <w:divBdr>
            <w:top w:val="none" w:sz="0" w:space="0" w:color="auto"/>
            <w:left w:val="none" w:sz="0" w:space="0" w:color="auto"/>
            <w:bottom w:val="none" w:sz="0" w:space="0" w:color="auto"/>
            <w:right w:val="none" w:sz="0" w:space="0" w:color="auto"/>
          </w:divBdr>
        </w:div>
        <w:div w:id="988286107">
          <w:marLeft w:val="0"/>
          <w:marRight w:val="0"/>
          <w:marTop w:val="0"/>
          <w:marBottom w:val="0"/>
          <w:divBdr>
            <w:top w:val="none" w:sz="0" w:space="0" w:color="auto"/>
            <w:left w:val="none" w:sz="0" w:space="0" w:color="auto"/>
            <w:bottom w:val="none" w:sz="0" w:space="0" w:color="auto"/>
            <w:right w:val="none" w:sz="0" w:space="0" w:color="auto"/>
          </w:divBdr>
        </w:div>
        <w:div w:id="727653445">
          <w:marLeft w:val="0"/>
          <w:marRight w:val="0"/>
          <w:marTop w:val="0"/>
          <w:marBottom w:val="0"/>
          <w:divBdr>
            <w:top w:val="none" w:sz="0" w:space="0" w:color="auto"/>
            <w:left w:val="none" w:sz="0" w:space="0" w:color="auto"/>
            <w:bottom w:val="none" w:sz="0" w:space="0" w:color="auto"/>
            <w:right w:val="none" w:sz="0" w:space="0" w:color="auto"/>
          </w:divBdr>
        </w:div>
        <w:div w:id="178542731">
          <w:marLeft w:val="0"/>
          <w:marRight w:val="0"/>
          <w:marTop w:val="0"/>
          <w:marBottom w:val="0"/>
          <w:divBdr>
            <w:top w:val="none" w:sz="0" w:space="0" w:color="auto"/>
            <w:left w:val="none" w:sz="0" w:space="0" w:color="auto"/>
            <w:bottom w:val="none" w:sz="0" w:space="0" w:color="auto"/>
            <w:right w:val="none" w:sz="0" w:space="0" w:color="auto"/>
          </w:divBdr>
        </w:div>
        <w:div w:id="2023165097">
          <w:marLeft w:val="0"/>
          <w:marRight w:val="0"/>
          <w:marTop w:val="0"/>
          <w:marBottom w:val="0"/>
          <w:divBdr>
            <w:top w:val="none" w:sz="0" w:space="0" w:color="auto"/>
            <w:left w:val="none" w:sz="0" w:space="0" w:color="auto"/>
            <w:bottom w:val="none" w:sz="0" w:space="0" w:color="auto"/>
            <w:right w:val="none" w:sz="0" w:space="0" w:color="auto"/>
          </w:divBdr>
        </w:div>
        <w:div w:id="1034581379">
          <w:marLeft w:val="0"/>
          <w:marRight w:val="0"/>
          <w:marTop w:val="0"/>
          <w:marBottom w:val="0"/>
          <w:divBdr>
            <w:top w:val="none" w:sz="0" w:space="0" w:color="auto"/>
            <w:left w:val="none" w:sz="0" w:space="0" w:color="auto"/>
            <w:bottom w:val="none" w:sz="0" w:space="0" w:color="auto"/>
            <w:right w:val="none" w:sz="0" w:space="0" w:color="auto"/>
          </w:divBdr>
        </w:div>
        <w:div w:id="1235816541">
          <w:marLeft w:val="0"/>
          <w:marRight w:val="0"/>
          <w:marTop w:val="0"/>
          <w:marBottom w:val="0"/>
          <w:divBdr>
            <w:top w:val="none" w:sz="0" w:space="0" w:color="auto"/>
            <w:left w:val="none" w:sz="0" w:space="0" w:color="auto"/>
            <w:bottom w:val="none" w:sz="0" w:space="0" w:color="auto"/>
            <w:right w:val="none" w:sz="0" w:space="0" w:color="auto"/>
          </w:divBdr>
        </w:div>
        <w:div w:id="1475369796">
          <w:marLeft w:val="0"/>
          <w:marRight w:val="0"/>
          <w:marTop w:val="0"/>
          <w:marBottom w:val="0"/>
          <w:divBdr>
            <w:top w:val="none" w:sz="0" w:space="0" w:color="auto"/>
            <w:left w:val="none" w:sz="0" w:space="0" w:color="auto"/>
            <w:bottom w:val="none" w:sz="0" w:space="0" w:color="auto"/>
            <w:right w:val="none" w:sz="0" w:space="0" w:color="auto"/>
          </w:divBdr>
        </w:div>
        <w:div w:id="1429619215">
          <w:marLeft w:val="0"/>
          <w:marRight w:val="0"/>
          <w:marTop w:val="0"/>
          <w:marBottom w:val="0"/>
          <w:divBdr>
            <w:top w:val="none" w:sz="0" w:space="0" w:color="auto"/>
            <w:left w:val="none" w:sz="0" w:space="0" w:color="auto"/>
            <w:bottom w:val="none" w:sz="0" w:space="0" w:color="auto"/>
            <w:right w:val="none" w:sz="0" w:space="0" w:color="auto"/>
          </w:divBdr>
        </w:div>
        <w:div w:id="1474326359">
          <w:marLeft w:val="0"/>
          <w:marRight w:val="0"/>
          <w:marTop w:val="0"/>
          <w:marBottom w:val="0"/>
          <w:divBdr>
            <w:top w:val="none" w:sz="0" w:space="0" w:color="auto"/>
            <w:left w:val="none" w:sz="0" w:space="0" w:color="auto"/>
            <w:bottom w:val="none" w:sz="0" w:space="0" w:color="auto"/>
            <w:right w:val="none" w:sz="0" w:space="0" w:color="auto"/>
          </w:divBdr>
        </w:div>
        <w:div w:id="298996275">
          <w:marLeft w:val="0"/>
          <w:marRight w:val="0"/>
          <w:marTop w:val="0"/>
          <w:marBottom w:val="0"/>
          <w:divBdr>
            <w:top w:val="none" w:sz="0" w:space="0" w:color="auto"/>
            <w:left w:val="none" w:sz="0" w:space="0" w:color="auto"/>
            <w:bottom w:val="none" w:sz="0" w:space="0" w:color="auto"/>
            <w:right w:val="none" w:sz="0" w:space="0" w:color="auto"/>
          </w:divBdr>
        </w:div>
        <w:div w:id="139926705">
          <w:marLeft w:val="0"/>
          <w:marRight w:val="0"/>
          <w:marTop w:val="0"/>
          <w:marBottom w:val="0"/>
          <w:divBdr>
            <w:top w:val="none" w:sz="0" w:space="0" w:color="auto"/>
            <w:left w:val="none" w:sz="0" w:space="0" w:color="auto"/>
            <w:bottom w:val="none" w:sz="0" w:space="0" w:color="auto"/>
            <w:right w:val="none" w:sz="0" w:space="0" w:color="auto"/>
          </w:divBdr>
        </w:div>
        <w:div w:id="1076973413">
          <w:marLeft w:val="0"/>
          <w:marRight w:val="0"/>
          <w:marTop w:val="0"/>
          <w:marBottom w:val="0"/>
          <w:divBdr>
            <w:top w:val="none" w:sz="0" w:space="0" w:color="auto"/>
            <w:left w:val="none" w:sz="0" w:space="0" w:color="auto"/>
            <w:bottom w:val="none" w:sz="0" w:space="0" w:color="auto"/>
            <w:right w:val="none" w:sz="0" w:space="0" w:color="auto"/>
          </w:divBdr>
        </w:div>
        <w:div w:id="118494687">
          <w:marLeft w:val="0"/>
          <w:marRight w:val="0"/>
          <w:marTop w:val="0"/>
          <w:marBottom w:val="0"/>
          <w:divBdr>
            <w:top w:val="none" w:sz="0" w:space="0" w:color="auto"/>
            <w:left w:val="none" w:sz="0" w:space="0" w:color="auto"/>
            <w:bottom w:val="none" w:sz="0" w:space="0" w:color="auto"/>
            <w:right w:val="none" w:sz="0" w:space="0" w:color="auto"/>
          </w:divBdr>
        </w:div>
        <w:div w:id="623390456">
          <w:marLeft w:val="0"/>
          <w:marRight w:val="0"/>
          <w:marTop w:val="0"/>
          <w:marBottom w:val="0"/>
          <w:divBdr>
            <w:top w:val="none" w:sz="0" w:space="0" w:color="auto"/>
            <w:left w:val="none" w:sz="0" w:space="0" w:color="auto"/>
            <w:bottom w:val="none" w:sz="0" w:space="0" w:color="auto"/>
            <w:right w:val="none" w:sz="0" w:space="0" w:color="auto"/>
          </w:divBdr>
        </w:div>
        <w:div w:id="6373460">
          <w:marLeft w:val="0"/>
          <w:marRight w:val="0"/>
          <w:marTop w:val="0"/>
          <w:marBottom w:val="0"/>
          <w:divBdr>
            <w:top w:val="none" w:sz="0" w:space="0" w:color="auto"/>
            <w:left w:val="none" w:sz="0" w:space="0" w:color="auto"/>
            <w:bottom w:val="none" w:sz="0" w:space="0" w:color="auto"/>
            <w:right w:val="none" w:sz="0" w:space="0" w:color="auto"/>
          </w:divBdr>
        </w:div>
        <w:div w:id="1997034164">
          <w:marLeft w:val="0"/>
          <w:marRight w:val="0"/>
          <w:marTop w:val="0"/>
          <w:marBottom w:val="0"/>
          <w:divBdr>
            <w:top w:val="none" w:sz="0" w:space="0" w:color="auto"/>
            <w:left w:val="none" w:sz="0" w:space="0" w:color="auto"/>
            <w:bottom w:val="none" w:sz="0" w:space="0" w:color="auto"/>
            <w:right w:val="none" w:sz="0" w:space="0" w:color="auto"/>
          </w:divBdr>
        </w:div>
        <w:div w:id="1622222247">
          <w:marLeft w:val="0"/>
          <w:marRight w:val="0"/>
          <w:marTop w:val="0"/>
          <w:marBottom w:val="0"/>
          <w:divBdr>
            <w:top w:val="none" w:sz="0" w:space="0" w:color="auto"/>
            <w:left w:val="none" w:sz="0" w:space="0" w:color="auto"/>
            <w:bottom w:val="none" w:sz="0" w:space="0" w:color="auto"/>
            <w:right w:val="none" w:sz="0" w:space="0" w:color="auto"/>
          </w:divBdr>
        </w:div>
        <w:div w:id="189420382">
          <w:marLeft w:val="0"/>
          <w:marRight w:val="0"/>
          <w:marTop w:val="0"/>
          <w:marBottom w:val="0"/>
          <w:divBdr>
            <w:top w:val="none" w:sz="0" w:space="0" w:color="auto"/>
            <w:left w:val="none" w:sz="0" w:space="0" w:color="auto"/>
            <w:bottom w:val="none" w:sz="0" w:space="0" w:color="auto"/>
            <w:right w:val="none" w:sz="0" w:space="0" w:color="auto"/>
          </w:divBdr>
        </w:div>
        <w:div w:id="1258827953">
          <w:marLeft w:val="0"/>
          <w:marRight w:val="0"/>
          <w:marTop w:val="0"/>
          <w:marBottom w:val="0"/>
          <w:divBdr>
            <w:top w:val="none" w:sz="0" w:space="0" w:color="auto"/>
            <w:left w:val="none" w:sz="0" w:space="0" w:color="auto"/>
            <w:bottom w:val="none" w:sz="0" w:space="0" w:color="auto"/>
            <w:right w:val="none" w:sz="0" w:space="0" w:color="auto"/>
          </w:divBdr>
        </w:div>
        <w:div w:id="185142012">
          <w:marLeft w:val="0"/>
          <w:marRight w:val="0"/>
          <w:marTop w:val="0"/>
          <w:marBottom w:val="0"/>
          <w:divBdr>
            <w:top w:val="none" w:sz="0" w:space="0" w:color="auto"/>
            <w:left w:val="none" w:sz="0" w:space="0" w:color="auto"/>
            <w:bottom w:val="none" w:sz="0" w:space="0" w:color="auto"/>
            <w:right w:val="none" w:sz="0" w:space="0" w:color="auto"/>
          </w:divBdr>
        </w:div>
        <w:div w:id="1985356805">
          <w:marLeft w:val="0"/>
          <w:marRight w:val="0"/>
          <w:marTop w:val="0"/>
          <w:marBottom w:val="0"/>
          <w:divBdr>
            <w:top w:val="none" w:sz="0" w:space="0" w:color="auto"/>
            <w:left w:val="none" w:sz="0" w:space="0" w:color="auto"/>
            <w:bottom w:val="none" w:sz="0" w:space="0" w:color="auto"/>
            <w:right w:val="none" w:sz="0" w:space="0" w:color="auto"/>
          </w:divBdr>
        </w:div>
        <w:div w:id="1586840811">
          <w:marLeft w:val="0"/>
          <w:marRight w:val="0"/>
          <w:marTop w:val="0"/>
          <w:marBottom w:val="0"/>
          <w:divBdr>
            <w:top w:val="none" w:sz="0" w:space="0" w:color="auto"/>
            <w:left w:val="none" w:sz="0" w:space="0" w:color="auto"/>
            <w:bottom w:val="none" w:sz="0" w:space="0" w:color="auto"/>
            <w:right w:val="none" w:sz="0" w:space="0" w:color="auto"/>
          </w:divBdr>
        </w:div>
        <w:div w:id="36666987">
          <w:marLeft w:val="0"/>
          <w:marRight w:val="0"/>
          <w:marTop w:val="0"/>
          <w:marBottom w:val="0"/>
          <w:divBdr>
            <w:top w:val="none" w:sz="0" w:space="0" w:color="auto"/>
            <w:left w:val="none" w:sz="0" w:space="0" w:color="auto"/>
            <w:bottom w:val="none" w:sz="0" w:space="0" w:color="auto"/>
            <w:right w:val="none" w:sz="0" w:space="0" w:color="auto"/>
          </w:divBdr>
        </w:div>
        <w:div w:id="2069692714">
          <w:marLeft w:val="0"/>
          <w:marRight w:val="0"/>
          <w:marTop w:val="0"/>
          <w:marBottom w:val="0"/>
          <w:divBdr>
            <w:top w:val="none" w:sz="0" w:space="0" w:color="auto"/>
            <w:left w:val="none" w:sz="0" w:space="0" w:color="auto"/>
            <w:bottom w:val="none" w:sz="0" w:space="0" w:color="auto"/>
            <w:right w:val="none" w:sz="0" w:space="0" w:color="auto"/>
          </w:divBdr>
        </w:div>
        <w:div w:id="598027547">
          <w:marLeft w:val="0"/>
          <w:marRight w:val="0"/>
          <w:marTop w:val="0"/>
          <w:marBottom w:val="0"/>
          <w:divBdr>
            <w:top w:val="none" w:sz="0" w:space="0" w:color="auto"/>
            <w:left w:val="none" w:sz="0" w:space="0" w:color="auto"/>
            <w:bottom w:val="none" w:sz="0" w:space="0" w:color="auto"/>
            <w:right w:val="none" w:sz="0" w:space="0" w:color="auto"/>
          </w:divBdr>
        </w:div>
        <w:div w:id="24067789">
          <w:marLeft w:val="0"/>
          <w:marRight w:val="0"/>
          <w:marTop w:val="0"/>
          <w:marBottom w:val="0"/>
          <w:divBdr>
            <w:top w:val="none" w:sz="0" w:space="0" w:color="auto"/>
            <w:left w:val="none" w:sz="0" w:space="0" w:color="auto"/>
            <w:bottom w:val="none" w:sz="0" w:space="0" w:color="auto"/>
            <w:right w:val="none" w:sz="0" w:space="0" w:color="auto"/>
          </w:divBdr>
        </w:div>
        <w:div w:id="1798181512">
          <w:marLeft w:val="0"/>
          <w:marRight w:val="0"/>
          <w:marTop w:val="0"/>
          <w:marBottom w:val="0"/>
          <w:divBdr>
            <w:top w:val="none" w:sz="0" w:space="0" w:color="auto"/>
            <w:left w:val="none" w:sz="0" w:space="0" w:color="auto"/>
            <w:bottom w:val="none" w:sz="0" w:space="0" w:color="auto"/>
            <w:right w:val="none" w:sz="0" w:space="0" w:color="auto"/>
          </w:divBdr>
        </w:div>
        <w:div w:id="199903205">
          <w:marLeft w:val="0"/>
          <w:marRight w:val="0"/>
          <w:marTop w:val="0"/>
          <w:marBottom w:val="0"/>
          <w:divBdr>
            <w:top w:val="none" w:sz="0" w:space="0" w:color="auto"/>
            <w:left w:val="none" w:sz="0" w:space="0" w:color="auto"/>
            <w:bottom w:val="none" w:sz="0" w:space="0" w:color="auto"/>
            <w:right w:val="none" w:sz="0" w:space="0" w:color="auto"/>
          </w:divBdr>
        </w:div>
        <w:div w:id="669411578">
          <w:marLeft w:val="0"/>
          <w:marRight w:val="0"/>
          <w:marTop w:val="0"/>
          <w:marBottom w:val="0"/>
          <w:divBdr>
            <w:top w:val="none" w:sz="0" w:space="0" w:color="auto"/>
            <w:left w:val="none" w:sz="0" w:space="0" w:color="auto"/>
            <w:bottom w:val="none" w:sz="0" w:space="0" w:color="auto"/>
            <w:right w:val="none" w:sz="0" w:space="0" w:color="auto"/>
          </w:divBdr>
        </w:div>
        <w:div w:id="1907453742">
          <w:marLeft w:val="0"/>
          <w:marRight w:val="0"/>
          <w:marTop w:val="0"/>
          <w:marBottom w:val="0"/>
          <w:divBdr>
            <w:top w:val="none" w:sz="0" w:space="0" w:color="auto"/>
            <w:left w:val="none" w:sz="0" w:space="0" w:color="auto"/>
            <w:bottom w:val="none" w:sz="0" w:space="0" w:color="auto"/>
            <w:right w:val="none" w:sz="0" w:space="0" w:color="auto"/>
          </w:divBdr>
        </w:div>
        <w:div w:id="1759598874">
          <w:marLeft w:val="0"/>
          <w:marRight w:val="0"/>
          <w:marTop w:val="0"/>
          <w:marBottom w:val="0"/>
          <w:divBdr>
            <w:top w:val="none" w:sz="0" w:space="0" w:color="auto"/>
            <w:left w:val="none" w:sz="0" w:space="0" w:color="auto"/>
            <w:bottom w:val="none" w:sz="0" w:space="0" w:color="auto"/>
            <w:right w:val="none" w:sz="0" w:space="0" w:color="auto"/>
          </w:divBdr>
        </w:div>
        <w:div w:id="1417745347">
          <w:marLeft w:val="0"/>
          <w:marRight w:val="0"/>
          <w:marTop w:val="0"/>
          <w:marBottom w:val="0"/>
          <w:divBdr>
            <w:top w:val="none" w:sz="0" w:space="0" w:color="auto"/>
            <w:left w:val="none" w:sz="0" w:space="0" w:color="auto"/>
            <w:bottom w:val="none" w:sz="0" w:space="0" w:color="auto"/>
            <w:right w:val="none" w:sz="0" w:space="0" w:color="auto"/>
          </w:divBdr>
        </w:div>
        <w:div w:id="639112521">
          <w:marLeft w:val="0"/>
          <w:marRight w:val="0"/>
          <w:marTop w:val="0"/>
          <w:marBottom w:val="0"/>
          <w:divBdr>
            <w:top w:val="none" w:sz="0" w:space="0" w:color="auto"/>
            <w:left w:val="none" w:sz="0" w:space="0" w:color="auto"/>
            <w:bottom w:val="none" w:sz="0" w:space="0" w:color="auto"/>
            <w:right w:val="none" w:sz="0" w:space="0" w:color="auto"/>
          </w:divBdr>
        </w:div>
        <w:div w:id="463893169">
          <w:marLeft w:val="0"/>
          <w:marRight w:val="0"/>
          <w:marTop w:val="0"/>
          <w:marBottom w:val="0"/>
          <w:divBdr>
            <w:top w:val="none" w:sz="0" w:space="0" w:color="auto"/>
            <w:left w:val="none" w:sz="0" w:space="0" w:color="auto"/>
            <w:bottom w:val="none" w:sz="0" w:space="0" w:color="auto"/>
            <w:right w:val="none" w:sz="0" w:space="0" w:color="auto"/>
          </w:divBdr>
        </w:div>
        <w:div w:id="309402235">
          <w:marLeft w:val="0"/>
          <w:marRight w:val="0"/>
          <w:marTop w:val="0"/>
          <w:marBottom w:val="0"/>
          <w:divBdr>
            <w:top w:val="none" w:sz="0" w:space="0" w:color="auto"/>
            <w:left w:val="none" w:sz="0" w:space="0" w:color="auto"/>
            <w:bottom w:val="none" w:sz="0" w:space="0" w:color="auto"/>
            <w:right w:val="none" w:sz="0" w:space="0" w:color="auto"/>
          </w:divBdr>
        </w:div>
        <w:div w:id="1927423174">
          <w:marLeft w:val="0"/>
          <w:marRight w:val="0"/>
          <w:marTop w:val="0"/>
          <w:marBottom w:val="0"/>
          <w:divBdr>
            <w:top w:val="none" w:sz="0" w:space="0" w:color="auto"/>
            <w:left w:val="none" w:sz="0" w:space="0" w:color="auto"/>
            <w:bottom w:val="none" w:sz="0" w:space="0" w:color="auto"/>
            <w:right w:val="none" w:sz="0" w:space="0" w:color="auto"/>
          </w:divBdr>
        </w:div>
        <w:div w:id="1295257195">
          <w:marLeft w:val="0"/>
          <w:marRight w:val="0"/>
          <w:marTop w:val="0"/>
          <w:marBottom w:val="0"/>
          <w:divBdr>
            <w:top w:val="none" w:sz="0" w:space="0" w:color="auto"/>
            <w:left w:val="none" w:sz="0" w:space="0" w:color="auto"/>
            <w:bottom w:val="none" w:sz="0" w:space="0" w:color="auto"/>
            <w:right w:val="none" w:sz="0" w:space="0" w:color="auto"/>
          </w:divBdr>
        </w:div>
        <w:div w:id="690107654">
          <w:marLeft w:val="0"/>
          <w:marRight w:val="0"/>
          <w:marTop w:val="0"/>
          <w:marBottom w:val="0"/>
          <w:divBdr>
            <w:top w:val="none" w:sz="0" w:space="0" w:color="auto"/>
            <w:left w:val="none" w:sz="0" w:space="0" w:color="auto"/>
            <w:bottom w:val="none" w:sz="0" w:space="0" w:color="auto"/>
            <w:right w:val="none" w:sz="0" w:space="0" w:color="auto"/>
          </w:divBdr>
        </w:div>
        <w:div w:id="1048726955">
          <w:marLeft w:val="0"/>
          <w:marRight w:val="0"/>
          <w:marTop w:val="0"/>
          <w:marBottom w:val="0"/>
          <w:divBdr>
            <w:top w:val="none" w:sz="0" w:space="0" w:color="auto"/>
            <w:left w:val="none" w:sz="0" w:space="0" w:color="auto"/>
            <w:bottom w:val="none" w:sz="0" w:space="0" w:color="auto"/>
            <w:right w:val="none" w:sz="0" w:space="0" w:color="auto"/>
          </w:divBdr>
        </w:div>
        <w:div w:id="1045300005">
          <w:marLeft w:val="0"/>
          <w:marRight w:val="0"/>
          <w:marTop w:val="0"/>
          <w:marBottom w:val="0"/>
          <w:divBdr>
            <w:top w:val="none" w:sz="0" w:space="0" w:color="auto"/>
            <w:left w:val="none" w:sz="0" w:space="0" w:color="auto"/>
            <w:bottom w:val="none" w:sz="0" w:space="0" w:color="auto"/>
            <w:right w:val="none" w:sz="0" w:space="0" w:color="auto"/>
          </w:divBdr>
        </w:div>
        <w:div w:id="962351339">
          <w:marLeft w:val="0"/>
          <w:marRight w:val="0"/>
          <w:marTop w:val="0"/>
          <w:marBottom w:val="0"/>
          <w:divBdr>
            <w:top w:val="none" w:sz="0" w:space="0" w:color="auto"/>
            <w:left w:val="none" w:sz="0" w:space="0" w:color="auto"/>
            <w:bottom w:val="none" w:sz="0" w:space="0" w:color="auto"/>
            <w:right w:val="none" w:sz="0" w:space="0" w:color="auto"/>
          </w:divBdr>
        </w:div>
        <w:div w:id="1471903415">
          <w:marLeft w:val="0"/>
          <w:marRight w:val="0"/>
          <w:marTop w:val="0"/>
          <w:marBottom w:val="0"/>
          <w:divBdr>
            <w:top w:val="none" w:sz="0" w:space="0" w:color="auto"/>
            <w:left w:val="none" w:sz="0" w:space="0" w:color="auto"/>
            <w:bottom w:val="none" w:sz="0" w:space="0" w:color="auto"/>
            <w:right w:val="none" w:sz="0" w:space="0" w:color="auto"/>
          </w:divBdr>
        </w:div>
        <w:div w:id="131679964">
          <w:marLeft w:val="0"/>
          <w:marRight w:val="0"/>
          <w:marTop w:val="0"/>
          <w:marBottom w:val="0"/>
          <w:divBdr>
            <w:top w:val="none" w:sz="0" w:space="0" w:color="auto"/>
            <w:left w:val="none" w:sz="0" w:space="0" w:color="auto"/>
            <w:bottom w:val="none" w:sz="0" w:space="0" w:color="auto"/>
            <w:right w:val="none" w:sz="0" w:space="0" w:color="auto"/>
          </w:divBdr>
        </w:div>
        <w:div w:id="87313851">
          <w:marLeft w:val="0"/>
          <w:marRight w:val="0"/>
          <w:marTop w:val="0"/>
          <w:marBottom w:val="0"/>
          <w:divBdr>
            <w:top w:val="none" w:sz="0" w:space="0" w:color="auto"/>
            <w:left w:val="none" w:sz="0" w:space="0" w:color="auto"/>
            <w:bottom w:val="none" w:sz="0" w:space="0" w:color="auto"/>
            <w:right w:val="none" w:sz="0" w:space="0" w:color="auto"/>
          </w:divBdr>
        </w:div>
        <w:div w:id="249117674">
          <w:marLeft w:val="0"/>
          <w:marRight w:val="0"/>
          <w:marTop w:val="0"/>
          <w:marBottom w:val="0"/>
          <w:divBdr>
            <w:top w:val="none" w:sz="0" w:space="0" w:color="auto"/>
            <w:left w:val="none" w:sz="0" w:space="0" w:color="auto"/>
            <w:bottom w:val="none" w:sz="0" w:space="0" w:color="auto"/>
            <w:right w:val="none" w:sz="0" w:space="0" w:color="auto"/>
          </w:divBdr>
        </w:div>
        <w:div w:id="633633868">
          <w:marLeft w:val="0"/>
          <w:marRight w:val="0"/>
          <w:marTop w:val="0"/>
          <w:marBottom w:val="0"/>
          <w:divBdr>
            <w:top w:val="none" w:sz="0" w:space="0" w:color="auto"/>
            <w:left w:val="none" w:sz="0" w:space="0" w:color="auto"/>
            <w:bottom w:val="none" w:sz="0" w:space="0" w:color="auto"/>
            <w:right w:val="none" w:sz="0" w:space="0" w:color="auto"/>
          </w:divBdr>
        </w:div>
        <w:div w:id="672995617">
          <w:marLeft w:val="0"/>
          <w:marRight w:val="0"/>
          <w:marTop w:val="0"/>
          <w:marBottom w:val="0"/>
          <w:divBdr>
            <w:top w:val="none" w:sz="0" w:space="0" w:color="auto"/>
            <w:left w:val="none" w:sz="0" w:space="0" w:color="auto"/>
            <w:bottom w:val="none" w:sz="0" w:space="0" w:color="auto"/>
            <w:right w:val="none" w:sz="0" w:space="0" w:color="auto"/>
          </w:divBdr>
        </w:div>
        <w:div w:id="509297611">
          <w:marLeft w:val="0"/>
          <w:marRight w:val="0"/>
          <w:marTop w:val="0"/>
          <w:marBottom w:val="0"/>
          <w:divBdr>
            <w:top w:val="none" w:sz="0" w:space="0" w:color="auto"/>
            <w:left w:val="none" w:sz="0" w:space="0" w:color="auto"/>
            <w:bottom w:val="none" w:sz="0" w:space="0" w:color="auto"/>
            <w:right w:val="none" w:sz="0" w:space="0" w:color="auto"/>
          </w:divBdr>
        </w:div>
        <w:div w:id="1686860781">
          <w:marLeft w:val="0"/>
          <w:marRight w:val="0"/>
          <w:marTop w:val="0"/>
          <w:marBottom w:val="0"/>
          <w:divBdr>
            <w:top w:val="none" w:sz="0" w:space="0" w:color="auto"/>
            <w:left w:val="none" w:sz="0" w:space="0" w:color="auto"/>
            <w:bottom w:val="none" w:sz="0" w:space="0" w:color="auto"/>
            <w:right w:val="none" w:sz="0" w:space="0" w:color="auto"/>
          </w:divBdr>
        </w:div>
        <w:div w:id="60098945">
          <w:marLeft w:val="0"/>
          <w:marRight w:val="0"/>
          <w:marTop w:val="0"/>
          <w:marBottom w:val="0"/>
          <w:divBdr>
            <w:top w:val="none" w:sz="0" w:space="0" w:color="auto"/>
            <w:left w:val="none" w:sz="0" w:space="0" w:color="auto"/>
            <w:bottom w:val="none" w:sz="0" w:space="0" w:color="auto"/>
            <w:right w:val="none" w:sz="0" w:space="0" w:color="auto"/>
          </w:divBdr>
        </w:div>
        <w:div w:id="864291521">
          <w:marLeft w:val="0"/>
          <w:marRight w:val="0"/>
          <w:marTop w:val="0"/>
          <w:marBottom w:val="0"/>
          <w:divBdr>
            <w:top w:val="none" w:sz="0" w:space="0" w:color="auto"/>
            <w:left w:val="none" w:sz="0" w:space="0" w:color="auto"/>
            <w:bottom w:val="none" w:sz="0" w:space="0" w:color="auto"/>
            <w:right w:val="none" w:sz="0" w:space="0" w:color="auto"/>
          </w:divBdr>
        </w:div>
        <w:div w:id="478696952">
          <w:marLeft w:val="0"/>
          <w:marRight w:val="0"/>
          <w:marTop w:val="0"/>
          <w:marBottom w:val="0"/>
          <w:divBdr>
            <w:top w:val="none" w:sz="0" w:space="0" w:color="auto"/>
            <w:left w:val="none" w:sz="0" w:space="0" w:color="auto"/>
            <w:bottom w:val="none" w:sz="0" w:space="0" w:color="auto"/>
            <w:right w:val="none" w:sz="0" w:space="0" w:color="auto"/>
          </w:divBdr>
        </w:div>
        <w:div w:id="517085888">
          <w:marLeft w:val="0"/>
          <w:marRight w:val="0"/>
          <w:marTop w:val="0"/>
          <w:marBottom w:val="0"/>
          <w:divBdr>
            <w:top w:val="none" w:sz="0" w:space="0" w:color="auto"/>
            <w:left w:val="none" w:sz="0" w:space="0" w:color="auto"/>
            <w:bottom w:val="none" w:sz="0" w:space="0" w:color="auto"/>
            <w:right w:val="none" w:sz="0" w:space="0" w:color="auto"/>
          </w:divBdr>
        </w:div>
        <w:div w:id="1051852982">
          <w:marLeft w:val="0"/>
          <w:marRight w:val="0"/>
          <w:marTop w:val="0"/>
          <w:marBottom w:val="0"/>
          <w:divBdr>
            <w:top w:val="none" w:sz="0" w:space="0" w:color="auto"/>
            <w:left w:val="none" w:sz="0" w:space="0" w:color="auto"/>
            <w:bottom w:val="none" w:sz="0" w:space="0" w:color="auto"/>
            <w:right w:val="none" w:sz="0" w:space="0" w:color="auto"/>
          </w:divBdr>
        </w:div>
        <w:div w:id="1560283081">
          <w:marLeft w:val="0"/>
          <w:marRight w:val="0"/>
          <w:marTop w:val="0"/>
          <w:marBottom w:val="0"/>
          <w:divBdr>
            <w:top w:val="none" w:sz="0" w:space="0" w:color="auto"/>
            <w:left w:val="none" w:sz="0" w:space="0" w:color="auto"/>
            <w:bottom w:val="none" w:sz="0" w:space="0" w:color="auto"/>
            <w:right w:val="none" w:sz="0" w:space="0" w:color="auto"/>
          </w:divBdr>
        </w:div>
        <w:div w:id="687147691">
          <w:marLeft w:val="0"/>
          <w:marRight w:val="0"/>
          <w:marTop w:val="0"/>
          <w:marBottom w:val="0"/>
          <w:divBdr>
            <w:top w:val="none" w:sz="0" w:space="0" w:color="auto"/>
            <w:left w:val="none" w:sz="0" w:space="0" w:color="auto"/>
            <w:bottom w:val="none" w:sz="0" w:space="0" w:color="auto"/>
            <w:right w:val="none" w:sz="0" w:space="0" w:color="auto"/>
          </w:divBdr>
        </w:div>
        <w:div w:id="1346903480">
          <w:marLeft w:val="0"/>
          <w:marRight w:val="0"/>
          <w:marTop w:val="0"/>
          <w:marBottom w:val="0"/>
          <w:divBdr>
            <w:top w:val="none" w:sz="0" w:space="0" w:color="auto"/>
            <w:left w:val="none" w:sz="0" w:space="0" w:color="auto"/>
            <w:bottom w:val="none" w:sz="0" w:space="0" w:color="auto"/>
            <w:right w:val="none" w:sz="0" w:space="0" w:color="auto"/>
          </w:divBdr>
        </w:div>
        <w:div w:id="647321356">
          <w:marLeft w:val="0"/>
          <w:marRight w:val="0"/>
          <w:marTop w:val="0"/>
          <w:marBottom w:val="0"/>
          <w:divBdr>
            <w:top w:val="none" w:sz="0" w:space="0" w:color="auto"/>
            <w:left w:val="none" w:sz="0" w:space="0" w:color="auto"/>
            <w:bottom w:val="none" w:sz="0" w:space="0" w:color="auto"/>
            <w:right w:val="none" w:sz="0" w:space="0" w:color="auto"/>
          </w:divBdr>
        </w:div>
        <w:div w:id="11806856">
          <w:marLeft w:val="0"/>
          <w:marRight w:val="0"/>
          <w:marTop w:val="0"/>
          <w:marBottom w:val="0"/>
          <w:divBdr>
            <w:top w:val="none" w:sz="0" w:space="0" w:color="auto"/>
            <w:left w:val="none" w:sz="0" w:space="0" w:color="auto"/>
            <w:bottom w:val="none" w:sz="0" w:space="0" w:color="auto"/>
            <w:right w:val="none" w:sz="0" w:space="0" w:color="auto"/>
          </w:divBdr>
        </w:div>
        <w:div w:id="1880438797">
          <w:marLeft w:val="0"/>
          <w:marRight w:val="0"/>
          <w:marTop w:val="0"/>
          <w:marBottom w:val="0"/>
          <w:divBdr>
            <w:top w:val="none" w:sz="0" w:space="0" w:color="auto"/>
            <w:left w:val="none" w:sz="0" w:space="0" w:color="auto"/>
            <w:bottom w:val="none" w:sz="0" w:space="0" w:color="auto"/>
            <w:right w:val="none" w:sz="0" w:space="0" w:color="auto"/>
          </w:divBdr>
        </w:div>
        <w:div w:id="1378162622">
          <w:marLeft w:val="0"/>
          <w:marRight w:val="0"/>
          <w:marTop w:val="0"/>
          <w:marBottom w:val="0"/>
          <w:divBdr>
            <w:top w:val="none" w:sz="0" w:space="0" w:color="auto"/>
            <w:left w:val="none" w:sz="0" w:space="0" w:color="auto"/>
            <w:bottom w:val="none" w:sz="0" w:space="0" w:color="auto"/>
            <w:right w:val="none" w:sz="0" w:space="0" w:color="auto"/>
          </w:divBdr>
        </w:div>
        <w:div w:id="1524661981">
          <w:marLeft w:val="0"/>
          <w:marRight w:val="0"/>
          <w:marTop w:val="0"/>
          <w:marBottom w:val="0"/>
          <w:divBdr>
            <w:top w:val="none" w:sz="0" w:space="0" w:color="auto"/>
            <w:left w:val="none" w:sz="0" w:space="0" w:color="auto"/>
            <w:bottom w:val="none" w:sz="0" w:space="0" w:color="auto"/>
            <w:right w:val="none" w:sz="0" w:space="0" w:color="auto"/>
          </w:divBdr>
        </w:div>
        <w:div w:id="326833123">
          <w:marLeft w:val="0"/>
          <w:marRight w:val="0"/>
          <w:marTop w:val="0"/>
          <w:marBottom w:val="0"/>
          <w:divBdr>
            <w:top w:val="none" w:sz="0" w:space="0" w:color="auto"/>
            <w:left w:val="none" w:sz="0" w:space="0" w:color="auto"/>
            <w:bottom w:val="none" w:sz="0" w:space="0" w:color="auto"/>
            <w:right w:val="none" w:sz="0" w:space="0" w:color="auto"/>
          </w:divBdr>
        </w:div>
        <w:div w:id="156773615">
          <w:marLeft w:val="0"/>
          <w:marRight w:val="0"/>
          <w:marTop w:val="0"/>
          <w:marBottom w:val="0"/>
          <w:divBdr>
            <w:top w:val="none" w:sz="0" w:space="0" w:color="auto"/>
            <w:left w:val="none" w:sz="0" w:space="0" w:color="auto"/>
            <w:bottom w:val="none" w:sz="0" w:space="0" w:color="auto"/>
            <w:right w:val="none" w:sz="0" w:space="0" w:color="auto"/>
          </w:divBdr>
        </w:div>
        <w:div w:id="1624536148">
          <w:marLeft w:val="0"/>
          <w:marRight w:val="0"/>
          <w:marTop w:val="0"/>
          <w:marBottom w:val="0"/>
          <w:divBdr>
            <w:top w:val="none" w:sz="0" w:space="0" w:color="auto"/>
            <w:left w:val="none" w:sz="0" w:space="0" w:color="auto"/>
            <w:bottom w:val="none" w:sz="0" w:space="0" w:color="auto"/>
            <w:right w:val="none" w:sz="0" w:space="0" w:color="auto"/>
          </w:divBdr>
        </w:div>
        <w:div w:id="1971008609">
          <w:marLeft w:val="0"/>
          <w:marRight w:val="0"/>
          <w:marTop w:val="0"/>
          <w:marBottom w:val="0"/>
          <w:divBdr>
            <w:top w:val="none" w:sz="0" w:space="0" w:color="auto"/>
            <w:left w:val="none" w:sz="0" w:space="0" w:color="auto"/>
            <w:bottom w:val="none" w:sz="0" w:space="0" w:color="auto"/>
            <w:right w:val="none" w:sz="0" w:space="0" w:color="auto"/>
          </w:divBdr>
        </w:div>
        <w:div w:id="127822035">
          <w:marLeft w:val="0"/>
          <w:marRight w:val="0"/>
          <w:marTop w:val="0"/>
          <w:marBottom w:val="0"/>
          <w:divBdr>
            <w:top w:val="none" w:sz="0" w:space="0" w:color="auto"/>
            <w:left w:val="none" w:sz="0" w:space="0" w:color="auto"/>
            <w:bottom w:val="none" w:sz="0" w:space="0" w:color="auto"/>
            <w:right w:val="none" w:sz="0" w:space="0" w:color="auto"/>
          </w:divBdr>
        </w:div>
        <w:div w:id="525600788">
          <w:marLeft w:val="0"/>
          <w:marRight w:val="0"/>
          <w:marTop w:val="0"/>
          <w:marBottom w:val="0"/>
          <w:divBdr>
            <w:top w:val="none" w:sz="0" w:space="0" w:color="auto"/>
            <w:left w:val="none" w:sz="0" w:space="0" w:color="auto"/>
            <w:bottom w:val="none" w:sz="0" w:space="0" w:color="auto"/>
            <w:right w:val="none" w:sz="0" w:space="0" w:color="auto"/>
          </w:divBdr>
        </w:div>
        <w:div w:id="2048944383">
          <w:marLeft w:val="0"/>
          <w:marRight w:val="0"/>
          <w:marTop w:val="0"/>
          <w:marBottom w:val="0"/>
          <w:divBdr>
            <w:top w:val="none" w:sz="0" w:space="0" w:color="auto"/>
            <w:left w:val="none" w:sz="0" w:space="0" w:color="auto"/>
            <w:bottom w:val="none" w:sz="0" w:space="0" w:color="auto"/>
            <w:right w:val="none" w:sz="0" w:space="0" w:color="auto"/>
          </w:divBdr>
        </w:div>
        <w:div w:id="817763067">
          <w:marLeft w:val="0"/>
          <w:marRight w:val="0"/>
          <w:marTop w:val="0"/>
          <w:marBottom w:val="0"/>
          <w:divBdr>
            <w:top w:val="none" w:sz="0" w:space="0" w:color="auto"/>
            <w:left w:val="none" w:sz="0" w:space="0" w:color="auto"/>
            <w:bottom w:val="none" w:sz="0" w:space="0" w:color="auto"/>
            <w:right w:val="none" w:sz="0" w:space="0" w:color="auto"/>
          </w:divBdr>
        </w:div>
        <w:div w:id="865292233">
          <w:marLeft w:val="0"/>
          <w:marRight w:val="0"/>
          <w:marTop w:val="0"/>
          <w:marBottom w:val="0"/>
          <w:divBdr>
            <w:top w:val="none" w:sz="0" w:space="0" w:color="auto"/>
            <w:left w:val="none" w:sz="0" w:space="0" w:color="auto"/>
            <w:bottom w:val="none" w:sz="0" w:space="0" w:color="auto"/>
            <w:right w:val="none" w:sz="0" w:space="0" w:color="auto"/>
          </w:divBdr>
        </w:div>
        <w:div w:id="1700281103">
          <w:marLeft w:val="0"/>
          <w:marRight w:val="0"/>
          <w:marTop w:val="0"/>
          <w:marBottom w:val="0"/>
          <w:divBdr>
            <w:top w:val="none" w:sz="0" w:space="0" w:color="auto"/>
            <w:left w:val="none" w:sz="0" w:space="0" w:color="auto"/>
            <w:bottom w:val="none" w:sz="0" w:space="0" w:color="auto"/>
            <w:right w:val="none" w:sz="0" w:space="0" w:color="auto"/>
          </w:divBdr>
        </w:div>
        <w:div w:id="1101418771">
          <w:marLeft w:val="0"/>
          <w:marRight w:val="0"/>
          <w:marTop w:val="0"/>
          <w:marBottom w:val="0"/>
          <w:divBdr>
            <w:top w:val="none" w:sz="0" w:space="0" w:color="auto"/>
            <w:left w:val="none" w:sz="0" w:space="0" w:color="auto"/>
            <w:bottom w:val="none" w:sz="0" w:space="0" w:color="auto"/>
            <w:right w:val="none" w:sz="0" w:space="0" w:color="auto"/>
          </w:divBdr>
        </w:div>
        <w:div w:id="1666205172">
          <w:marLeft w:val="0"/>
          <w:marRight w:val="0"/>
          <w:marTop w:val="0"/>
          <w:marBottom w:val="0"/>
          <w:divBdr>
            <w:top w:val="none" w:sz="0" w:space="0" w:color="auto"/>
            <w:left w:val="none" w:sz="0" w:space="0" w:color="auto"/>
            <w:bottom w:val="none" w:sz="0" w:space="0" w:color="auto"/>
            <w:right w:val="none" w:sz="0" w:space="0" w:color="auto"/>
          </w:divBdr>
        </w:div>
        <w:div w:id="1111127477">
          <w:marLeft w:val="0"/>
          <w:marRight w:val="0"/>
          <w:marTop w:val="0"/>
          <w:marBottom w:val="0"/>
          <w:divBdr>
            <w:top w:val="none" w:sz="0" w:space="0" w:color="auto"/>
            <w:left w:val="none" w:sz="0" w:space="0" w:color="auto"/>
            <w:bottom w:val="none" w:sz="0" w:space="0" w:color="auto"/>
            <w:right w:val="none" w:sz="0" w:space="0" w:color="auto"/>
          </w:divBdr>
        </w:div>
        <w:div w:id="994652586">
          <w:marLeft w:val="0"/>
          <w:marRight w:val="0"/>
          <w:marTop w:val="0"/>
          <w:marBottom w:val="0"/>
          <w:divBdr>
            <w:top w:val="none" w:sz="0" w:space="0" w:color="auto"/>
            <w:left w:val="none" w:sz="0" w:space="0" w:color="auto"/>
            <w:bottom w:val="none" w:sz="0" w:space="0" w:color="auto"/>
            <w:right w:val="none" w:sz="0" w:space="0" w:color="auto"/>
          </w:divBdr>
        </w:div>
        <w:div w:id="1442606564">
          <w:marLeft w:val="0"/>
          <w:marRight w:val="0"/>
          <w:marTop w:val="0"/>
          <w:marBottom w:val="0"/>
          <w:divBdr>
            <w:top w:val="none" w:sz="0" w:space="0" w:color="auto"/>
            <w:left w:val="none" w:sz="0" w:space="0" w:color="auto"/>
            <w:bottom w:val="none" w:sz="0" w:space="0" w:color="auto"/>
            <w:right w:val="none" w:sz="0" w:space="0" w:color="auto"/>
          </w:divBdr>
        </w:div>
        <w:div w:id="1748073225">
          <w:marLeft w:val="0"/>
          <w:marRight w:val="0"/>
          <w:marTop w:val="0"/>
          <w:marBottom w:val="0"/>
          <w:divBdr>
            <w:top w:val="none" w:sz="0" w:space="0" w:color="auto"/>
            <w:left w:val="none" w:sz="0" w:space="0" w:color="auto"/>
            <w:bottom w:val="none" w:sz="0" w:space="0" w:color="auto"/>
            <w:right w:val="none" w:sz="0" w:space="0" w:color="auto"/>
          </w:divBdr>
        </w:div>
        <w:div w:id="1124931788">
          <w:marLeft w:val="0"/>
          <w:marRight w:val="0"/>
          <w:marTop w:val="0"/>
          <w:marBottom w:val="0"/>
          <w:divBdr>
            <w:top w:val="none" w:sz="0" w:space="0" w:color="auto"/>
            <w:left w:val="none" w:sz="0" w:space="0" w:color="auto"/>
            <w:bottom w:val="none" w:sz="0" w:space="0" w:color="auto"/>
            <w:right w:val="none" w:sz="0" w:space="0" w:color="auto"/>
          </w:divBdr>
        </w:div>
        <w:div w:id="1463768147">
          <w:marLeft w:val="0"/>
          <w:marRight w:val="0"/>
          <w:marTop w:val="0"/>
          <w:marBottom w:val="0"/>
          <w:divBdr>
            <w:top w:val="none" w:sz="0" w:space="0" w:color="auto"/>
            <w:left w:val="none" w:sz="0" w:space="0" w:color="auto"/>
            <w:bottom w:val="none" w:sz="0" w:space="0" w:color="auto"/>
            <w:right w:val="none" w:sz="0" w:space="0" w:color="auto"/>
          </w:divBdr>
        </w:div>
        <w:div w:id="217209990">
          <w:marLeft w:val="0"/>
          <w:marRight w:val="0"/>
          <w:marTop w:val="0"/>
          <w:marBottom w:val="0"/>
          <w:divBdr>
            <w:top w:val="none" w:sz="0" w:space="0" w:color="auto"/>
            <w:left w:val="none" w:sz="0" w:space="0" w:color="auto"/>
            <w:bottom w:val="none" w:sz="0" w:space="0" w:color="auto"/>
            <w:right w:val="none" w:sz="0" w:space="0" w:color="auto"/>
          </w:divBdr>
        </w:div>
        <w:div w:id="370813010">
          <w:marLeft w:val="0"/>
          <w:marRight w:val="0"/>
          <w:marTop w:val="0"/>
          <w:marBottom w:val="0"/>
          <w:divBdr>
            <w:top w:val="none" w:sz="0" w:space="0" w:color="auto"/>
            <w:left w:val="none" w:sz="0" w:space="0" w:color="auto"/>
            <w:bottom w:val="none" w:sz="0" w:space="0" w:color="auto"/>
            <w:right w:val="none" w:sz="0" w:space="0" w:color="auto"/>
          </w:divBdr>
        </w:div>
        <w:div w:id="1675061325">
          <w:marLeft w:val="0"/>
          <w:marRight w:val="0"/>
          <w:marTop w:val="0"/>
          <w:marBottom w:val="0"/>
          <w:divBdr>
            <w:top w:val="none" w:sz="0" w:space="0" w:color="auto"/>
            <w:left w:val="none" w:sz="0" w:space="0" w:color="auto"/>
            <w:bottom w:val="none" w:sz="0" w:space="0" w:color="auto"/>
            <w:right w:val="none" w:sz="0" w:space="0" w:color="auto"/>
          </w:divBdr>
        </w:div>
        <w:div w:id="51512774">
          <w:marLeft w:val="0"/>
          <w:marRight w:val="0"/>
          <w:marTop w:val="0"/>
          <w:marBottom w:val="0"/>
          <w:divBdr>
            <w:top w:val="none" w:sz="0" w:space="0" w:color="auto"/>
            <w:left w:val="none" w:sz="0" w:space="0" w:color="auto"/>
            <w:bottom w:val="none" w:sz="0" w:space="0" w:color="auto"/>
            <w:right w:val="none" w:sz="0" w:space="0" w:color="auto"/>
          </w:divBdr>
        </w:div>
        <w:div w:id="387729343">
          <w:marLeft w:val="0"/>
          <w:marRight w:val="0"/>
          <w:marTop w:val="0"/>
          <w:marBottom w:val="0"/>
          <w:divBdr>
            <w:top w:val="none" w:sz="0" w:space="0" w:color="auto"/>
            <w:left w:val="none" w:sz="0" w:space="0" w:color="auto"/>
            <w:bottom w:val="none" w:sz="0" w:space="0" w:color="auto"/>
            <w:right w:val="none" w:sz="0" w:space="0" w:color="auto"/>
          </w:divBdr>
        </w:div>
        <w:div w:id="288366527">
          <w:marLeft w:val="0"/>
          <w:marRight w:val="0"/>
          <w:marTop w:val="0"/>
          <w:marBottom w:val="0"/>
          <w:divBdr>
            <w:top w:val="none" w:sz="0" w:space="0" w:color="auto"/>
            <w:left w:val="none" w:sz="0" w:space="0" w:color="auto"/>
            <w:bottom w:val="none" w:sz="0" w:space="0" w:color="auto"/>
            <w:right w:val="none" w:sz="0" w:space="0" w:color="auto"/>
          </w:divBdr>
        </w:div>
        <w:div w:id="1825392550">
          <w:marLeft w:val="0"/>
          <w:marRight w:val="0"/>
          <w:marTop w:val="0"/>
          <w:marBottom w:val="0"/>
          <w:divBdr>
            <w:top w:val="none" w:sz="0" w:space="0" w:color="auto"/>
            <w:left w:val="none" w:sz="0" w:space="0" w:color="auto"/>
            <w:bottom w:val="none" w:sz="0" w:space="0" w:color="auto"/>
            <w:right w:val="none" w:sz="0" w:space="0" w:color="auto"/>
          </w:divBdr>
        </w:div>
        <w:div w:id="1326282079">
          <w:marLeft w:val="0"/>
          <w:marRight w:val="0"/>
          <w:marTop w:val="0"/>
          <w:marBottom w:val="0"/>
          <w:divBdr>
            <w:top w:val="none" w:sz="0" w:space="0" w:color="auto"/>
            <w:left w:val="none" w:sz="0" w:space="0" w:color="auto"/>
            <w:bottom w:val="none" w:sz="0" w:space="0" w:color="auto"/>
            <w:right w:val="none" w:sz="0" w:space="0" w:color="auto"/>
          </w:divBdr>
        </w:div>
        <w:div w:id="1441299700">
          <w:marLeft w:val="0"/>
          <w:marRight w:val="0"/>
          <w:marTop w:val="0"/>
          <w:marBottom w:val="0"/>
          <w:divBdr>
            <w:top w:val="none" w:sz="0" w:space="0" w:color="auto"/>
            <w:left w:val="none" w:sz="0" w:space="0" w:color="auto"/>
            <w:bottom w:val="none" w:sz="0" w:space="0" w:color="auto"/>
            <w:right w:val="none" w:sz="0" w:space="0" w:color="auto"/>
          </w:divBdr>
        </w:div>
        <w:div w:id="974601591">
          <w:marLeft w:val="0"/>
          <w:marRight w:val="0"/>
          <w:marTop w:val="0"/>
          <w:marBottom w:val="0"/>
          <w:divBdr>
            <w:top w:val="none" w:sz="0" w:space="0" w:color="auto"/>
            <w:left w:val="none" w:sz="0" w:space="0" w:color="auto"/>
            <w:bottom w:val="none" w:sz="0" w:space="0" w:color="auto"/>
            <w:right w:val="none" w:sz="0" w:space="0" w:color="auto"/>
          </w:divBdr>
        </w:div>
        <w:div w:id="504171351">
          <w:marLeft w:val="0"/>
          <w:marRight w:val="0"/>
          <w:marTop w:val="0"/>
          <w:marBottom w:val="0"/>
          <w:divBdr>
            <w:top w:val="none" w:sz="0" w:space="0" w:color="auto"/>
            <w:left w:val="none" w:sz="0" w:space="0" w:color="auto"/>
            <w:bottom w:val="none" w:sz="0" w:space="0" w:color="auto"/>
            <w:right w:val="none" w:sz="0" w:space="0" w:color="auto"/>
          </w:divBdr>
        </w:div>
        <w:div w:id="268247278">
          <w:marLeft w:val="0"/>
          <w:marRight w:val="0"/>
          <w:marTop w:val="0"/>
          <w:marBottom w:val="0"/>
          <w:divBdr>
            <w:top w:val="none" w:sz="0" w:space="0" w:color="auto"/>
            <w:left w:val="none" w:sz="0" w:space="0" w:color="auto"/>
            <w:bottom w:val="none" w:sz="0" w:space="0" w:color="auto"/>
            <w:right w:val="none" w:sz="0" w:space="0" w:color="auto"/>
          </w:divBdr>
        </w:div>
        <w:div w:id="1240404492">
          <w:marLeft w:val="0"/>
          <w:marRight w:val="0"/>
          <w:marTop w:val="0"/>
          <w:marBottom w:val="0"/>
          <w:divBdr>
            <w:top w:val="none" w:sz="0" w:space="0" w:color="auto"/>
            <w:left w:val="none" w:sz="0" w:space="0" w:color="auto"/>
            <w:bottom w:val="none" w:sz="0" w:space="0" w:color="auto"/>
            <w:right w:val="none" w:sz="0" w:space="0" w:color="auto"/>
          </w:divBdr>
        </w:div>
        <w:div w:id="1595284310">
          <w:marLeft w:val="0"/>
          <w:marRight w:val="0"/>
          <w:marTop w:val="0"/>
          <w:marBottom w:val="0"/>
          <w:divBdr>
            <w:top w:val="none" w:sz="0" w:space="0" w:color="auto"/>
            <w:left w:val="none" w:sz="0" w:space="0" w:color="auto"/>
            <w:bottom w:val="none" w:sz="0" w:space="0" w:color="auto"/>
            <w:right w:val="none" w:sz="0" w:space="0" w:color="auto"/>
          </w:divBdr>
        </w:div>
        <w:div w:id="1080635008">
          <w:marLeft w:val="0"/>
          <w:marRight w:val="0"/>
          <w:marTop w:val="0"/>
          <w:marBottom w:val="0"/>
          <w:divBdr>
            <w:top w:val="none" w:sz="0" w:space="0" w:color="auto"/>
            <w:left w:val="none" w:sz="0" w:space="0" w:color="auto"/>
            <w:bottom w:val="none" w:sz="0" w:space="0" w:color="auto"/>
            <w:right w:val="none" w:sz="0" w:space="0" w:color="auto"/>
          </w:divBdr>
        </w:div>
        <w:div w:id="167447264">
          <w:marLeft w:val="0"/>
          <w:marRight w:val="0"/>
          <w:marTop w:val="0"/>
          <w:marBottom w:val="0"/>
          <w:divBdr>
            <w:top w:val="none" w:sz="0" w:space="0" w:color="auto"/>
            <w:left w:val="none" w:sz="0" w:space="0" w:color="auto"/>
            <w:bottom w:val="none" w:sz="0" w:space="0" w:color="auto"/>
            <w:right w:val="none" w:sz="0" w:space="0" w:color="auto"/>
          </w:divBdr>
        </w:div>
        <w:div w:id="1133405890">
          <w:marLeft w:val="0"/>
          <w:marRight w:val="0"/>
          <w:marTop w:val="0"/>
          <w:marBottom w:val="0"/>
          <w:divBdr>
            <w:top w:val="none" w:sz="0" w:space="0" w:color="auto"/>
            <w:left w:val="none" w:sz="0" w:space="0" w:color="auto"/>
            <w:bottom w:val="none" w:sz="0" w:space="0" w:color="auto"/>
            <w:right w:val="none" w:sz="0" w:space="0" w:color="auto"/>
          </w:divBdr>
        </w:div>
        <w:div w:id="936134447">
          <w:marLeft w:val="0"/>
          <w:marRight w:val="0"/>
          <w:marTop w:val="0"/>
          <w:marBottom w:val="0"/>
          <w:divBdr>
            <w:top w:val="none" w:sz="0" w:space="0" w:color="auto"/>
            <w:left w:val="none" w:sz="0" w:space="0" w:color="auto"/>
            <w:bottom w:val="none" w:sz="0" w:space="0" w:color="auto"/>
            <w:right w:val="none" w:sz="0" w:space="0" w:color="auto"/>
          </w:divBdr>
        </w:div>
        <w:div w:id="2005739016">
          <w:marLeft w:val="0"/>
          <w:marRight w:val="0"/>
          <w:marTop w:val="0"/>
          <w:marBottom w:val="0"/>
          <w:divBdr>
            <w:top w:val="none" w:sz="0" w:space="0" w:color="auto"/>
            <w:left w:val="none" w:sz="0" w:space="0" w:color="auto"/>
            <w:bottom w:val="none" w:sz="0" w:space="0" w:color="auto"/>
            <w:right w:val="none" w:sz="0" w:space="0" w:color="auto"/>
          </w:divBdr>
        </w:div>
        <w:div w:id="225725766">
          <w:marLeft w:val="0"/>
          <w:marRight w:val="0"/>
          <w:marTop w:val="0"/>
          <w:marBottom w:val="0"/>
          <w:divBdr>
            <w:top w:val="none" w:sz="0" w:space="0" w:color="auto"/>
            <w:left w:val="none" w:sz="0" w:space="0" w:color="auto"/>
            <w:bottom w:val="none" w:sz="0" w:space="0" w:color="auto"/>
            <w:right w:val="none" w:sz="0" w:space="0" w:color="auto"/>
          </w:divBdr>
        </w:div>
        <w:div w:id="418721850">
          <w:marLeft w:val="0"/>
          <w:marRight w:val="0"/>
          <w:marTop w:val="0"/>
          <w:marBottom w:val="0"/>
          <w:divBdr>
            <w:top w:val="none" w:sz="0" w:space="0" w:color="auto"/>
            <w:left w:val="none" w:sz="0" w:space="0" w:color="auto"/>
            <w:bottom w:val="none" w:sz="0" w:space="0" w:color="auto"/>
            <w:right w:val="none" w:sz="0" w:space="0" w:color="auto"/>
          </w:divBdr>
        </w:div>
        <w:div w:id="1066806903">
          <w:marLeft w:val="0"/>
          <w:marRight w:val="0"/>
          <w:marTop w:val="0"/>
          <w:marBottom w:val="0"/>
          <w:divBdr>
            <w:top w:val="none" w:sz="0" w:space="0" w:color="auto"/>
            <w:left w:val="none" w:sz="0" w:space="0" w:color="auto"/>
            <w:bottom w:val="none" w:sz="0" w:space="0" w:color="auto"/>
            <w:right w:val="none" w:sz="0" w:space="0" w:color="auto"/>
          </w:divBdr>
        </w:div>
        <w:div w:id="467862588">
          <w:marLeft w:val="0"/>
          <w:marRight w:val="0"/>
          <w:marTop w:val="0"/>
          <w:marBottom w:val="0"/>
          <w:divBdr>
            <w:top w:val="none" w:sz="0" w:space="0" w:color="auto"/>
            <w:left w:val="none" w:sz="0" w:space="0" w:color="auto"/>
            <w:bottom w:val="none" w:sz="0" w:space="0" w:color="auto"/>
            <w:right w:val="none" w:sz="0" w:space="0" w:color="auto"/>
          </w:divBdr>
        </w:div>
        <w:div w:id="60639041">
          <w:marLeft w:val="0"/>
          <w:marRight w:val="0"/>
          <w:marTop w:val="0"/>
          <w:marBottom w:val="0"/>
          <w:divBdr>
            <w:top w:val="none" w:sz="0" w:space="0" w:color="auto"/>
            <w:left w:val="none" w:sz="0" w:space="0" w:color="auto"/>
            <w:bottom w:val="none" w:sz="0" w:space="0" w:color="auto"/>
            <w:right w:val="none" w:sz="0" w:space="0" w:color="auto"/>
          </w:divBdr>
        </w:div>
        <w:div w:id="745299854">
          <w:marLeft w:val="0"/>
          <w:marRight w:val="0"/>
          <w:marTop w:val="0"/>
          <w:marBottom w:val="0"/>
          <w:divBdr>
            <w:top w:val="none" w:sz="0" w:space="0" w:color="auto"/>
            <w:left w:val="none" w:sz="0" w:space="0" w:color="auto"/>
            <w:bottom w:val="none" w:sz="0" w:space="0" w:color="auto"/>
            <w:right w:val="none" w:sz="0" w:space="0" w:color="auto"/>
          </w:divBdr>
        </w:div>
        <w:div w:id="2055500235">
          <w:marLeft w:val="0"/>
          <w:marRight w:val="0"/>
          <w:marTop w:val="0"/>
          <w:marBottom w:val="0"/>
          <w:divBdr>
            <w:top w:val="none" w:sz="0" w:space="0" w:color="auto"/>
            <w:left w:val="none" w:sz="0" w:space="0" w:color="auto"/>
            <w:bottom w:val="none" w:sz="0" w:space="0" w:color="auto"/>
            <w:right w:val="none" w:sz="0" w:space="0" w:color="auto"/>
          </w:divBdr>
        </w:div>
        <w:div w:id="288978390">
          <w:marLeft w:val="0"/>
          <w:marRight w:val="0"/>
          <w:marTop w:val="0"/>
          <w:marBottom w:val="0"/>
          <w:divBdr>
            <w:top w:val="none" w:sz="0" w:space="0" w:color="auto"/>
            <w:left w:val="none" w:sz="0" w:space="0" w:color="auto"/>
            <w:bottom w:val="none" w:sz="0" w:space="0" w:color="auto"/>
            <w:right w:val="none" w:sz="0" w:space="0" w:color="auto"/>
          </w:divBdr>
        </w:div>
        <w:div w:id="1228952001">
          <w:marLeft w:val="0"/>
          <w:marRight w:val="0"/>
          <w:marTop w:val="0"/>
          <w:marBottom w:val="0"/>
          <w:divBdr>
            <w:top w:val="none" w:sz="0" w:space="0" w:color="auto"/>
            <w:left w:val="none" w:sz="0" w:space="0" w:color="auto"/>
            <w:bottom w:val="none" w:sz="0" w:space="0" w:color="auto"/>
            <w:right w:val="none" w:sz="0" w:space="0" w:color="auto"/>
          </w:divBdr>
        </w:div>
        <w:div w:id="1805150683">
          <w:marLeft w:val="0"/>
          <w:marRight w:val="0"/>
          <w:marTop w:val="0"/>
          <w:marBottom w:val="0"/>
          <w:divBdr>
            <w:top w:val="none" w:sz="0" w:space="0" w:color="auto"/>
            <w:left w:val="none" w:sz="0" w:space="0" w:color="auto"/>
            <w:bottom w:val="none" w:sz="0" w:space="0" w:color="auto"/>
            <w:right w:val="none" w:sz="0" w:space="0" w:color="auto"/>
          </w:divBdr>
        </w:div>
        <w:div w:id="775247082">
          <w:marLeft w:val="0"/>
          <w:marRight w:val="0"/>
          <w:marTop w:val="0"/>
          <w:marBottom w:val="0"/>
          <w:divBdr>
            <w:top w:val="none" w:sz="0" w:space="0" w:color="auto"/>
            <w:left w:val="none" w:sz="0" w:space="0" w:color="auto"/>
            <w:bottom w:val="none" w:sz="0" w:space="0" w:color="auto"/>
            <w:right w:val="none" w:sz="0" w:space="0" w:color="auto"/>
          </w:divBdr>
        </w:div>
        <w:div w:id="1136920893">
          <w:marLeft w:val="0"/>
          <w:marRight w:val="0"/>
          <w:marTop w:val="0"/>
          <w:marBottom w:val="0"/>
          <w:divBdr>
            <w:top w:val="none" w:sz="0" w:space="0" w:color="auto"/>
            <w:left w:val="none" w:sz="0" w:space="0" w:color="auto"/>
            <w:bottom w:val="none" w:sz="0" w:space="0" w:color="auto"/>
            <w:right w:val="none" w:sz="0" w:space="0" w:color="auto"/>
          </w:divBdr>
        </w:div>
        <w:div w:id="36978959">
          <w:marLeft w:val="0"/>
          <w:marRight w:val="0"/>
          <w:marTop w:val="0"/>
          <w:marBottom w:val="0"/>
          <w:divBdr>
            <w:top w:val="none" w:sz="0" w:space="0" w:color="auto"/>
            <w:left w:val="none" w:sz="0" w:space="0" w:color="auto"/>
            <w:bottom w:val="none" w:sz="0" w:space="0" w:color="auto"/>
            <w:right w:val="none" w:sz="0" w:space="0" w:color="auto"/>
          </w:divBdr>
        </w:div>
        <w:div w:id="1705251229">
          <w:marLeft w:val="0"/>
          <w:marRight w:val="0"/>
          <w:marTop w:val="0"/>
          <w:marBottom w:val="0"/>
          <w:divBdr>
            <w:top w:val="none" w:sz="0" w:space="0" w:color="auto"/>
            <w:left w:val="none" w:sz="0" w:space="0" w:color="auto"/>
            <w:bottom w:val="none" w:sz="0" w:space="0" w:color="auto"/>
            <w:right w:val="none" w:sz="0" w:space="0" w:color="auto"/>
          </w:divBdr>
        </w:div>
        <w:div w:id="1136675940">
          <w:marLeft w:val="0"/>
          <w:marRight w:val="0"/>
          <w:marTop w:val="0"/>
          <w:marBottom w:val="0"/>
          <w:divBdr>
            <w:top w:val="none" w:sz="0" w:space="0" w:color="auto"/>
            <w:left w:val="none" w:sz="0" w:space="0" w:color="auto"/>
            <w:bottom w:val="none" w:sz="0" w:space="0" w:color="auto"/>
            <w:right w:val="none" w:sz="0" w:space="0" w:color="auto"/>
          </w:divBdr>
        </w:div>
        <w:div w:id="1119301535">
          <w:marLeft w:val="0"/>
          <w:marRight w:val="0"/>
          <w:marTop w:val="0"/>
          <w:marBottom w:val="0"/>
          <w:divBdr>
            <w:top w:val="none" w:sz="0" w:space="0" w:color="auto"/>
            <w:left w:val="none" w:sz="0" w:space="0" w:color="auto"/>
            <w:bottom w:val="none" w:sz="0" w:space="0" w:color="auto"/>
            <w:right w:val="none" w:sz="0" w:space="0" w:color="auto"/>
          </w:divBdr>
        </w:div>
        <w:div w:id="2117749726">
          <w:marLeft w:val="0"/>
          <w:marRight w:val="0"/>
          <w:marTop w:val="0"/>
          <w:marBottom w:val="0"/>
          <w:divBdr>
            <w:top w:val="none" w:sz="0" w:space="0" w:color="auto"/>
            <w:left w:val="none" w:sz="0" w:space="0" w:color="auto"/>
            <w:bottom w:val="none" w:sz="0" w:space="0" w:color="auto"/>
            <w:right w:val="none" w:sz="0" w:space="0" w:color="auto"/>
          </w:divBdr>
        </w:div>
        <w:div w:id="420762829">
          <w:marLeft w:val="0"/>
          <w:marRight w:val="0"/>
          <w:marTop w:val="0"/>
          <w:marBottom w:val="0"/>
          <w:divBdr>
            <w:top w:val="none" w:sz="0" w:space="0" w:color="auto"/>
            <w:left w:val="none" w:sz="0" w:space="0" w:color="auto"/>
            <w:bottom w:val="none" w:sz="0" w:space="0" w:color="auto"/>
            <w:right w:val="none" w:sz="0" w:space="0" w:color="auto"/>
          </w:divBdr>
        </w:div>
        <w:div w:id="1876116989">
          <w:marLeft w:val="0"/>
          <w:marRight w:val="0"/>
          <w:marTop w:val="0"/>
          <w:marBottom w:val="0"/>
          <w:divBdr>
            <w:top w:val="none" w:sz="0" w:space="0" w:color="auto"/>
            <w:left w:val="none" w:sz="0" w:space="0" w:color="auto"/>
            <w:bottom w:val="none" w:sz="0" w:space="0" w:color="auto"/>
            <w:right w:val="none" w:sz="0" w:space="0" w:color="auto"/>
          </w:divBdr>
        </w:div>
        <w:div w:id="605695149">
          <w:marLeft w:val="0"/>
          <w:marRight w:val="0"/>
          <w:marTop w:val="0"/>
          <w:marBottom w:val="0"/>
          <w:divBdr>
            <w:top w:val="none" w:sz="0" w:space="0" w:color="auto"/>
            <w:left w:val="none" w:sz="0" w:space="0" w:color="auto"/>
            <w:bottom w:val="none" w:sz="0" w:space="0" w:color="auto"/>
            <w:right w:val="none" w:sz="0" w:space="0" w:color="auto"/>
          </w:divBdr>
        </w:div>
        <w:div w:id="15162843">
          <w:marLeft w:val="0"/>
          <w:marRight w:val="0"/>
          <w:marTop w:val="0"/>
          <w:marBottom w:val="0"/>
          <w:divBdr>
            <w:top w:val="none" w:sz="0" w:space="0" w:color="auto"/>
            <w:left w:val="none" w:sz="0" w:space="0" w:color="auto"/>
            <w:bottom w:val="none" w:sz="0" w:space="0" w:color="auto"/>
            <w:right w:val="none" w:sz="0" w:space="0" w:color="auto"/>
          </w:divBdr>
        </w:div>
        <w:div w:id="926230428">
          <w:marLeft w:val="0"/>
          <w:marRight w:val="0"/>
          <w:marTop w:val="0"/>
          <w:marBottom w:val="0"/>
          <w:divBdr>
            <w:top w:val="none" w:sz="0" w:space="0" w:color="auto"/>
            <w:left w:val="none" w:sz="0" w:space="0" w:color="auto"/>
            <w:bottom w:val="none" w:sz="0" w:space="0" w:color="auto"/>
            <w:right w:val="none" w:sz="0" w:space="0" w:color="auto"/>
          </w:divBdr>
        </w:div>
        <w:div w:id="824780375">
          <w:marLeft w:val="0"/>
          <w:marRight w:val="0"/>
          <w:marTop w:val="0"/>
          <w:marBottom w:val="0"/>
          <w:divBdr>
            <w:top w:val="none" w:sz="0" w:space="0" w:color="auto"/>
            <w:left w:val="none" w:sz="0" w:space="0" w:color="auto"/>
            <w:bottom w:val="none" w:sz="0" w:space="0" w:color="auto"/>
            <w:right w:val="none" w:sz="0" w:space="0" w:color="auto"/>
          </w:divBdr>
        </w:div>
        <w:div w:id="1753550755">
          <w:marLeft w:val="0"/>
          <w:marRight w:val="0"/>
          <w:marTop w:val="0"/>
          <w:marBottom w:val="0"/>
          <w:divBdr>
            <w:top w:val="none" w:sz="0" w:space="0" w:color="auto"/>
            <w:left w:val="none" w:sz="0" w:space="0" w:color="auto"/>
            <w:bottom w:val="none" w:sz="0" w:space="0" w:color="auto"/>
            <w:right w:val="none" w:sz="0" w:space="0" w:color="auto"/>
          </w:divBdr>
        </w:div>
        <w:div w:id="1839031974">
          <w:marLeft w:val="0"/>
          <w:marRight w:val="0"/>
          <w:marTop w:val="0"/>
          <w:marBottom w:val="0"/>
          <w:divBdr>
            <w:top w:val="none" w:sz="0" w:space="0" w:color="auto"/>
            <w:left w:val="none" w:sz="0" w:space="0" w:color="auto"/>
            <w:bottom w:val="none" w:sz="0" w:space="0" w:color="auto"/>
            <w:right w:val="none" w:sz="0" w:space="0" w:color="auto"/>
          </w:divBdr>
        </w:div>
        <w:div w:id="563374889">
          <w:marLeft w:val="0"/>
          <w:marRight w:val="0"/>
          <w:marTop w:val="0"/>
          <w:marBottom w:val="0"/>
          <w:divBdr>
            <w:top w:val="none" w:sz="0" w:space="0" w:color="auto"/>
            <w:left w:val="none" w:sz="0" w:space="0" w:color="auto"/>
            <w:bottom w:val="none" w:sz="0" w:space="0" w:color="auto"/>
            <w:right w:val="none" w:sz="0" w:space="0" w:color="auto"/>
          </w:divBdr>
        </w:div>
        <w:div w:id="703092409">
          <w:marLeft w:val="0"/>
          <w:marRight w:val="0"/>
          <w:marTop w:val="0"/>
          <w:marBottom w:val="0"/>
          <w:divBdr>
            <w:top w:val="none" w:sz="0" w:space="0" w:color="auto"/>
            <w:left w:val="none" w:sz="0" w:space="0" w:color="auto"/>
            <w:bottom w:val="none" w:sz="0" w:space="0" w:color="auto"/>
            <w:right w:val="none" w:sz="0" w:space="0" w:color="auto"/>
          </w:divBdr>
        </w:div>
        <w:div w:id="719983896">
          <w:marLeft w:val="0"/>
          <w:marRight w:val="0"/>
          <w:marTop w:val="0"/>
          <w:marBottom w:val="0"/>
          <w:divBdr>
            <w:top w:val="none" w:sz="0" w:space="0" w:color="auto"/>
            <w:left w:val="none" w:sz="0" w:space="0" w:color="auto"/>
            <w:bottom w:val="none" w:sz="0" w:space="0" w:color="auto"/>
            <w:right w:val="none" w:sz="0" w:space="0" w:color="auto"/>
          </w:divBdr>
        </w:div>
        <w:div w:id="1099908821">
          <w:marLeft w:val="0"/>
          <w:marRight w:val="0"/>
          <w:marTop w:val="0"/>
          <w:marBottom w:val="0"/>
          <w:divBdr>
            <w:top w:val="none" w:sz="0" w:space="0" w:color="auto"/>
            <w:left w:val="none" w:sz="0" w:space="0" w:color="auto"/>
            <w:bottom w:val="none" w:sz="0" w:space="0" w:color="auto"/>
            <w:right w:val="none" w:sz="0" w:space="0" w:color="auto"/>
          </w:divBdr>
        </w:div>
        <w:div w:id="99111014">
          <w:marLeft w:val="0"/>
          <w:marRight w:val="0"/>
          <w:marTop w:val="0"/>
          <w:marBottom w:val="0"/>
          <w:divBdr>
            <w:top w:val="none" w:sz="0" w:space="0" w:color="auto"/>
            <w:left w:val="none" w:sz="0" w:space="0" w:color="auto"/>
            <w:bottom w:val="none" w:sz="0" w:space="0" w:color="auto"/>
            <w:right w:val="none" w:sz="0" w:space="0" w:color="auto"/>
          </w:divBdr>
        </w:div>
        <w:div w:id="1749765703">
          <w:marLeft w:val="0"/>
          <w:marRight w:val="0"/>
          <w:marTop w:val="0"/>
          <w:marBottom w:val="0"/>
          <w:divBdr>
            <w:top w:val="none" w:sz="0" w:space="0" w:color="auto"/>
            <w:left w:val="none" w:sz="0" w:space="0" w:color="auto"/>
            <w:bottom w:val="none" w:sz="0" w:space="0" w:color="auto"/>
            <w:right w:val="none" w:sz="0" w:space="0" w:color="auto"/>
          </w:divBdr>
        </w:div>
        <w:div w:id="561407920">
          <w:marLeft w:val="0"/>
          <w:marRight w:val="0"/>
          <w:marTop w:val="0"/>
          <w:marBottom w:val="0"/>
          <w:divBdr>
            <w:top w:val="none" w:sz="0" w:space="0" w:color="auto"/>
            <w:left w:val="none" w:sz="0" w:space="0" w:color="auto"/>
            <w:bottom w:val="none" w:sz="0" w:space="0" w:color="auto"/>
            <w:right w:val="none" w:sz="0" w:space="0" w:color="auto"/>
          </w:divBdr>
        </w:div>
        <w:div w:id="1903246443">
          <w:marLeft w:val="0"/>
          <w:marRight w:val="0"/>
          <w:marTop w:val="0"/>
          <w:marBottom w:val="0"/>
          <w:divBdr>
            <w:top w:val="none" w:sz="0" w:space="0" w:color="auto"/>
            <w:left w:val="none" w:sz="0" w:space="0" w:color="auto"/>
            <w:bottom w:val="none" w:sz="0" w:space="0" w:color="auto"/>
            <w:right w:val="none" w:sz="0" w:space="0" w:color="auto"/>
          </w:divBdr>
        </w:div>
        <w:div w:id="2000385148">
          <w:marLeft w:val="0"/>
          <w:marRight w:val="0"/>
          <w:marTop w:val="0"/>
          <w:marBottom w:val="0"/>
          <w:divBdr>
            <w:top w:val="none" w:sz="0" w:space="0" w:color="auto"/>
            <w:left w:val="none" w:sz="0" w:space="0" w:color="auto"/>
            <w:bottom w:val="none" w:sz="0" w:space="0" w:color="auto"/>
            <w:right w:val="none" w:sz="0" w:space="0" w:color="auto"/>
          </w:divBdr>
        </w:div>
        <w:div w:id="1784955245">
          <w:marLeft w:val="0"/>
          <w:marRight w:val="0"/>
          <w:marTop w:val="0"/>
          <w:marBottom w:val="0"/>
          <w:divBdr>
            <w:top w:val="none" w:sz="0" w:space="0" w:color="auto"/>
            <w:left w:val="none" w:sz="0" w:space="0" w:color="auto"/>
            <w:bottom w:val="none" w:sz="0" w:space="0" w:color="auto"/>
            <w:right w:val="none" w:sz="0" w:space="0" w:color="auto"/>
          </w:divBdr>
        </w:div>
        <w:div w:id="104234778">
          <w:marLeft w:val="0"/>
          <w:marRight w:val="0"/>
          <w:marTop w:val="0"/>
          <w:marBottom w:val="0"/>
          <w:divBdr>
            <w:top w:val="none" w:sz="0" w:space="0" w:color="auto"/>
            <w:left w:val="none" w:sz="0" w:space="0" w:color="auto"/>
            <w:bottom w:val="none" w:sz="0" w:space="0" w:color="auto"/>
            <w:right w:val="none" w:sz="0" w:space="0" w:color="auto"/>
          </w:divBdr>
        </w:div>
        <w:div w:id="1183476046">
          <w:marLeft w:val="0"/>
          <w:marRight w:val="0"/>
          <w:marTop w:val="0"/>
          <w:marBottom w:val="0"/>
          <w:divBdr>
            <w:top w:val="none" w:sz="0" w:space="0" w:color="auto"/>
            <w:left w:val="none" w:sz="0" w:space="0" w:color="auto"/>
            <w:bottom w:val="none" w:sz="0" w:space="0" w:color="auto"/>
            <w:right w:val="none" w:sz="0" w:space="0" w:color="auto"/>
          </w:divBdr>
        </w:div>
        <w:div w:id="110559645">
          <w:marLeft w:val="0"/>
          <w:marRight w:val="0"/>
          <w:marTop w:val="0"/>
          <w:marBottom w:val="0"/>
          <w:divBdr>
            <w:top w:val="none" w:sz="0" w:space="0" w:color="auto"/>
            <w:left w:val="none" w:sz="0" w:space="0" w:color="auto"/>
            <w:bottom w:val="none" w:sz="0" w:space="0" w:color="auto"/>
            <w:right w:val="none" w:sz="0" w:space="0" w:color="auto"/>
          </w:divBdr>
        </w:div>
        <w:div w:id="2044480599">
          <w:marLeft w:val="0"/>
          <w:marRight w:val="0"/>
          <w:marTop w:val="0"/>
          <w:marBottom w:val="0"/>
          <w:divBdr>
            <w:top w:val="none" w:sz="0" w:space="0" w:color="auto"/>
            <w:left w:val="none" w:sz="0" w:space="0" w:color="auto"/>
            <w:bottom w:val="none" w:sz="0" w:space="0" w:color="auto"/>
            <w:right w:val="none" w:sz="0" w:space="0" w:color="auto"/>
          </w:divBdr>
        </w:div>
        <w:div w:id="1434591604">
          <w:marLeft w:val="0"/>
          <w:marRight w:val="0"/>
          <w:marTop w:val="0"/>
          <w:marBottom w:val="0"/>
          <w:divBdr>
            <w:top w:val="none" w:sz="0" w:space="0" w:color="auto"/>
            <w:left w:val="none" w:sz="0" w:space="0" w:color="auto"/>
            <w:bottom w:val="none" w:sz="0" w:space="0" w:color="auto"/>
            <w:right w:val="none" w:sz="0" w:space="0" w:color="auto"/>
          </w:divBdr>
        </w:div>
        <w:div w:id="1794059100">
          <w:marLeft w:val="0"/>
          <w:marRight w:val="0"/>
          <w:marTop w:val="0"/>
          <w:marBottom w:val="0"/>
          <w:divBdr>
            <w:top w:val="none" w:sz="0" w:space="0" w:color="auto"/>
            <w:left w:val="none" w:sz="0" w:space="0" w:color="auto"/>
            <w:bottom w:val="none" w:sz="0" w:space="0" w:color="auto"/>
            <w:right w:val="none" w:sz="0" w:space="0" w:color="auto"/>
          </w:divBdr>
        </w:div>
        <w:div w:id="1938176860">
          <w:marLeft w:val="0"/>
          <w:marRight w:val="0"/>
          <w:marTop w:val="0"/>
          <w:marBottom w:val="0"/>
          <w:divBdr>
            <w:top w:val="none" w:sz="0" w:space="0" w:color="auto"/>
            <w:left w:val="none" w:sz="0" w:space="0" w:color="auto"/>
            <w:bottom w:val="none" w:sz="0" w:space="0" w:color="auto"/>
            <w:right w:val="none" w:sz="0" w:space="0" w:color="auto"/>
          </w:divBdr>
        </w:div>
        <w:div w:id="1087727023">
          <w:marLeft w:val="0"/>
          <w:marRight w:val="0"/>
          <w:marTop w:val="0"/>
          <w:marBottom w:val="0"/>
          <w:divBdr>
            <w:top w:val="none" w:sz="0" w:space="0" w:color="auto"/>
            <w:left w:val="none" w:sz="0" w:space="0" w:color="auto"/>
            <w:bottom w:val="none" w:sz="0" w:space="0" w:color="auto"/>
            <w:right w:val="none" w:sz="0" w:space="0" w:color="auto"/>
          </w:divBdr>
        </w:div>
        <w:div w:id="194972600">
          <w:marLeft w:val="0"/>
          <w:marRight w:val="0"/>
          <w:marTop w:val="0"/>
          <w:marBottom w:val="0"/>
          <w:divBdr>
            <w:top w:val="none" w:sz="0" w:space="0" w:color="auto"/>
            <w:left w:val="none" w:sz="0" w:space="0" w:color="auto"/>
            <w:bottom w:val="none" w:sz="0" w:space="0" w:color="auto"/>
            <w:right w:val="none" w:sz="0" w:space="0" w:color="auto"/>
          </w:divBdr>
        </w:div>
        <w:div w:id="183371274">
          <w:marLeft w:val="0"/>
          <w:marRight w:val="0"/>
          <w:marTop w:val="0"/>
          <w:marBottom w:val="0"/>
          <w:divBdr>
            <w:top w:val="none" w:sz="0" w:space="0" w:color="auto"/>
            <w:left w:val="none" w:sz="0" w:space="0" w:color="auto"/>
            <w:bottom w:val="none" w:sz="0" w:space="0" w:color="auto"/>
            <w:right w:val="none" w:sz="0" w:space="0" w:color="auto"/>
          </w:divBdr>
        </w:div>
        <w:div w:id="1070541052">
          <w:marLeft w:val="0"/>
          <w:marRight w:val="0"/>
          <w:marTop w:val="0"/>
          <w:marBottom w:val="0"/>
          <w:divBdr>
            <w:top w:val="none" w:sz="0" w:space="0" w:color="auto"/>
            <w:left w:val="none" w:sz="0" w:space="0" w:color="auto"/>
            <w:bottom w:val="none" w:sz="0" w:space="0" w:color="auto"/>
            <w:right w:val="none" w:sz="0" w:space="0" w:color="auto"/>
          </w:divBdr>
        </w:div>
        <w:div w:id="1802653426">
          <w:marLeft w:val="0"/>
          <w:marRight w:val="0"/>
          <w:marTop w:val="0"/>
          <w:marBottom w:val="0"/>
          <w:divBdr>
            <w:top w:val="none" w:sz="0" w:space="0" w:color="auto"/>
            <w:left w:val="none" w:sz="0" w:space="0" w:color="auto"/>
            <w:bottom w:val="none" w:sz="0" w:space="0" w:color="auto"/>
            <w:right w:val="none" w:sz="0" w:space="0" w:color="auto"/>
          </w:divBdr>
        </w:div>
        <w:div w:id="1079447024">
          <w:marLeft w:val="0"/>
          <w:marRight w:val="0"/>
          <w:marTop w:val="0"/>
          <w:marBottom w:val="0"/>
          <w:divBdr>
            <w:top w:val="none" w:sz="0" w:space="0" w:color="auto"/>
            <w:left w:val="none" w:sz="0" w:space="0" w:color="auto"/>
            <w:bottom w:val="none" w:sz="0" w:space="0" w:color="auto"/>
            <w:right w:val="none" w:sz="0" w:space="0" w:color="auto"/>
          </w:divBdr>
        </w:div>
        <w:div w:id="1202521575">
          <w:marLeft w:val="0"/>
          <w:marRight w:val="0"/>
          <w:marTop w:val="0"/>
          <w:marBottom w:val="0"/>
          <w:divBdr>
            <w:top w:val="none" w:sz="0" w:space="0" w:color="auto"/>
            <w:left w:val="none" w:sz="0" w:space="0" w:color="auto"/>
            <w:bottom w:val="none" w:sz="0" w:space="0" w:color="auto"/>
            <w:right w:val="none" w:sz="0" w:space="0" w:color="auto"/>
          </w:divBdr>
        </w:div>
        <w:div w:id="1945258186">
          <w:marLeft w:val="0"/>
          <w:marRight w:val="0"/>
          <w:marTop w:val="0"/>
          <w:marBottom w:val="0"/>
          <w:divBdr>
            <w:top w:val="none" w:sz="0" w:space="0" w:color="auto"/>
            <w:left w:val="none" w:sz="0" w:space="0" w:color="auto"/>
            <w:bottom w:val="none" w:sz="0" w:space="0" w:color="auto"/>
            <w:right w:val="none" w:sz="0" w:space="0" w:color="auto"/>
          </w:divBdr>
        </w:div>
        <w:div w:id="114257260">
          <w:marLeft w:val="0"/>
          <w:marRight w:val="0"/>
          <w:marTop w:val="0"/>
          <w:marBottom w:val="0"/>
          <w:divBdr>
            <w:top w:val="none" w:sz="0" w:space="0" w:color="auto"/>
            <w:left w:val="none" w:sz="0" w:space="0" w:color="auto"/>
            <w:bottom w:val="none" w:sz="0" w:space="0" w:color="auto"/>
            <w:right w:val="none" w:sz="0" w:space="0" w:color="auto"/>
          </w:divBdr>
        </w:div>
        <w:div w:id="2131892398">
          <w:marLeft w:val="0"/>
          <w:marRight w:val="0"/>
          <w:marTop w:val="0"/>
          <w:marBottom w:val="0"/>
          <w:divBdr>
            <w:top w:val="none" w:sz="0" w:space="0" w:color="auto"/>
            <w:left w:val="none" w:sz="0" w:space="0" w:color="auto"/>
            <w:bottom w:val="none" w:sz="0" w:space="0" w:color="auto"/>
            <w:right w:val="none" w:sz="0" w:space="0" w:color="auto"/>
          </w:divBdr>
        </w:div>
        <w:div w:id="1750884700">
          <w:marLeft w:val="0"/>
          <w:marRight w:val="0"/>
          <w:marTop w:val="0"/>
          <w:marBottom w:val="0"/>
          <w:divBdr>
            <w:top w:val="none" w:sz="0" w:space="0" w:color="auto"/>
            <w:left w:val="none" w:sz="0" w:space="0" w:color="auto"/>
            <w:bottom w:val="none" w:sz="0" w:space="0" w:color="auto"/>
            <w:right w:val="none" w:sz="0" w:space="0" w:color="auto"/>
          </w:divBdr>
        </w:div>
        <w:div w:id="963079165">
          <w:marLeft w:val="0"/>
          <w:marRight w:val="0"/>
          <w:marTop w:val="0"/>
          <w:marBottom w:val="0"/>
          <w:divBdr>
            <w:top w:val="none" w:sz="0" w:space="0" w:color="auto"/>
            <w:left w:val="none" w:sz="0" w:space="0" w:color="auto"/>
            <w:bottom w:val="none" w:sz="0" w:space="0" w:color="auto"/>
            <w:right w:val="none" w:sz="0" w:space="0" w:color="auto"/>
          </w:divBdr>
        </w:div>
        <w:div w:id="1781610872">
          <w:marLeft w:val="0"/>
          <w:marRight w:val="0"/>
          <w:marTop w:val="0"/>
          <w:marBottom w:val="0"/>
          <w:divBdr>
            <w:top w:val="none" w:sz="0" w:space="0" w:color="auto"/>
            <w:left w:val="none" w:sz="0" w:space="0" w:color="auto"/>
            <w:bottom w:val="none" w:sz="0" w:space="0" w:color="auto"/>
            <w:right w:val="none" w:sz="0" w:space="0" w:color="auto"/>
          </w:divBdr>
        </w:div>
        <w:div w:id="1470785766">
          <w:marLeft w:val="0"/>
          <w:marRight w:val="0"/>
          <w:marTop w:val="0"/>
          <w:marBottom w:val="0"/>
          <w:divBdr>
            <w:top w:val="none" w:sz="0" w:space="0" w:color="auto"/>
            <w:left w:val="none" w:sz="0" w:space="0" w:color="auto"/>
            <w:bottom w:val="none" w:sz="0" w:space="0" w:color="auto"/>
            <w:right w:val="none" w:sz="0" w:space="0" w:color="auto"/>
          </w:divBdr>
        </w:div>
        <w:div w:id="1540509168">
          <w:marLeft w:val="0"/>
          <w:marRight w:val="0"/>
          <w:marTop w:val="0"/>
          <w:marBottom w:val="0"/>
          <w:divBdr>
            <w:top w:val="none" w:sz="0" w:space="0" w:color="auto"/>
            <w:left w:val="none" w:sz="0" w:space="0" w:color="auto"/>
            <w:bottom w:val="none" w:sz="0" w:space="0" w:color="auto"/>
            <w:right w:val="none" w:sz="0" w:space="0" w:color="auto"/>
          </w:divBdr>
        </w:div>
        <w:div w:id="505020569">
          <w:marLeft w:val="0"/>
          <w:marRight w:val="0"/>
          <w:marTop w:val="0"/>
          <w:marBottom w:val="0"/>
          <w:divBdr>
            <w:top w:val="none" w:sz="0" w:space="0" w:color="auto"/>
            <w:left w:val="none" w:sz="0" w:space="0" w:color="auto"/>
            <w:bottom w:val="none" w:sz="0" w:space="0" w:color="auto"/>
            <w:right w:val="none" w:sz="0" w:space="0" w:color="auto"/>
          </w:divBdr>
        </w:div>
        <w:div w:id="133304826">
          <w:marLeft w:val="0"/>
          <w:marRight w:val="0"/>
          <w:marTop w:val="0"/>
          <w:marBottom w:val="0"/>
          <w:divBdr>
            <w:top w:val="none" w:sz="0" w:space="0" w:color="auto"/>
            <w:left w:val="none" w:sz="0" w:space="0" w:color="auto"/>
            <w:bottom w:val="none" w:sz="0" w:space="0" w:color="auto"/>
            <w:right w:val="none" w:sz="0" w:space="0" w:color="auto"/>
          </w:divBdr>
        </w:div>
        <w:div w:id="869997376">
          <w:marLeft w:val="0"/>
          <w:marRight w:val="0"/>
          <w:marTop w:val="0"/>
          <w:marBottom w:val="0"/>
          <w:divBdr>
            <w:top w:val="none" w:sz="0" w:space="0" w:color="auto"/>
            <w:left w:val="none" w:sz="0" w:space="0" w:color="auto"/>
            <w:bottom w:val="none" w:sz="0" w:space="0" w:color="auto"/>
            <w:right w:val="none" w:sz="0" w:space="0" w:color="auto"/>
          </w:divBdr>
        </w:div>
        <w:div w:id="1734041709">
          <w:marLeft w:val="0"/>
          <w:marRight w:val="0"/>
          <w:marTop w:val="0"/>
          <w:marBottom w:val="0"/>
          <w:divBdr>
            <w:top w:val="none" w:sz="0" w:space="0" w:color="auto"/>
            <w:left w:val="none" w:sz="0" w:space="0" w:color="auto"/>
            <w:bottom w:val="none" w:sz="0" w:space="0" w:color="auto"/>
            <w:right w:val="none" w:sz="0" w:space="0" w:color="auto"/>
          </w:divBdr>
        </w:div>
        <w:div w:id="1753620302">
          <w:marLeft w:val="0"/>
          <w:marRight w:val="0"/>
          <w:marTop w:val="0"/>
          <w:marBottom w:val="0"/>
          <w:divBdr>
            <w:top w:val="none" w:sz="0" w:space="0" w:color="auto"/>
            <w:left w:val="none" w:sz="0" w:space="0" w:color="auto"/>
            <w:bottom w:val="none" w:sz="0" w:space="0" w:color="auto"/>
            <w:right w:val="none" w:sz="0" w:space="0" w:color="auto"/>
          </w:divBdr>
        </w:div>
        <w:div w:id="31614009">
          <w:marLeft w:val="0"/>
          <w:marRight w:val="0"/>
          <w:marTop w:val="0"/>
          <w:marBottom w:val="0"/>
          <w:divBdr>
            <w:top w:val="none" w:sz="0" w:space="0" w:color="auto"/>
            <w:left w:val="none" w:sz="0" w:space="0" w:color="auto"/>
            <w:bottom w:val="none" w:sz="0" w:space="0" w:color="auto"/>
            <w:right w:val="none" w:sz="0" w:space="0" w:color="auto"/>
          </w:divBdr>
        </w:div>
        <w:div w:id="388110395">
          <w:marLeft w:val="0"/>
          <w:marRight w:val="0"/>
          <w:marTop w:val="0"/>
          <w:marBottom w:val="0"/>
          <w:divBdr>
            <w:top w:val="none" w:sz="0" w:space="0" w:color="auto"/>
            <w:left w:val="none" w:sz="0" w:space="0" w:color="auto"/>
            <w:bottom w:val="none" w:sz="0" w:space="0" w:color="auto"/>
            <w:right w:val="none" w:sz="0" w:space="0" w:color="auto"/>
          </w:divBdr>
        </w:div>
        <w:div w:id="327172243">
          <w:marLeft w:val="0"/>
          <w:marRight w:val="0"/>
          <w:marTop w:val="0"/>
          <w:marBottom w:val="0"/>
          <w:divBdr>
            <w:top w:val="none" w:sz="0" w:space="0" w:color="auto"/>
            <w:left w:val="none" w:sz="0" w:space="0" w:color="auto"/>
            <w:bottom w:val="none" w:sz="0" w:space="0" w:color="auto"/>
            <w:right w:val="none" w:sz="0" w:space="0" w:color="auto"/>
          </w:divBdr>
        </w:div>
        <w:div w:id="1747222455">
          <w:marLeft w:val="0"/>
          <w:marRight w:val="0"/>
          <w:marTop w:val="0"/>
          <w:marBottom w:val="0"/>
          <w:divBdr>
            <w:top w:val="none" w:sz="0" w:space="0" w:color="auto"/>
            <w:left w:val="none" w:sz="0" w:space="0" w:color="auto"/>
            <w:bottom w:val="none" w:sz="0" w:space="0" w:color="auto"/>
            <w:right w:val="none" w:sz="0" w:space="0" w:color="auto"/>
          </w:divBdr>
        </w:div>
        <w:div w:id="914824138">
          <w:marLeft w:val="0"/>
          <w:marRight w:val="0"/>
          <w:marTop w:val="0"/>
          <w:marBottom w:val="0"/>
          <w:divBdr>
            <w:top w:val="none" w:sz="0" w:space="0" w:color="auto"/>
            <w:left w:val="none" w:sz="0" w:space="0" w:color="auto"/>
            <w:bottom w:val="none" w:sz="0" w:space="0" w:color="auto"/>
            <w:right w:val="none" w:sz="0" w:space="0" w:color="auto"/>
          </w:divBdr>
        </w:div>
        <w:div w:id="342515422">
          <w:marLeft w:val="0"/>
          <w:marRight w:val="0"/>
          <w:marTop w:val="0"/>
          <w:marBottom w:val="0"/>
          <w:divBdr>
            <w:top w:val="none" w:sz="0" w:space="0" w:color="auto"/>
            <w:left w:val="none" w:sz="0" w:space="0" w:color="auto"/>
            <w:bottom w:val="none" w:sz="0" w:space="0" w:color="auto"/>
            <w:right w:val="none" w:sz="0" w:space="0" w:color="auto"/>
          </w:divBdr>
        </w:div>
        <w:div w:id="178545592">
          <w:marLeft w:val="0"/>
          <w:marRight w:val="0"/>
          <w:marTop w:val="0"/>
          <w:marBottom w:val="0"/>
          <w:divBdr>
            <w:top w:val="none" w:sz="0" w:space="0" w:color="auto"/>
            <w:left w:val="none" w:sz="0" w:space="0" w:color="auto"/>
            <w:bottom w:val="none" w:sz="0" w:space="0" w:color="auto"/>
            <w:right w:val="none" w:sz="0" w:space="0" w:color="auto"/>
          </w:divBdr>
        </w:div>
        <w:div w:id="776565136">
          <w:marLeft w:val="0"/>
          <w:marRight w:val="0"/>
          <w:marTop w:val="0"/>
          <w:marBottom w:val="0"/>
          <w:divBdr>
            <w:top w:val="none" w:sz="0" w:space="0" w:color="auto"/>
            <w:left w:val="none" w:sz="0" w:space="0" w:color="auto"/>
            <w:bottom w:val="none" w:sz="0" w:space="0" w:color="auto"/>
            <w:right w:val="none" w:sz="0" w:space="0" w:color="auto"/>
          </w:divBdr>
        </w:div>
        <w:div w:id="1518426292">
          <w:marLeft w:val="0"/>
          <w:marRight w:val="0"/>
          <w:marTop w:val="0"/>
          <w:marBottom w:val="0"/>
          <w:divBdr>
            <w:top w:val="none" w:sz="0" w:space="0" w:color="auto"/>
            <w:left w:val="none" w:sz="0" w:space="0" w:color="auto"/>
            <w:bottom w:val="none" w:sz="0" w:space="0" w:color="auto"/>
            <w:right w:val="none" w:sz="0" w:space="0" w:color="auto"/>
          </w:divBdr>
        </w:div>
        <w:div w:id="43337165">
          <w:marLeft w:val="0"/>
          <w:marRight w:val="0"/>
          <w:marTop w:val="0"/>
          <w:marBottom w:val="0"/>
          <w:divBdr>
            <w:top w:val="none" w:sz="0" w:space="0" w:color="auto"/>
            <w:left w:val="none" w:sz="0" w:space="0" w:color="auto"/>
            <w:bottom w:val="none" w:sz="0" w:space="0" w:color="auto"/>
            <w:right w:val="none" w:sz="0" w:space="0" w:color="auto"/>
          </w:divBdr>
        </w:div>
        <w:div w:id="1597834415">
          <w:marLeft w:val="0"/>
          <w:marRight w:val="0"/>
          <w:marTop w:val="0"/>
          <w:marBottom w:val="0"/>
          <w:divBdr>
            <w:top w:val="none" w:sz="0" w:space="0" w:color="auto"/>
            <w:left w:val="none" w:sz="0" w:space="0" w:color="auto"/>
            <w:bottom w:val="none" w:sz="0" w:space="0" w:color="auto"/>
            <w:right w:val="none" w:sz="0" w:space="0" w:color="auto"/>
          </w:divBdr>
        </w:div>
        <w:div w:id="1127508920">
          <w:marLeft w:val="0"/>
          <w:marRight w:val="0"/>
          <w:marTop w:val="0"/>
          <w:marBottom w:val="0"/>
          <w:divBdr>
            <w:top w:val="none" w:sz="0" w:space="0" w:color="auto"/>
            <w:left w:val="none" w:sz="0" w:space="0" w:color="auto"/>
            <w:bottom w:val="none" w:sz="0" w:space="0" w:color="auto"/>
            <w:right w:val="none" w:sz="0" w:space="0" w:color="auto"/>
          </w:divBdr>
        </w:div>
        <w:div w:id="177619704">
          <w:marLeft w:val="0"/>
          <w:marRight w:val="0"/>
          <w:marTop w:val="0"/>
          <w:marBottom w:val="0"/>
          <w:divBdr>
            <w:top w:val="none" w:sz="0" w:space="0" w:color="auto"/>
            <w:left w:val="none" w:sz="0" w:space="0" w:color="auto"/>
            <w:bottom w:val="none" w:sz="0" w:space="0" w:color="auto"/>
            <w:right w:val="none" w:sz="0" w:space="0" w:color="auto"/>
          </w:divBdr>
        </w:div>
        <w:div w:id="842085925">
          <w:marLeft w:val="0"/>
          <w:marRight w:val="0"/>
          <w:marTop w:val="0"/>
          <w:marBottom w:val="0"/>
          <w:divBdr>
            <w:top w:val="none" w:sz="0" w:space="0" w:color="auto"/>
            <w:left w:val="none" w:sz="0" w:space="0" w:color="auto"/>
            <w:bottom w:val="none" w:sz="0" w:space="0" w:color="auto"/>
            <w:right w:val="none" w:sz="0" w:space="0" w:color="auto"/>
          </w:divBdr>
        </w:div>
        <w:div w:id="827592222">
          <w:marLeft w:val="0"/>
          <w:marRight w:val="0"/>
          <w:marTop w:val="0"/>
          <w:marBottom w:val="0"/>
          <w:divBdr>
            <w:top w:val="none" w:sz="0" w:space="0" w:color="auto"/>
            <w:left w:val="none" w:sz="0" w:space="0" w:color="auto"/>
            <w:bottom w:val="none" w:sz="0" w:space="0" w:color="auto"/>
            <w:right w:val="none" w:sz="0" w:space="0" w:color="auto"/>
          </w:divBdr>
        </w:div>
        <w:div w:id="818111997">
          <w:marLeft w:val="0"/>
          <w:marRight w:val="0"/>
          <w:marTop w:val="0"/>
          <w:marBottom w:val="0"/>
          <w:divBdr>
            <w:top w:val="none" w:sz="0" w:space="0" w:color="auto"/>
            <w:left w:val="none" w:sz="0" w:space="0" w:color="auto"/>
            <w:bottom w:val="none" w:sz="0" w:space="0" w:color="auto"/>
            <w:right w:val="none" w:sz="0" w:space="0" w:color="auto"/>
          </w:divBdr>
        </w:div>
        <w:div w:id="1031883565">
          <w:marLeft w:val="0"/>
          <w:marRight w:val="0"/>
          <w:marTop w:val="0"/>
          <w:marBottom w:val="0"/>
          <w:divBdr>
            <w:top w:val="none" w:sz="0" w:space="0" w:color="auto"/>
            <w:left w:val="none" w:sz="0" w:space="0" w:color="auto"/>
            <w:bottom w:val="none" w:sz="0" w:space="0" w:color="auto"/>
            <w:right w:val="none" w:sz="0" w:space="0" w:color="auto"/>
          </w:divBdr>
        </w:div>
        <w:div w:id="621421848">
          <w:marLeft w:val="0"/>
          <w:marRight w:val="0"/>
          <w:marTop w:val="0"/>
          <w:marBottom w:val="0"/>
          <w:divBdr>
            <w:top w:val="none" w:sz="0" w:space="0" w:color="auto"/>
            <w:left w:val="none" w:sz="0" w:space="0" w:color="auto"/>
            <w:bottom w:val="none" w:sz="0" w:space="0" w:color="auto"/>
            <w:right w:val="none" w:sz="0" w:space="0" w:color="auto"/>
          </w:divBdr>
        </w:div>
        <w:div w:id="471295402">
          <w:marLeft w:val="0"/>
          <w:marRight w:val="0"/>
          <w:marTop w:val="0"/>
          <w:marBottom w:val="0"/>
          <w:divBdr>
            <w:top w:val="none" w:sz="0" w:space="0" w:color="auto"/>
            <w:left w:val="none" w:sz="0" w:space="0" w:color="auto"/>
            <w:bottom w:val="none" w:sz="0" w:space="0" w:color="auto"/>
            <w:right w:val="none" w:sz="0" w:space="0" w:color="auto"/>
          </w:divBdr>
        </w:div>
        <w:div w:id="1272978890">
          <w:marLeft w:val="0"/>
          <w:marRight w:val="0"/>
          <w:marTop w:val="0"/>
          <w:marBottom w:val="0"/>
          <w:divBdr>
            <w:top w:val="none" w:sz="0" w:space="0" w:color="auto"/>
            <w:left w:val="none" w:sz="0" w:space="0" w:color="auto"/>
            <w:bottom w:val="none" w:sz="0" w:space="0" w:color="auto"/>
            <w:right w:val="none" w:sz="0" w:space="0" w:color="auto"/>
          </w:divBdr>
        </w:div>
        <w:div w:id="1769620959">
          <w:marLeft w:val="0"/>
          <w:marRight w:val="0"/>
          <w:marTop w:val="0"/>
          <w:marBottom w:val="0"/>
          <w:divBdr>
            <w:top w:val="none" w:sz="0" w:space="0" w:color="auto"/>
            <w:left w:val="none" w:sz="0" w:space="0" w:color="auto"/>
            <w:bottom w:val="none" w:sz="0" w:space="0" w:color="auto"/>
            <w:right w:val="none" w:sz="0" w:space="0" w:color="auto"/>
          </w:divBdr>
        </w:div>
        <w:div w:id="216362650">
          <w:marLeft w:val="0"/>
          <w:marRight w:val="0"/>
          <w:marTop w:val="0"/>
          <w:marBottom w:val="0"/>
          <w:divBdr>
            <w:top w:val="none" w:sz="0" w:space="0" w:color="auto"/>
            <w:left w:val="none" w:sz="0" w:space="0" w:color="auto"/>
            <w:bottom w:val="none" w:sz="0" w:space="0" w:color="auto"/>
            <w:right w:val="none" w:sz="0" w:space="0" w:color="auto"/>
          </w:divBdr>
        </w:div>
        <w:div w:id="799493144">
          <w:marLeft w:val="0"/>
          <w:marRight w:val="0"/>
          <w:marTop w:val="0"/>
          <w:marBottom w:val="0"/>
          <w:divBdr>
            <w:top w:val="none" w:sz="0" w:space="0" w:color="auto"/>
            <w:left w:val="none" w:sz="0" w:space="0" w:color="auto"/>
            <w:bottom w:val="none" w:sz="0" w:space="0" w:color="auto"/>
            <w:right w:val="none" w:sz="0" w:space="0" w:color="auto"/>
          </w:divBdr>
        </w:div>
        <w:div w:id="1609193110">
          <w:marLeft w:val="0"/>
          <w:marRight w:val="0"/>
          <w:marTop w:val="0"/>
          <w:marBottom w:val="0"/>
          <w:divBdr>
            <w:top w:val="none" w:sz="0" w:space="0" w:color="auto"/>
            <w:left w:val="none" w:sz="0" w:space="0" w:color="auto"/>
            <w:bottom w:val="none" w:sz="0" w:space="0" w:color="auto"/>
            <w:right w:val="none" w:sz="0" w:space="0" w:color="auto"/>
          </w:divBdr>
        </w:div>
        <w:div w:id="1672440302">
          <w:marLeft w:val="0"/>
          <w:marRight w:val="0"/>
          <w:marTop w:val="0"/>
          <w:marBottom w:val="0"/>
          <w:divBdr>
            <w:top w:val="none" w:sz="0" w:space="0" w:color="auto"/>
            <w:left w:val="none" w:sz="0" w:space="0" w:color="auto"/>
            <w:bottom w:val="none" w:sz="0" w:space="0" w:color="auto"/>
            <w:right w:val="none" w:sz="0" w:space="0" w:color="auto"/>
          </w:divBdr>
        </w:div>
        <w:div w:id="1987515253">
          <w:marLeft w:val="0"/>
          <w:marRight w:val="0"/>
          <w:marTop w:val="0"/>
          <w:marBottom w:val="0"/>
          <w:divBdr>
            <w:top w:val="none" w:sz="0" w:space="0" w:color="auto"/>
            <w:left w:val="none" w:sz="0" w:space="0" w:color="auto"/>
            <w:bottom w:val="none" w:sz="0" w:space="0" w:color="auto"/>
            <w:right w:val="none" w:sz="0" w:space="0" w:color="auto"/>
          </w:divBdr>
        </w:div>
        <w:div w:id="2054188253">
          <w:marLeft w:val="0"/>
          <w:marRight w:val="0"/>
          <w:marTop w:val="0"/>
          <w:marBottom w:val="0"/>
          <w:divBdr>
            <w:top w:val="none" w:sz="0" w:space="0" w:color="auto"/>
            <w:left w:val="none" w:sz="0" w:space="0" w:color="auto"/>
            <w:bottom w:val="none" w:sz="0" w:space="0" w:color="auto"/>
            <w:right w:val="none" w:sz="0" w:space="0" w:color="auto"/>
          </w:divBdr>
        </w:div>
        <w:div w:id="361249765">
          <w:marLeft w:val="0"/>
          <w:marRight w:val="0"/>
          <w:marTop w:val="0"/>
          <w:marBottom w:val="0"/>
          <w:divBdr>
            <w:top w:val="none" w:sz="0" w:space="0" w:color="auto"/>
            <w:left w:val="none" w:sz="0" w:space="0" w:color="auto"/>
            <w:bottom w:val="none" w:sz="0" w:space="0" w:color="auto"/>
            <w:right w:val="none" w:sz="0" w:space="0" w:color="auto"/>
          </w:divBdr>
        </w:div>
        <w:div w:id="1267152448">
          <w:marLeft w:val="0"/>
          <w:marRight w:val="0"/>
          <w:marTop w:val="0"/>
          <w:marBottom w:val="0"/>
          <w:divBdr>
            <w:top w:val="none" w:sz="0" w:space="0" w:color="auto"/>
            <w:left w:val="none" w:sz="0" w:space="0" w:color="auto"/>
            <w:bottom w:val="none" w:sz="0" w:space="0" w:color="auto"/>
            <w:right w:val="none" w:sz="0" w:space="0" w:color="auto"/>
          </w:divBdr>
        </w:div>
        <w:div w:id="1299141350">
          <w:marLeft w:val="0"/>
          <w:marRight w:val="0"/>
          <w:marTop w:val="0"/>
          <w:marBottom w:val="0"/>
          <w:divBdr>
            <w:top w:val="none" w:sz="0" w:space="0" w:color="auto"/>
            <w:left w:val="none" w:sz="0" w:space="0" w:color="auto"/>
            <w:bottom w:val="none" w:sz="0" w:space="0" w:color="auto"/>
            <w:right w:val="none" w:sz="0" w:space="0" w:color="auto"/>
          </w:divBdr>
        </w:div>
        <w:div w:id="1608389269">
          <w:marLeft w:val="0"/>
          <w:marRight w:val="0"/>
          <w:marTop w:val="0"/>
          <w:marBottom w:val="0"/>
          <w:divBdr>
            <w:top w:val="none" w:sz="0" w:space="0" w:color="auto"/>
            <w:left w:val="none" w:sz="0" w:space="0" w:color="auto"/>
            <w:bottom w:val="none" w:sz="0" w:space="0" w:color="auto"/>
            <w:right w:val="none" w:sz="0" w:space="0" w:color="auto"/>
          </w:divBdr>
        </w:div>
        <w:div w:id="1954167335">
          <w:marLeft w:val="0"/>
          <w:marRight w:val="0"/>
          <w:marTop w:val="0"/>
          <w:marBottom w:val="0"/>
          <w:divBdr>
            <w:top w:val="none" w:sz="0" w:space="0" w:color="auto"/>
            <w:left w:val="none" w:sz="0" w:space="0" w:color="auto"/>
            <w:bottom w:val="none" w:sz="0" w:space="0" w:color="auto"/>
            <w:right w:val="none" w:sz="0" w:space="0" w:color="auto"/>
          </w:divBdr>
        </w:div>
        <w:div w:id="2107265581">
          <w:marLeft w:val="0"/>
          <w:marRight w:val="0"/>
          <w:marTop w:val="0"/>
          <w:marBottom w:val="0"/>
          <w:divBdr>
            <w:top w:val="none" w:sz="0" w:space="0" w:color="auto"/>
            <w:left w:val="none" w:sz="0" w:space="0" w:color="auto"/>
            <w:bottom w:val="none" w:sz="0" w:space="0" w:color="auto"/>
            <w:right w:val="none" w:sz="0" w:space="0" w:color="auto"/>
          </w:divBdr>
        </w:div>
        <w:div w:id="391929436">
          <w:marLeft w:val="0"/>
          <w:marRight w:val="0"/>
          <w:marTop w:val="0"/>
          <w:marBottom w:val="0"/>
          <w:divBdr>
            <w:top w:val="none" w:sz="0" w:space="0" w:color="auto"/>
            <w:left w:val="none" w:sz="0" w:space="0" w:color="auto"/>
            <w:bottom w:val="none" w:sz="0" w:space="0" w:color="auto"/>
            <w:right w:val="none" w:sz="0" w:space="0" w:color="auto"/>
          </w:divBdr>
        </w:div>
        <w:div w:id="491528796">
          <w:marLeft w:val="0"/>
          <w:marRight w:val="0"/>
          <w:marTop w:val="0"/>
          <w:marBottom w:val="0"/>
          <w:divBdr>
            <w:top w:val="none" w:sz="0" w:space="0" w:color="auto"/>
            <w:left w:val="none" w:sz="0" w:space="0" w:color="auto"/>
            <w:bottom w:val="none" w:sz="0" w:space="0" w:color="auto"/>
            <w:right w:val="none" w:sz="0" w:space="0" w:color="auto"/>
          </w:divBdr>
        </w:div>
        <w:div w:id="623538714">
          <w:marLeft w:val="0"/>
          <w:marRight w:val="0"/>
          <w:marTop w:val="0"/>
          <w:marBottom w:val="0"/>
          <w:divBdr>
            <w:top w:val="none" w:sz="0" w:space="0" w:color="auto"/>
            <w:left w:val="none" w:sz="0" w:space="0" w:color="auto"/>
            <w:bottom w:val="none" w:sz="0" w:space="0" w:color="auto"/>
            <w:right w:val="none" w:sz="0" w:space="0" w:color="auto"/>
          </w:divBdr>
        </w:div>
        <w:div w:id="2031907160">
          <w:marLeft w:val="0"/>
          <w:marRight w:val="0"/>
          <w:marTop w:val="0"/>
          <w:marBottom w:val="0"/>
          <w:divBdr>
            <w:top w:val="none" w:sz="0" w:space="0" w:color="auto"/>
            <w:left w:val="none" w:sz="0" w:space="0" w:color="auto"/>
            <w:bottom w:val="none" w:sz="0" w:space="0" w:color="auto"/>
            <w:right w:val="none" w:sz="0" w:space="0" w:color="auto"/>
          </w:divBdr>
        </w:div>
        <w:div w:id="1827165327">
          <w:marLeft w:val="0"/>
          <w:marRight w:val="0"/>
          <w:marTop w:val="0"/>
          <w:marBottom w:val="0"/>
          <w:divBdr>
            <w:top w:val="none" w:sz="0" w:space="0" w:color="auto"/>
            <w:left w:val="none" w:sz="0" w:space="0" w:color="auto"/>
            <w:bottom w:val="none" w:sz="0" w:space="0" w:color="auto"/>
            <w:right w:val="none" w:sz="0" w:space="0" w:color="auto"/>
          </w:divBdr>
        </w:div>
        <w:div w:id="309142132">
          <w:marLeft w:val="0"/>
          <w:marRight w:val="0"/>
          <w:marTop w:val="0"/>
          <w:marBottom w:val="0"/>
          <w:divBdr>
            <w:top w:val="none" w:sz="0" w:space="0" w:color="auto"/>
            <w:left w:val="none" w:sz="0" w:space="0" w:color="auto"/>
            <w:bottom w:val="none" w:sz="0" w:space="0" w:color="auto"/>
            <w:right w:val="none" w:sz="0" w:space="0" w:color="auto"/>
          </w:divBdr>
        </w:div>
        <w:div w:id="1086002433">
          <w:marLeft w:val="0"/>
          <w:marRight w:val="0"/>
          <w:marTop w:val="0"/>
          <w:marBottom w:val="0"/>
          <w:divBdr>
            <w:top w:val="none" w:sz="0" w:space="0" w:color="auto"/>
            <w:left w:val="none" w:sz="0" w:space="0" w:color="auto"/>
            <w:bottom w:val="none" w:sz="0" w:space="0" w:color="auto"/>
            <w:right w:val="none" w:sz="0" w:space="0" w:color="auto"/>
          </w:divBdr>
        </w:div>
        <w:div w:id="1326469565">
          <w:marLeft w:val="0"/>
          <w:marRight w:val="0"/>
          <w:marTop w:val="0"/>
          <w:marBottom w:val="0"/>
          <w:divBdr>
            <w:top w:val="none" w:sz="0" w:space="0" w:color="auto"/>
            <w:left w:val="none" w:sz="0" w:space="0" w:color="auto"/>
            <w:bottom w:val="none" w:sz="0" w:space="0" w:color="auto"/>
            <w:right w:val="none" w:sz="0" w:space="0" w:color="auto"/>
          </w:divBdr>
        </w:div>
        <w:div w:id="1746763178">
          <w:marLeft w:val="0"/>
          <w:marRight w:val="0"/>
          <w:marTop w:val="0"/>
          <w:marBottom w:val="0"/>
          <w:divBdr>
            <w:top w:val="none" w:sz="0" w:space="0" w:color="auto"/>
            <w:left w:val="none" w:sz="0" w:space="0" w:color="auto"/>
            <w:bottom w:val="none" w:sz="0" w:space="0" w:color="auto"/>
            <w:right w:val="none" w:sz="0" w:space="0" w:color="auto"/>
          </w:divBdr>
        </w:div>
        <w:div w:id="2110660196">
          <w:marLeft w:val="0"/>
          <w:marRight w:val="0"/>
          <w:marTop w:val="0"/>
          <w:marBottom w:val="0"/>
          <w:divBdr>
            <w:top w:val="none" w:sz="0" w:space="0" w:color="auto"/>
            <w:left w:val="none" w:sz="0" w:space="0" w:color="auto"/>
            <w:bottom w:val="none" w:sz="0" w:space="0" w:color="auto"/>
            <w:right w:val="none" w:sz="0" w:space="0" w:color="auto"/>
          </w:divBdr>
        </w:div>
        <w:div w:id="1885947123">
          <w:marLeft w:val="0"/>
          <w:marRight w:val="0"/>
          <w:marTop w:val="0"/>
          <w:marBottom w:val="0"/>
          <w:divBdr>
            <w:top w:val="none" w:sz="0" w:space="0" w:color="auto"/>
            <w:left w:val="none" w:sz="0" w:space="0" w:color="auto"/>
            <w:bottom w:val="none" w:sz="0" w:space="0" w:color="auto"/>
            <w:right w:val="none" w:sz="0" w:space="0" w:color="auto"/>
          </w:divBdr>
        </w:div>
        <w:div w:id="1051224678">
          <w:marLeft w:val="0"/>
          <w:marRight w:val="0"/>
          <w:marTop w:val="0"/>
          <w:marBottom w:val="0"/>
          <w:divBdr>
            <w:top w:val="none" w:sz="0" w:space="0" w:color="auto"/>
            <w:left w:val="none" w:sz="0" w:space="0" w:color="auto"/>
            <w:bottom w:val="none" w:sz="0" w:space="0" w:color="auto"/>
            <w:right w:val="none" w:sz="0" w:space="0" w:color="auto"/>
          </w:divBdr>
        </w:div>
        <w:div w:id="1604417940">
          <w:marLeft w:val="0"/>
          <w:marRight w:val="0"/>
          <w:marTop w:val="0"/>
          <w:marBottom w:val="0"/>
          <w:divBdr>
            <w:top w:val="none" w:sz="0" w:space="0" w:color="auto"/>
            <w:left w:val="none" w:sz="0" w:space="0" w:color="auto"/>
            <w:bottom w:val="none" w:sz="0" w:space="0" w:color="auto"/>
            <w:right w:val="none" w:sz="0" w:space="0" w:color="auto"/>
          </w:divBdr>
        </w:div>
        <w:div w:id="1138064158">
          <w:marLeft w:val="0"/>
          <w:marRight w:val="0"/>
          <w:marTop w:val="0"/>
          <w:marBottom w:val="0"/>
          <w:divBdr>
            <w:top w:val="none" w:sz="0" w:space="0" w:color="auto"/>
            <w:left w:val="none" w:sz="0" w:space="0" w:color="auto"/>
            <w:bottom w:val="none" w:sz="0" w:space="0" w:color="auto"/>
            <w:right w:val="none" w:sz="0" w:space="0" w:color="auto"/>
          </w:divBdr>
        </w:div>
        <w:div w:id="1542204423">
          <w:marLeft w:val="0"/>
          <w:marRight w:val="0"/>
          <w:marTop w:val="0"/>
          <w:marBottom w:val="0"/>
          <w:divBdr>
            <w:top w:val="none" w:sz="0" w:space="0" w:color="auto"/>
            <w:left w:val="none" w:sz="0" w:space="0" w:color="auto"/>
            <w:bottom w:val="none" w:sz="0" w:space="0" w:color="auto"/>
            <w:right w:val="none" w:sz="0" w:space="0" w:color="auto"/>
          </w:divBdr>
        </w:div>
        <w:div w:id="724570454">
          <w:marLeft w:val="0"/>
          <w:marRight w:val="0"/>
          <w:marTop w:val="0"/>
          <w:marBottom w:val="0"/>
          <w:divBdr>
            <w:top w:val="none" w:sz="0" w:space="0" w:color="auto"/>
            <w:left w:val="none" w:sz="0" w:space="0" w:color="auto"/>
            <w:bottom w:val="none" w:sz="0" w:space="0" w:color="auto"/>
            <w:right w:val="none" w:sz="0" w:space="0" w:color="auto"/>
          </w:divBdr>
        </w:div>
        <w:div w:id="533352938">
          <w:marLeft w:val="0"/>
          <w:marRight w:val="0"/>
          <w:marTop w:val="0"/>
          <w:marBottom w:val="0"/>
          <w:divBdr>
            <w:top w:val="none" w:sz="0" w:space="0" w:color="auto"/>
            <w:left w:val="none" w:sz="0" w:space="0" w:color="auto"/>
            <w:bottom w:val="none" w:sz="0" w:space="0" w:color="auto"/>
            <w:right w:val="none" w:sz="0" w:space="0" w:color="auto"/>
          </w:divBdr>
        </w:div>
        <w:div w:id="711811375">
          <w:marLeft w:val="0"/>
          <w:marRight w:val="0"/>
          <w:marTop w:val="0"/>
          <w:marBottom w:val="0"/>
          <w:divBdr>
            <w:top w:val="none" w:sz="0" w:space="0" w:color="auto"/>
            <w:left w:val="none" w:sz="0" w:space="0" w:color="auto"/>
            <w:bottom w:val="none" w:sz="0" w:space="0" w:color="auto"/>
            <w:right w:val="none" w:sz="0" w:space="0" w:color="auto"/>
          </w:divBdr>
        </w:div>
        <w:div w:id="1900507149">
          <w:marLeft w:val="0"/>
          <w:marRight w:val="0"/>
          <w:marTop w:val="0"/>
          <w:marBottom w:val="0"/>
          <w:divBdr>
            <w:top w:val="none" w:sz="0" w:space="0" w:color="auto"/>
            <w:left w:val="none" w:sz="0" w:space="0" w:color="auto"/>
            <w:bottom w:val="none" w:sz="0" w:space="0" w:color="auto"/>
            <w:right w:val="none" w:sz="0" w:space="0" w:color="auto"/>
          </w:divBdr>
        </w:div>
        <w:div w:id="1086458231">
          <w:marLeft w:val="0"/>
          <w:marRight w:val="0"/>
          <w:marTop w:val="0"/>
          <w:marBottom w:val="0"/>
          <w:divBdr>
            <w:top w:val="none" w:sz="0" w:space="0" w:color="auto"/>
            <w:left w:val="none" w:sz="0" w:space="0" w:color="auto"/>
            <w:bottom w:val="none" w:sz="0" w:space="0" w:color="auto"/>
            <w:right w:val="none" w:sz="0" w:space="0" w:color="auto"/>
          </w:divBdr>
        </w:div>
        <w:div w:id="698094422">
          <w:marLeft w:val="0"/>
          <w:marRight w:val="0"/>
          <w:marTop w:val="0"/>
          <w:marBottom w:val="0"/>
          <w:divBdr>
            <w:top w:val="none" w:sz="0" w:space="0" w:color="auto"/>
            <w:left w:val="none" w:sz="0" w:space="0" w:color="auto"/>
            <w:bottom w:val="none" w:sz="0" w:space="0" w:color="auto"/>
            <w:right w:val="none" w:sz="0" w:space="0" w:color="auto"/>
          </w:divBdr>
        </w:div>
        <w:div w:id="1528643569">
          <w:marLeft w:val="0"/>
          <w:marRight w:val="0"/>
          <w:marTop w:val="0"/>
          <w:marBottom w:val="0"/>
          <w:divBdr>
            <w:top w:val="none" w:sz="0" w:space="0" w:color="auto"/>
            <w:left w:val="none" w:sz="0" w:space="0" w:color="auto"/>
            <w:bottom w:val="none" w:sz="0" w:space="0" w:color="auto"/>
            <w:right w:val="none" w:sz="0" w:space="0" w:color="auto"/>
          </w:divBdr>
        </w:div>
        <w:div w:id="251478078">
          <w:marLeft w:val="0"/>
          <w:marRight w:val="0"/>
          <w:marTop w:val="0"/>
          <w:marBottom w:val="0"/>
          <w:divBdr>
            <w:top w:val="none" w:sz="0" w:space="0" w:color="auto"/>
            <w:left w:val="none" w:sz="0" w:space="0" w:color="auto"/>
            <w:bottom w:val="none" w:sz="0" w:space="0" w:color="auto"/>
            <w:right w:val="none" w:sz="0" w:space="0" w:color="auto"/>
          </w:divBdr>
        </w:div>
        <w:div w:id="501316313">
          <w:marLeft w:val="0"/>
          <w:marRight w:val="0"/>
          <w:marTop w:val="0"/>
          <w:marBottom w:val="0"/>
          <w:divBdr>
            <w:top w:val="none" w:sz="0" w:space="0" w:color="auto"/>
            <w:left w:val="none" w:sz="0" w:space="0" w:color="auto"/>
            <w:bottom w:val="none" w:sz="0" w:space="0" w:color="auto"/>
            <w:right w:val="none" w:sz="0" w:space="0" w:color="auto"/>
          </w:divBdr>
        </w:div>
        <w:div w:id="278799755">
          <w:marLeft w:val="0"/>
          <w:marRight w:val="0"/>
          <w:marTop w:val="0"/>
          <w:marBottom w:val="0"/>
          <w:divBdr>
            <w:top w:val="none" w:sz="0" w:space="0" w:color="auto"/>
            <w:left w:val="none" w:sz="0" w:space="0" w:color="auto"/>
            <w:bottom w:val="none" w:sz="0" w:space="0" w:color="auto"/>
            <w:right w:val="none" w:sz="0" w:space="0" w:color="auto"/>
          </w:divBdr>
        </w:div>
        <w:div w:id="1631088158">
          <w:marLeft w:val="0"/>
          <w:marRight w:val="0"/>
          <w:marTop w:val="0"/>
          <w:marBottom w:val="0"/>
          <w:divBdr>
            <w:top w:val="none" w:sz="0" w:space="0" w:color="auto"/>
            <w:left w:val="none" w:sz="0" w:space="0" w:color="auto"/>
            <w:bottom w:val="none" w:sz="0" w:space="0" w:color="auto"/>
            <w:right w:val="none" w:sz="0" w:space="0" w:color="auto"/>
          </w:divBdr>
        </w:div>
        <w:div w:id="511842704">
          <w:marLeft w:val="0"/>
          <w:marRight w:val="0"/>
          <w:marTop w:val="0"/>
          <w:marBottom w:val="0"/>
          <w:divBdr>
            <w:top w:val="none" w:sz="0" w:space="0" w:color="auto"/>
            <w:left w:val="none" w:sz="0" w:space="0" w:color="auto"/>
            <w:bottom w:val="none" w:sz="0" w:space="0" w:color="auto"/>
            <w:right w:val="none" w:sz="0" w:space="0" w:color="auto"/>
          </w:divBdr>
        </w:div>
        <w:div w:id="1234243123">
          <w:marLeft w:val="0"/>
          <w:marRight w:val="0"/>
          <w:marTop w:val="0"/>
          <w:marBottom w:val="0"/>
          <w:divBdr>
            <w:top w:val="none" w:sz="0" w:space="0" w:color="auto"/>
            <w:left w:val="none" w:sz="0" w:space="0" w:color="auto"/>
            <w:bottom w:val="none" w:sz="0" w:space="0" w:color="auto"/>
            <w:right w:val="none" w:sz="0" w:space="0" w:color="auto"/>
          </w:divBdr>
        </w:div>
        <w:div w:id="1208107263">
          <w:marLeft w:val="0"/>
          <w:marRight w:val="0"/>
          <w:marTop w:val="0"/>
          <w:marBottom w:val="0"/>
          <w:divBdr>
            <w:top w:val="none" w:sz="0" w:space="0" w:color="auto"/>
            <w:left w:val="none" w:sz="0" w:space="0" w:color="auto"/>
            <w:bottom w:val="none" w:sz="0" w:space="0" w:color="auto"/>
            <w:right w:val="none" w:sz="0" w:space="0" w:color="auto"/>
          </w:divBdr>
        </w:div>
        <w:div w:id="59376883">
          <w:marLeft w:val="0"/>
          <w:marRight w:val="0"/>
          <w:marTop w:val="0"/>
          <w:marBottom w:val="0"/>
          <w:divBdr>
            <w:top w:val="none" w:sz="0" w:space="0" w:color="auto"/>
            <w:left w:val="none" w:sz="0" w:space="0" w:color="auto"/>
            <w:bottom w:val="none" w:sz="0" w:space="0" w:color="auto"/>
            <w:right w:val="none" w:sz="0" w:space="0" w:color="auto"/>
          </w:divBdr>
        </w:div>
        <w:div w:id="1642155305">
          <w:marLeft w:val="0"/>
          <w:marRight w:val="0"/>
          <w:marTop w:val="0"/>
          <w:marBottom w:val="0"/>
          <w:divBdr>
            <w:top w:val="none" w:sz="0" w:space="0" w:color="auto"/>
            <w:left w:val="none" w:sz="0" w:space="0" w:color="auto"/>
            <w:bottom w:val="none" w:sz="0" w:space="0" w:color="auto"/>
            <w:right w:val="none" w:sz="0" w:space="0" w:color="auto"/>
          </w:divBdr>
        </w:div>
        <w:div w:id="715084580">
          <w:marLeft w:val="0"/>
          <w:marRight w:val="0"/>
          <w:marTop w:val="0"/>
          <w:marBottom w:val="0"/>
          <w:divBdr>
            <w:top w:val="none" w:sz="0" w:space="0" w:color="auto"/>
            <w:left w:val="none" w:sz="0" w:space="0" w:color="auto"/>
            <w:bottom w:val="none" w:sz="0" w:space="0" w:color="auto"/>
            <w:right w:val="none" w:sz="0" w:space="0" w:color="auto"/>
          </w:divBdr>
        </w:div>
        <w:div w:id="442963191">
          <w:marLeft w:val="0"/>
          <w:marRight w:val="0"/>
          <w:marTop w:val="0"/>
          <w:marBottom w:val="0"/>
          <w:divBdr>
            <w:top w:val="none" w:sz="0" w:space="0" w:color="auto"/>
            <w:left w:val="none" w:sz="0" w:space="0" w:color="auto"/>
            <w:bottom w:val="none" w:sz="0" w:space="0" w:color="auto"/>
            <w:right w:val="none" w:sz="0" w:space="0" w:color="auto"/>
          </w:divBdr>
        </w:div>
        <w:div w:id="1611203847">
          <w:marLeft w:val="0"/>
          <w:marRight w:val="0"/>
          <w:marTop w:val="0"/>
          <w:marBottom w:val="0"/>
          <w:divBdr>
            <w:top w:val="none" w:sz="0" w:space="0" w:color="auto"/>
            <w:left w:val="none" w:sz="0" w:space="0" w:color="auto"/>
            <w:bottom w:val="none" w:sz="0" w:space="0" w:color="auto"/>
            <w:right w:val="none" w:sz="0" w:space="0" w:color="auto"/>
          </w:divBdr>
        </w:div>
        <w:div w:id="1811559373">
          <w:marLeft w:val="0"/>
          <w:marRight w:val="0"/>
          <w:marTop w:val="0"/>
          <w:marBottom w:val="0"/>
          <w:divBdr>
            <w:top w:val="none" w:sz="0" w:space="0" w:color="auto"/>
            <w:left w:val="none" w:sz="0" w:space="0" w:color="auto"/>
            <w:bottom w:val="none" w:sz="0" w:space="0" w:color="auto"/>
            <w:right w:val="none" w:sz="0" w:space="0" w:color="auto"/>
          </w:divBdr>
        </w:div>
        <w:div w:id="1641954432">
          <w:marLeft w:val="0"/>
          <w:marRight w:val="0"/>
          <w:marTop w:val="0"/>
          <w:marBottom w:val="0"/>
          <w:divBdr>
            <w:top w:val="none" w:sz="0" w:space="0" w:color="auto"/>
            <w:left w:val="none" w:sz="0" w:space="0" w:color="auto"/>
            <w:bottom w:val="none" w:sz="0" w:space="0" w:color="auto"/>
            <w:right w:val="none" w:sz="0" w:space="0" w:color="auto"/>
          </w:divBdr>
        </w:div>
        <w:div w:id="78991874">
          <w:marLeft w:val="0"/>
          <w:marRight w:val="0"/>
          <w:marTop w:val="0"/>
          <w:marBottom w:val="0"/>
          <w:divBdr>
            <w:top w:val="none" w:sz="0" w:space="0" w:color="auto"/>
            <w:left w:val="none" w:sz="0" w:space="0" w:color="auto"/>
            <w:bottom w:val="none" w:sz="0" w:space="0" w:color="auto"/>
            <w:right w:val="none" w:sz="0" w:space="0" w:color="auto"/>
          </w:divBdr>
        </w:div>
        <w:div w:id="1170289111">
          <w:marLeft w:val="0"/>
          <w:marRight w:val="0"/>
          <w:marTop w:val="0"/>
          <w:marBottom w:val="0"/>
          <w:divBdr>
            <w:top w:val="none" w:sz="0" w:space="0" w:color="auto"/>
            <w:left w:val="none" w:sz="0" w:space="0" w:color="auto"/>
            <w:bottom w:val="none" w:sz="0" w:space="0" w:color="auto"/>
            <w:right w:val="none" w:sz="0" w:space="0" w:color="auto"/>
          </w:divBdr>
        </w:div>
        <w:div w:id="196897378">
          <w:marLeft w:val="0"/>
          <w:marRight w:val="0"/>
          <w:marTop w:val="0"/>
          <w:marBottom w:val="0"/>
          <w:divBdr>
            <w:top w:val="none" w:sz="0" w:space="0" w:color="auto"/>
            <w:left w:val="none" w:sz="0" w:space="0" w:color="auto"/>
            <w:bottom w:val="none" w:sz="0" w:space="0" w:color="auto"/>
            <w:right w:val="none" w:sz="0" w:space="0" w:color="auto"/>
          </w:divBdr>
        </w:div>
        <w:div w:id="1282809124">
          <w:marLeft w:val="0"/>
          <w:marRight w:val="0"/>
          <w:marTop w:val="0"/>
          <w:marBottom w:val="0"/>
          <w:divBdr>
            <w:top w:val="none" w:sz="0" w:space="0" w:color="auto"/>
            <w:left w:val="none" w:sz="0" w:space="0" w:color="auto"/>
            <w:bottom w:val="none" w:sz="0" w:space="0" w:color="auto"/>
            <w:right w:val="none" w:sz="0" w:space="0" w:color="auto"/>
          </w:divBdr>
        </w:div>
        <w:div w:id="122382847">
          <w:marLeft w:val="0"/>
          <w:marRight w:val="0"/>
          <w:marTop w:val="0"/>
          <w:marBottom w:val="0"/>
          <w:divBdr>
            <w:top w:val="none" w:sz="0" w:space="0" w:color="auto"/>
            <w:left w:val="none" w:sz="0" w:space="0" w:color="auto"/>
            <w:bottom w:val="none" w:sz="0" w:space="0" w:color="auto"/>
            <w:right w:val="none" w:sz="0" w:space="0" w:color="auto"/>
          </w:divBdr>
        </w:div>
        <w:div w:id="184365124">
          <w:marLeft w:val="0"/>
          <w:marRight w:val="0"/>
          <w:marTop w:val="0"/>
          <w:marBottom w:val="0"/>
          <w:divBdr>
            <w:top w:val="none" w:sz="0" w:space="0" w:color="auto"/>
            <w:left w:val="none" w:sz="0" w:space="0" w:color="auto"/>
            <w:bottom w:val="none" w:sz="0" w:space="0" w:color="auto"/>
            <w:right w:val="none" w:sz="0" w:space="0" w:color="auto"/>
          </w:divBdr>
        </w:div>
        <w:div w:id="968124049">
          <w:marLeft w:val="0"/>
          <w:marRight w:val="0"/>
          <w:marTop w:val="0"/>
          <w:marBottom w:val="0"/>
          <w:divBdr>
            <w:top w:val="none" w:sz="0" w:space="0" w:color="auto"/>
            <w:left w:val="none" w:sz="0" w:space="0" w:color="auto"/>
            <w:bottom w:val="none" w:sz="0" w:space="0" w:color="auto"/>
            <w:right w:val="none" w:sz="0" w:space="0" w:color="auto"/>
          </w:divBdr>
        </w:div>
        <w:div w:id="1640987661">
          <w:marLeft w:val="0"/>
          <w:marRight w:val="0"/>
          <w:marTop w:val="0"/>
          <w:marBottom w:val="0"/>
          <w:divBdr>
            <w:top w:val="none" w:sz="0" w:space="0" w:color="auto"/>
            <w:left w:val="none" w:sz="0" w:space="0" w:color="auto"/>
            <w:bottom w:val="none" w:sz="0" w:space="0" w:color="auto"/>
            <w:right w:val="none" w:sz="0" w:space="0" w:color="auto"/>
          </w:divBdr>
        </w:div>
        <w:div w:id="1037781755">
          <w:marLeft w:val="0"/>
          <w:marRight w:val="0"/>
          <w:marTop w:val="0"/>
          <w:marBottom w:val="0"/>
          <w:divBdr>
            <w:top w:val="none" w:sz="0" w:space="0" w:color="auto"/>
            <w:left w:val="none" w:sz="0" w:space="0" w:color="auto"/>
            <w:bottom w:val="none" w:sz="0" w:space="0" w:color="auto"/>
            <w:right w:val="none" w:sz="0" w:space="0" w:color="auto"/>
          </w:divBdr>
        </w:div>
        <w:div w:id="564487521">
          <w:marLeft w:val="0"/>
          <w:marRight w:val="0"/>
          <w:marTop w:val="0"/>
          <w:marBottom w:val="0"/>
          <w:divBdr>
            <w:top w:val="none" w:sz="0" w:space="0" w:color="auto"/>
            <w:left w:val="none" w:sz="0" w:space="0" w:color="auto"/>
            <w:bottom w:val="none" w:sz="0" w:space="0" w:color="auto"/>
            <w:right w:val="none" w:sz="0" w:space="0" w:color="auto"/>
          </w:divBdr>
        </w:div>
        <w:div w:id="1850756183">
          <w:marLeft w:val="0"/>
          <w:marRight w:val="0"/>
          <w:marTop w:val="0"/>
          <w:marBottom w:val="0"/>
          <w:divBdr>
            <w:top w:val="none" w:sz="0" w:space="0" w:color="auto"/>
            <w:left w:val="none" w:sz="0" w:space="0" w:color="auto"/>
            <w:bottom w:val="none" w:sz="0" w:space="0" w:color="auto"/>
            <w:right w:val="none" w:sz="0" w:space="0" w:color="auto"/>
          </w:divBdr>
        </w:div>
        <w:div w:id="1060439369">
          <w:marLeft w:val="0"/>
          <w:marRight w:val="0"/>
          <w:marTop w:val="0"/>
          <w:marBottom w:val="0"/>
          <w:divBdr>
            <w:top w:val="none" w:sz="0" w:space="0" w:color="auto"/>
            <w:left w:val="none" w:sz="0" w:space="0" w:color="auto"/>
            <w:bottom w:val="none" w:sz="0" w:space="0" w:color="auto"/>
            <w:right w:val="none" w:sz="0" w:space="0" w:color="auto"/>
          </w:divBdr>
        </w:div>
        <w:div w:id="1210805618">
          <w:marLeft w:val="0"/>
          <w:marRight w:val="0"/>
          <w:marTop w:val="0"/>
          <w:marBottom w:val="0"/>
          <w:divBdr>
            <w:top w:val="none" w:sz="0" w:space="0" w:color="auto"/>
            <w:left w:val="none" w:sz="0" w:space="0" w:color="auto"/>
            <w:bottom w:val="none" w:sz="0" w:space="0" w:color="auto"/>
            <w:right w:val="none" w:sz="0" w:space="0" w:color="auto"/>
          </w:divBdr>
        </w:div>
        <w:div w:id="1349680184">
          <w:marLeft w:val="0"/>
          <w:marRight w:val="0"/>
          <w:marTop w:val="0"/>
          <w:marBottom w:val="0"/>
          <w:divBdr>
            <w:top w:val="none" w:sz="0" w:space="0" w:color="auto"/>
            <w:left w:val="none" w:sz="0" w:space="0" w:color="auto"/>
            <w:bottom w:val="none" w:sz="0" w:space="0" w:color="auto"/>
            <w:right w:val="none" w:sz="0" w:space="0" w:color="auto"/>
          </w:divBdr>
        </w:div>
        <w:div w:id="558708775">
          <w:marLeft w:val="0"/>
          <w:marRight w:val="0"/>
          <w:marTop w:val="0"/>
          <w:marBottom w:val="0"/>
          <w:divBdr>
            <w:top w:val="none" w:sz="0" w:space="0" w:color="auto"/>
            <w:left w:val="none" w:sz="0" w:space="0" w:color="auto"/>
            <w:bottom w:val="none" w:sz="0" w:space="0" w:color="auto"/>
            <w:right w:val="none" w:sz="0" w:space="0" w:color="auto"/>
          </w:divBdr>
        </w:div>
        <w:div w:id="1493913272">
          <w:marLeft w:val="0"/>
          <w:marRight w:val="0"/>
          <w:marTop w:val="0"/>
          <w:marBottom w:val="0"/>
          <w:divBdr>
            <w:top w:val="none" w:sz="0" w:space="0" w:color="auto"/>
            <w:left w:val="none" w:sz="0" w:space="0" w:color="auto"/>
            <w:bottom w:val="none" w:sz="0" w:space="0" w:color="auto"/>
            <w:right w:val="none" w:sz="0" w:space="0" w:color="auto"/>
          </w:divBdr>
        </w:div>
        <w:div w:id="1981572221">
          <w:marLeft w:val="0"/>
          <w:marRight w:val="0"/>
          <w:marTop w:val="0"/>
          <w:marBottom w:val="0"/>
          <w:divBdr>
            <w:top w:val="none" w:sz="0" w:space="0" w:color="auto"/>
            <w:left w:val="none" w:sz="0" w:space="0" w:color="auto"/>
            <w:bottom w:val="none" w:sz="0" w:space="0" w:color="auto"/>
            <w:right w:val="none" w:sz="0" w:space="0" w:color="auto"/>
          </w:divBdr>
        </w:div>
        <w:div w:id="1162085796">
          <w:marLeft w:val="0"/>
          <w:marRight w:val="0"/>
          <w:marTop w:val="0"/>
          <w:marBottom w:val="0"/>
          <w:divBdr>
            <w:top w:val="none" w:sz="0" w:space="0" w:color="auto"/>
            <w:left w:val="none" w:sz="0" w:space="0" w:color="auto"/>
            <w:bottom w:val="none" w:sz="0" w:space="0" w:color="auto"/>
            <w:right w:val="none" w:sz="0" w:space="0" w:color="auto"/>
          </w:divBdr>
        </w:div>
        <w:div w:id="1654404206">
          <w:marLeft w:val="0"/>
          <w:marRight w:val="0"/>
          <w:marTop w:val="0"/>
          <w:marBottom w:val="0"/>
          <w:divBdr>
            <w:top w:val="none" w:sz="0" w:space="0" w:color="auto"/>
            <w:left w:val="none" w:sz="0" w:space="0" w:color="auto"/>
            <w:bottom w:val="none" w:sz="0" w:space="0" w:color="auto"/>
            <w:right w:val="none" w:sz="0" w:space="0" w:color="auto"/>
          </w:divBdr>
        </w:div>
        <w:div w:id="1838812348">
          <w:marLeft w:val="0"/>
          <w:marRight w:val="0"/>
          <w:marTop w:val="0"/>
          <w:marBottom w:val="0"/>
          <w:divBdr>
            <w:top w:val="none" w:sz="0" w:space="0" w:color="auto"/>
            <w:left w:val="none" w:sz="0" w:space="0" w:color="auto"/>
            <w:bottom w:val="none" w:sz="0" w:space="0" w:color="auto"/>
            <w:right w:val="none" w:sz="0" w:space="0" w:color="auto"/>
          </w:divBdr>
        </w:div>
        <w:div w:id="343477553">
          <w:marLeft w:val="0"/>
          <w:marRight w:val="0"/>
          <w:marTop w:val="0"/>
          <w:marBottom w:val="0"/>
          <w:divBdr>
            <w:top w:val="none" w:sz="0" w:space="0" w:color="auto"/>
            <w:left w:val="none" w:sz="0" w:space="0" w:color="auto"/>
            <w:bottom w:val="none" w:sz="0" w:space="0" w:color="auto"/>
            <w:right w:val="none" w:sz="0" w:space="0" w:color="auto"/>
          </w:divBdr>
        </w:div>
        <w:div w:id="191847350">
          <w:marLeft w:val="0"/>
          <w:marRight w:val="0"/>
          <w:marTop w:val="0"/>
          <w:marBottom w:val="0"/>
          <w:divBdr>
            <w:top w:val="none" w:sz="0" w:space="0" w:color="auto"/>
            <w:left w:val="none" w:sz="0" w:space="0" w:color="auto"/>
            <w:bottom w:val="none" w:sz="0" w:space="0" w:color="auto"/>
            <w:right w:val="none" w:sz="0" w:space="0" w:color="auto"/>
          </w:divBdr>
        </w:div>
        <w:div w:id="48503592">
          <w:marLeft w:val="0"/>
          <w:marRight w:val="0"/>
          <w:marTop w:val="0"/>
          <w:marBottom w:val="0"/>
          <w:divBdr>
            <w:top w:val="none" w:sz="0" w:space="0" w:color="auto"/>
            <w:left w:val="none" w:sz="0" w:space="0" w:color="auto"/>
            <w:bottom w:val="none" w:sz="0" w:space="0" w:color="auto"/>
            <w:right w:val="none" w:sz="0" w:space="0" w:color="auto"/>
          </w:divBdr>
        </w:div>
        <w:div w:id="1555118430">
          <w:marLeft w:val="0"/>
          <w:marRight w:val="0"/>
          <w:marTop w:val="0"/>
          <w:marBottom w:val="0"/>
          <w:divBdr>
            <w:top w:val="none" w:sz="0" w:space="0" w:color="auto"/>
            <w:left w:val="none" w:sz="0" w:space="0" w:color="auto"/>
            <w:bottom w:val="none" w:sz="0" w:space="0" w:color="auto"/>
            <w:right w:val="none" w:sz="0" w:space="0" w:color="auto"/>
          </w:divBdr>
        </w:div>
        <w:div w:id="1973364137">
          <w:marLeft w:val="0"/>
          <w:marRight w:val="0"/>
          <w:marTop w:val="0"/>
          <w:marBottom w:val="0"/>
          <w:divBdr>
            <w:top w:val="none" w:sz="0" w:space="0" w:color="auto"/>
            <w:left w:val="none" w:sz="0" w:space="0" w:color="auto"/>
            <w:bottom w:val="none" w:sz="0" w:space="0" w:color="auto"/>
            <w:right w:val="none" w:sz="0" w:space="0" w:color="auto"/>
          </w:divBdr>
        </w:div>
        <w:div w:id="1334648464">
          <w:marLeft w:val="0"/>
          <w:marRight w:val="0"/>
          <w:marTop w:val="0"/>
          <w:marBottom w:val="0"/>
          <w:divBdr>
            <w:top w:val="none" w:sz="0" w:space="0" w:color="auto"/>
            <w:left w:val="none" w:sz="0" w:space="0" w:color="auto"/>
            <w:bottom w:val="none" w:sz="0" w:space="0" w:color="auto"/>
            <w:right w:val="none" w:sz="0" w:space="0" w:color="auto"/>
          </w:divBdr>
        </w:div>
        <w:div w:id="236288466">
          <w:marLeft w:val="0"/>
          <w:marRight w:val="0"/>
          <w:marTop w:val="0"/>
          <w:marBottom w:val="0"/>
          <w:divBdr>
            <w:top w:val="none" w:sz="0" w:space="0" w:color="auto"/>
            <w:left w:val="none" w:sz="0" w:space="0" w:color="auto"/>
            <w:bottom w:val="none" w:sz="0" w:space="0" w:color="auto"/>
            <w:right w:val="none" w:sz="0" w:space="0" w:color="auto"/>
          </w:divBdr>
        </w:div>
        <w:div w:id="324671785">
          <w:marLeft w:val="0"/>
          <w:marRight w:val="0"/>
          <w:marTop w:val="0"/>
          <w:marBottom w:val="0"/>
          <w:divBdr>
            <w:top w:val="none" w:sz="0" w:space="0" w:color="auto"/>
            <w:left w:val="none" w:sz="0" w:space="0" w:color="auto"/>
            <w:bottom w:val="none" w:sz="0" w:space="0" w:color="auto"/>
            <w:right w:val="none" w:sz="0" w:space="0" w:color="auto"/>
          </w:divBdr>
        </w:div>
        <w:div w:id="1163818819">
          <w:marLeft w:val="0"/>
          <w:marRight w:val="0"/>
          <w:marTop w:val="0"/>
          <w:marBottom w:val="0"/>
          <w:divBdr>
            <w:top w:val="none" w:sz="0" w:space="0" w:color="auto"/>
            <w:left w:val="none" w:sz="0" w:space="0" w:color="auto"/>
            <w:bottom w:val="none" w:sz="0" w:space="0" w:color="auto"/>
            <w:right w:val="none" w:sz="0" w:space="0" w:color="auto"/>
          </w:divBdr>
        </w:div>
        <w:div w:id="1855144165">
          <w:marLeft w:val="0"/>
          <w:marRight w:val="0"/>
          <w:marTop w:val="0"/>
          <w:marBottom w:val="0"/>
          <w:divBdr>
            <w:top w:val="none" w:sz="0" w:space="0" w:color="auto"/>
            <w:left w:val="none" w:sz="0" w:space="0" w:color="auto"/>
            <w:bottom w:val="none" w:sz="0" w:space="0" w:color="auto"/>
            <w:right w:val="none" w:sz="0" w:space="0" w:color="auto"/>
          </w:divBdr>
        </w:div>
        <w:div w:id="954210844">
          <w:marLeft w:val="0"/>
          <w:marRight w:val="0"/>
          <w:marTop w:val="0"/>
          <w:marBottom w:val="0"/>
          <w:divBdr>
            <w:top w:val="none" w:sz="0" w:space="0" w:color="auto"/>
            <w:left w:val="none" w:sz="0" w:space="0" w:color="auto"/>
            <w:bottom w:val="none" w:sz="0" w:space="0" w:color="auto"/>
            <w:right w:val="none" w:sz="0" w:space="0" w:color="auto"/>
          </w:divBdr>
        </w:div>
        <w:div w:id="1072511489">
          <w:marLeft w:val="0"/>
          <w:marRight w:val="0"/>
          <w:marTop w:val="0"/>
          <w:marBottom w:val="0"/>
          <w:divBdr>
            <w:top w:val="none" w:sz="0" w:space="0" w:color="auto"/>
            <w:left w:val="none" w:sz="0" w:space="0" w:color="auto"/>
            <w:bottom w:val="none" w:sz="0" w:space="0" w:color="auto"/>
            <w:right w:val="none" w:sz="0" w:space="0" w:color="auto"/>
          </w:divBdr>
        </w:div>
        <w:div w:id="1670137507">
          <w:marLeft w:val="0"/>
          <w:marRight w:val="0"/>
          <w:marTop w:val="0"/>
          <w:marBottom w:val="0"/>
          <w:divBdr>
            <w:top w:val="none" w:sz="0" w:space="0" w:color="auto"/>
            <w:left w:val="none" w:sz="0" w:space="0" w:color="auto"/>
            <w:bottom w:val="none" w:sz="0" w:space="0" w:color="auto"/>
            <w:right w:val="none" w:sz="0" w:space="0" w:color="auto"/>
          </w:divBdr>
        </w:div>
        <w:div w:id="97335516">
          <w:marLeft w:val="0"/>
          <w:marRight w:val="0"/>
          <w:marTop w:val="0"/>
          <w:marBottom w:val="0"/>
          <w:divBdr>
            <w:top w:val="none" w:sz="0" w:space="0" w:color="auto"/>
            <w:left w:val="none" w:sz="0" w:space="0" w:color="auto"/>
            <w:bottom w:val="none" w:sz="0" w:space="0" w:color="auto"/>
            <w:right w:val="none" w:sz="0" w:space="0" w:color="auto"/>
          </w:divBdr>
        </w:div>
        <w:div w:id="1739669576">
          <w:marLeft w:val="0"/>
          <w:marRight w:val="0"/>
          <w:marTop w:val="0"/>
          <w:marBottom w:val="0"/>
          <w:divBdr>
            <w:top w:val="none" w:sz="0" w:space="0" w:color="auto"/>
            <w:left w:val="none" w:sz="0" w:space="0" w:color="auto"/>
            <w:bottom w:val="none" w:sz="0" w:space="0" w:color="auto"/>
            <w:right w:val="none" w:sz="0" w:space="0" w:color="auto"/>
          </w:divBdr>
        </w:div>
        <w:div w:id="857541893">
          <w:marLeft w:val="0"/>
          <w:marRight w:val="0"/>
          <w:marTop w:val="0"/>
          <w:marBottom w:val="0"/>
          <w:divBdr>
            <w:top w:val="none" w:sz="0" w:space="0" w:color="auto"/>
            <w:left w:val="none" w:sz="0" w:space="0" w:color="auto"/>
            <w:bottom w:val="none" w:sz="0" w:space="0" w:color="auto"/>
            <w:right w:val="none" w:sz="0" w:space="0" w:color="auto"/>
          </w:divBdr>
        </w:div>
        <w:div w:id="1991788646">
          <w:marLeft w:val="0"/>
          <w:marRight w:val="0"/>
          <w:marTop w:val="0"/>
          <w:marBottom w:val="0"/>
          <w:divBdr>
            <w:top w:val="none" w:sz="0" w:space="0" w:color="auto"/>
            <w:left w:val="none" w:sz="0" w:space="0" w:color="auto"/>
            <w:bottom w:val="none" w:sz="0" w:space="0" w:color="auto"/>
            <w:right w:val="none" w:sz="0" w:space="0" w:color="auto"/>
          </w:divBdr>
        </w:div>
        <w:div w:id="214514953">
          <w:marLeft w:val="0"/>
          <w:marRight w:val="0"/>
          <w:marTop w:val="0"/>
          <w:marBottom w:val="0"/>
          <w:divBdr>
            <w:top w:val="none" w:sz="0" w:space="0" w:color="auto"/>
            <w:left w:val="none" w:sz="0" w:space="0" w:color="auto"/>
            <w:bottom w:val="none" w:sz="0" w:space="0" w:color="auto"/>
            <w:right w:val="none" w:sz="0" w:space="0" w:color="auto"/>
          </w:divBdr>
        </w:div>
        <w:div w:id="515464112">
          <w:marLeft w:val="0"/>
          <w:marRight w:val="0"/>
          <w:marTop w:val="0"/>
          <w:marBottom w:val="0"/>
          <w:divBdr>
            <w:top w:val="none" w:sz="0" w:space="0" w:color="auto"/>
            <w:left w:val="none" w:sz="0" w:space="0" w:color="auto"/>
            <w:bottom w:val="none" w:sz="0" w:space="0" w:color="auto"/>
            <w:right w:val="none" w:sz="0" w:space="0" w:color="auto"/>
          </w:divBdr>
        </w:div>
        <w:div w:id="2138990695">
          <w:marLeft w:val="0"/>
          <w:marRight w:val="0"/>
          <w:marTop w:val="0"/>
          <w:marBottom w:val="0"/>
          <w:divBdr>
            <w:top w:val="none" w:sz="0" w:space="0" w:color="auto"/>
            <w:left w:val="none" w:sz="0" w:space="0" w:color="auto"/>
            <w:bottom w:val="none" w:sz="0" w:space="0" w:color="auto"/>
            <w:right w:val="none" w:sz="0" w:space="0" w:color="auto"/>
          </w:divBdr>
        </w:div>
        <w:div w:id="1445924215">
          <w:marLeft w:val="0"/>
          <w:marRight w:val="0"/>
          <w:marTop w:val="0"/>
          <w:marBottom w:val="0"/>
          <w:divBdr>
            <w:top w:val="none" w:sz="0" w:space="0" w:color="auto"/>
            <w:left w:val="none" w:sz="0" w:space="0" w:color="auto"/>
            <w:bottom w:val="none" w:sz="0" w:space="0" w:color="auto"/>
            <w:right w:val="none" w:sz="0" w:space="0" w:color="auto"/>
          </w:divBdr>
        </w:div>
        <w:div w:id="744955643">
          <w:marLeft w:val="0"/>
          <w:marRight w:val="0"/>
          <w:marTop w:val="0"/>
          <w:marBottom w:val="0"/>
          <w:divBdr>
            <w:top w:val="none" w:sz="0" w:space="0" w:color="auto"/>
            <w:left w:val="none" w:sz="0" w:space="0" w:color="auto"/>
            <w:bottom w:val="none" w:sz="0" w:space="0" w:color="auto"/>
            <w:right w:val="none" w:sz="0" w:space="0" w:color="auto"/>
          </w:divBdr>
        </w:div>
        <w:div w:id="468547233">
          <w:marLeft w:val="0"/>
          <w:marRight w:val="0"/>
          <w:marTop w:val="0"/>
          <w:marBottom w:val="0"/>
          <w:divBdr>
            <w:top w:val="none" w:sz="0" w:space="0" w:color="auto"/>
            <w:left w:val="none" w:sz="0" w:space="0" w:color="auto"/>
            <w:bottom w:val="none" w:sz="0" w:space="0" w:color="auto"/>
            <w:right w:val="none" w:sz="0" w:space="0" w:color="auto"/>
          </w:divBdr>
        </w:div>
        <w:div w:id="778909303">
          <w:marLeft w:val="0"/>
          <w:marRight w:val="0"/>
          <w:marTop w:val="0"/>
          <w:marBottom w:val="0"/>
          <w:divBdr>
            <w:top w:val="none" w:sz="0" w:space="0" w:color="auto"/>
            <w:left w:val="none" w:sz="0" w:space="0" w:color="auto"/>
            <w:bottom w:val="none" w:sz="0" w:space="0" w:color="auto"/>
            <w:right w:val="none" w:sz="0" w:space="0" w:color="auto"/>
          </w:divBdr>
        </w:div>
        <w:div w:id="242568870">
          <w:marLeft w:val="0"/>
          <w:marRight w:val="0"/>
          <w:marTop w:val="0"/>
          <w:marBottom w:val="0"/>
          <w:divBdr>
            <w:top w:val="none" w:sz="0" w:space="0" w:color="auto"/>
            <w:left w:val="none" w:sz="0" w:space="0" w:color="auto"/>
            <w:bottom w:val="none" w:sz="0" w:space="0" w:color="auto"/>
            <w:right w:val="none" w:sz="0" w:space="0" w:color="auto"/>
          </w:divBdr>
        </w:div>
        <w:div w:id="1441490081">
          <w:marLeft w:val="0"/>
          <w:marRight w:val="0"/>
          <w:marTop w:val="0"/>
          <w:marBottom w:val="0"/>
          <w:divBdr>
            <w:top w:val="none" w:sz="0" w:space="0" w:color="auto"/>
            <w:left w:val="none" w:sz="0" w:space="0" w:color="auto"/>
            <w:bottom w:val="none" w:sz="0" w:space="0" w:color="auto"/>
            <w:right w:val="none" w:sz="0" w:space="0" w:color="auto"/>
          </w:divBdr>
        </w:div>
        <w:div w:id="461118061">
          <w:marLeft w:val="0"/>
          <w:marRight w:val="0"/>
          <w:marTop w:val="0"/>
          <w:marBottom w:val="0"/>
          <w:divBdr>
            <w:top w:val="none" w:sz="0" w:space="0" w:color="auto"/>
            <w:left w:val="none" w:sz="0" w:space="0" w:color="auto"/>
            <w:bottom w:val="none" w:sz="0" w:space="0" w:color="auto"/>
            <w:right w:val="none" w:sz="0" w:space="0" w:color="auto"/>
          </w:divBdr>
        </w:div>
        <w:div w:id="1600066066">
          <w:marLeft w:val="0"/>
          <w:marRight w:val="0"/>
          <w:marTop w:val="0"/>
          <w:marBottom w:val="0"/>
          <w:divBdr>
            <w:top w:val="none" w:sz="0" w:space="0" w:color="auto"/>
            <w:left w:val="none" w:sz="0" w:space="0" w:color="auto"/>
            <w:bottom w:val="none" w:sz="0" w:space="0" w:color="auto"/>
            <w:right w:val="none" w:sz="0" w:space="0" w:color="auto"/>
          </w:divBdr>
        </w:div>
        <w:div w:id="1212426700">
          <w:marLeft w:val="0"/>
          <w:marRight w:val="0"/>
          <w:marTop w:val="0"/>
          <w:marBottom w:val="0"/>
          <w:divBdr>
            <w:top w:val="none" w:sz="0" w:space="0" w:color="auto"/>
            <w:left w:val="none" w:sz="0" w:space="0" w:color="auto"/>
            <w:bottom w:val="none" w:sz="0" w:space="0" w:color="auto"/>
            <w:right w:val="none" w:sz="0" w:space="0" w:color="auto"/>
          </w:divBdr>
        </w:div>
        <w:div w:id="2057005961">
          <w:marLeft w:val="0"/>
          <w:marRight w:val="0"/>
          <w:marTop w:val="0"/>
          <w:marBottom w:val="0"/>
          <w:divBdr>
            <w:top w:val="none" w:sz="0" w:space="0" w:color="auto"/>
            <w:left w:val="none" w:sz="0" w:space="0" w:color="auto"/>
            <w:bottom w:val="none" w:sz="0" w:space="0" w:color="auto"/>
            <w:right w:val="none" w:sz="0" w:space="0" w:color="auto"/>
          </w:divBdr>
        </w:div>
        <w:div w:id="141431537">
          <w:marLeft w:val="0"/>
          <w:marRight w:val="0"/>
          <w:marTop w:val="0"/>
          <w:marBottom w:val="0"/>
          <w:divBdr>
            <w:top w:val="none" w:sz="0" w:space="0" w:color="auto"/>
            <w:left w:val="none" w:sz="0" w:space="0" w:color="auto"/>
            <w:bottom w:val="none" w:sz="0" w:space="0" w:color="auto"/>
            <w:right w:val="none" w:sz="0" w:space="0" w:color="auto"/>
          </w:divBdr>
        </w:div>
        <w:div w:id="1009524880">
          <w:marLeft w:val="0"/>
          <w:marRight w:val="0"/>
          <w:marTop w:val="0"/>
          <w:marBottom w:val="0"/>
          <w:divBdr>
            <w:top w:val="none" w:sz="0" w:space="0" w:color="auto"/>
            <w:left w:val="none" w:sz="0" w:space="0" w:color="auto"/>
            <w:bottom w:val="none" w:sz="0" w:space="0" w:color="auto"/>
            <w:right w:val="none" w:sz="0" w:space="0" w:color="auto"/>
          </w:divBdr>
        </w:div>
        <w:div w:id="1149857554">
          <w:marLeft w:val="0"/>
          <w:marRight w:val="0"/>
          <w:marTop w:val="0"/>
          <w:marBottom w:val="0"/>
          <w:divBdr>
            <w:top w:val="none" w:sz="0" w:space="0" w:color="auto"/>
            <w:left w:val="none" w:sz="0" w:space="0" w:color="auto"/>
            <w:bottom w:val="none" w:sz="0" w:space="0" w:color="auto"/>
            <w:right w:val="none" w:sz="0" w:space="0" w:color="auto"/>
          </w:divBdr>
        </w:div>
        <w:div w:id="775751976">
          <w:marLeft w:val="0"/>
          <w:marRight w:val="0"/>
          <w:marTop w:val="0"/>
          <w:marBottom w:val="0"/>
          <w:divBdr>
            <w:top w:val="none" w:sz="0" w:space="0" w:color="auto"/>
            <w:left w:val="none" w:sz="0" w:space="0" w:color="auto"/>
            <w:bottom w:val="none" w:sz="0" w:space="0" w:color="auto"/>
            <w:right w:val="none" w:sz="0" w:space="0" w:color="auto"/>
          </w:divBdr>
        </w:div>
        <w:div w:id="1080255096">
          <w:marLeft w:val="0"/>
          <w:marRight w:val="0"/>
          <w:marTop w:val="0"/>
          <w:marBottom w:val="0"/>
          <w:divBdr>
            <w:top w:val="none" w:sz="0" w:space="0" w:color="auto"/>
            <w:left w:val="none" w:sz="0" w:space="0" w:color="auto"/>
            <w:bottom w:val="none" w:sz="0" w:space="0" w:color="auto"/>
            <w:right w:val="none" w:sz="0" w:space="0" w:color="auto"/>
          </w:divBdr>
        </w:div>
        <w:div w:id="949092459">
          <w:marLeft w:val="0"/>
          <w:marRight w:val="0"/>
          <w:marTop w:val="0"/>
          <w:marBottom w:val="0"/>
          <w:divBdr>
            <w:top w:val="none" w:sz="0" w:space="0" w:color="auto"/>
            <w:left w:val="none" w:sz="0" w:space="0" w:color="auto"/>
            <w:bottom w:val="none" w:sz="0" w:space="0" w:color="auto"/>
            <w:right w:val="none" w:sz="0" w:space="0" w:color="auto"/>
          </w:divBdr>
        </w:div>
        <w:div w:id="87234136">
          <w:marLeft w:val="0"/>
          <w:marRight w:val="0"/>
          <w:marTop w:val="0"/>
          <w:marBottom w:val="0"/>
          <w:divBdr>
            <w:top w:val="none" w:sz="0" w:space="0" w:color="auto"/>
            <w:left w:val="none" w:sz="0" w:space="0" w:color="auto"/>
            <w:bottom w:val="none" w:sz="0" w:space="0" w:color="auto"/>
            <w:right w:val="none" w:sz="0" w:space="0" w:color="auto"/>
          </w:divBdr>
        </w:div>
        <w:div w:id="1020162444">
          <w:marLeft w:val="0"/>
          <w:marRight w:val="0"/>
          <w:marTop w:val="0"/>
          <w:marBottom w:val="0"/>
          <w:divBdr>
            <w:top w:val="none" w:sz="0" w:space="0" w:color="auto"/>
            <w:left w:val="none" w:sz="0" w:space="0" w:color="auto"/>
            <w:bottom w:val="none" w:sz="0" w:space="0" w:color="auto"/>
            <w:right w:val="none" w:sz="0" w:space="0" w:color="auto"/>
          </w:divBdr>
        </w:div>
        <w:div w:id="761609538">
          <w:marLeft w:val="0"/>
          <w:marRight w:val="0"/>
          <w:marTop w:val="0"/>
          <w:marBottom w:val="0"/>
          <w:divBdr>
            <w:top w:val="none" w:sz="0" w:space="0" w:color="auto"/>
            <w:left w:val="none" w:sz="0" w:space="0" w:color="auto"/>
            <w:bottom w:val="none" w:sz="0" w:space="0" w:color="auto"/>
            <w:right w:val="none" w:sz="0" w:space="0" w:color="auto"/>
          </w:divBdr>
        </w:div>
        <w:div w:id="950550222">
          <w:marLeft w:val="0"/>
          <w:marRight w:val="0"/>
          <w:marTop w:val="0"/>
          <w:marBottom w:val="0"/>
          <w:divBdr>
            <w:top w:val="none" w:sz="0" w:space="0" w:color="auto"/>
            <w:left w:val="none" w:sz="0" w:space="0" w:color="auto"/>
            <w:bottom w:val="none" w:sz="0" w:space="0" w:color="auto"/>
            <w:right w:val="none" w:sz="0" w:space="0" w:color="auto"/>
          </w:divBdr>
        </w:div>
        <w:div w:id="1851796340">
          <w:marLeft w:val="0"/>
          <w:marRight w:val="0"/>
          <w:marTop w:val="0"/>
          <w:marBottom w:val="0"/>
          <w:divBdr>
            <w:top w:val="none" w:sz="0" w:space="0" w:color="auto"/>
            <w:left w:val="none" w:sz="0" w:space="0" w:color="auto"/>
            <w:bottom w:val="none" w:sz="0" w:space="0" w:color="auto"/>
            <w:right w:val="none" w:sz="0" w:space="0" w:color="auto"/>
          </w:divBdr>
        </w:div>
        <w:div w:id="71854373">
          <w:marLeft w:val="0"/>
          <w:marRight w:val="0"/>
          <w:marTop w:val="0"/>
          <w:marBottom w:val="0"/>
          <w:divBdr>
            <w:top w:val="none" w:sz="0" w:space="0" w:color="auto"/>
            <w:left w:val="none" w:sz="0" w:space="0" w:color="auto"/>
            <w:bottom w:val="none" w:sz="0" w:space="0" w:color="auto"/>
            <w:right w:val="none" w:sz="0" w:space="0" w:color="auto"/>
          </w:divBdr>
        </w:div>
        <w:div w:id="1242763043">
          <w:marLeft w:val="0"/>
          <w:marRight w:val="0"/>
          <w:marTop w:val="0"/>
          <w:marBottom w:val="0"/>
          <w:divBdr>
            <w:top w:val="none" w:sz="0" w:space="0" w:color="auto"/>
            <w:left w:val="none" w:sz="0" w:space="0" w:color="auto"/>
            <w:bottom w:val="none" w:sz="0" w:space="0" w:color="auto"/>
            <w:right w:val="none" w:sz="0" w:space="0" w:color="auto"/>
          </w:divBdr>
        </w:div>
        <w:div w:id="1015306777">
          <w:marLeft w:val="0"/>
          <w:marRight w:val="0"/>
          <w:marTop w:val="0"/>
          <w:marBottom w:val="0"/>
          <w:divBdr>
            <w:top w:val="none" w:sz="0" w:space="0" w:color="auto"/>
            <w:left w:val="none" w:sz="0" w:space="0" w:color="auto"/>
            <w:bottom w:val="none" w:sz="0" w:space="0" w:color="auto"/>
            <w:right w:val="none" w:sz="0" w:space="0" w:color="auto"/>
          </w:divBdr>
        </w:div>
        <w:div w:id="566843145">
          <w:marLeft w:val="0"/>
          <w:marRight w:val="0"/>
          <w:marTop w:val="0"/>
          <w:marBottom w:val="0"/>
          <w:divBdr>
            <w:top w:val="none" w:sz="0" w:space="0" w:color="auto"/>
            <w:left w:val="none" w:sz="0" w:space="0" w:color="auto"/>
            <w:bottom w:val="none" w:sz="0" w:space="0" w:color="auto"/>
            <w:right w:val="none" w:sz="0" w:space="0" w:color="auto"/>
          </w:divBdr>
        </w:div>
        <w:div w:id="567618832">
          <w:marLeft w:val="0"/>
          <w:marRight w:val="0"/>
          <w:marTop w:val="0"/>
          <w:marBottom w:val="0"/>
          <w:divBdr>
            <w:top w:val="none" w:sz="0" w:space="0" w:color="auto"/>
            <w:left w:val="none" w:sz="0" w:space="0" w:color="auto"/>
            <w:bottom w:val="none" w:sz="0" w:space="0" w:color="auto"/>
            <w:right w:val="none" w:sz="0" w:space="0" w:color="auto"/>
          </w:divBdr>
        </w:div>
        <w:div w:id="1184587280">
          <w:marLeft w:val="0"/>
          <w:marRight w:val="0"/>
          <w:marTop w:val="0"/>
          <w:marBottom w:val="0"/>
          <w:divBdr>
            <w:top w:val="none" w:sz="0" w:space="0" w:color="auto"/>
            <w:left w:val="none" w:sz="0" w:space="0" w:color="auto"/>
            <w:bottom w:val="none" w:sz="0" w:space="0" w:color="auto"/>
            <w:right w:val="none" w:sz="0" w:space="0" w:color="auto"/>
          </w:divBdr>
        </w:div>
        <w:div w:id="1017736794">
          <w:marLeft w:val="0"/>
          <w:marRight w:val="0"/>
          <w:marTop w:val="0"/>
          <w:marBottom w:val="0"/>
          <w:divBdr>
            <w:top w:val="none" w:sz="0" w:space="0" w:color="auto"/>
            <w:left w:val="none" w:sz="0" w:space="0" w:color="auto"/>
            <w:bottom w:val="none" w:sz="0" w:space="0" w:color="auto"/>
            <w:right w:val="none" w:sz="0" w:space="0" w:color="auto"/>
          </w:divBdr>
        </w:div>
        <w:div w:id="213666303">
          <w:marLeft w:val="0"/>
          <w:marRight w:val="0"/>
          <w:marTop w:val="0"/>
          <w:marBottom w:val="0"/>
          <w:divBdr>
            <w:top w:val="none" w:sz="0" w:space="0" w:color="auto"/>
            <w:left w:val="none" w:sz="0" w:space="0" w:color="auto"/>
            <w:bottom w:val="none" w:sz="0" w:space="0" w:color="auto"/>
            <w:right w:val="none" w:sz="0" w:space="0" w:color="auto"/>
          </w:divBdr>
        </w:div>
        <w:div w:id="1716344329">
          <w:marLeft w:val="0"/>
          <w:marRight w:val="0"/>
          <w:marTop w:val="0"/>
          <w:marBottom w:val="0"/>
          <w:divBdr>
            <w:top w:val="none" w:sz="0" w:space="0" w:color="auto"/>
            <w:left w:val="none" w:sz="0" w:space="0" w:color="auto"/>
            <w:bottom w:val="none" w:sz="0" w:space="0" w:color="auto"/>
            <w:right w:val="none" w:sz="0" w:space="0" w:color="auto"/>
          </w:divBdr>
        </w:div>
        <w:div w:id="753741490">
          <w:marLeft w:val="0"/>
          <w:marRight w:val="0"/>
          <w:marTop w:val="0"/>
          <w:marBottom w:val="0"/>
          <w:divBdr>
            <w:top w:val="none" w:sz="0" w:space="0" w:color="auto"/>
            <w:left w:val="none" w:sz="0" w:space="0" w:color="auto"/>
            <w:bottom w:val="none" w:sz="0" w:space="0" w:color="auto"/>
            <w:right w:val="none" w:sz="0" w:space="0" w:color="auto"/>
          </w:divBdr>
        </w:div>
        <w:div w:id="1921139427">
          <w:marLeft w:val="0"/>
          <w:marRight w:val="0"/>
          <w:marTop w:val="0"/>
          <w:marBottom w:val="0"/>
          <w:divBdr>
            <w:top w:val="none" w:sz="0" w:space="0" w:color="auto"/>
            <w:left w:val="none" w:sz="0" w:space="0" w:color="auto"/>
            <w:bottom w:val="none" w:sz="0" w:space="0" w:color="auto"/>
            <w:right w:val="none" w:sz="0" w:space="0" w:color="auto"/>
          </w:divBdr>
        </w:div>
        <w:div w:id="184564334">
          <w:marLeft w:val="0"/>
          <w:marRight w:val="0"/>
          <w:marTop w:val="0"/>
          <w:marBottom w:val="0"/>
          <w:divBdr>
            <w:top w:val="none" w:sz="0" w:space="0" w:color="auto"/>
            <w:left w:val="none" w:sz="0" w:space="0" w:color="auto"/>
            <w:bottom w:val="none" w:sz="0" w:space="0" w:color="auto"/>
            <w:right w:val="none" w:sz="0" w:space="0" w:color="auto"/>
          </w:divBdr>
        </w:div>
        <w:div w:id="498039125">
          <w:marLeft w:val="0"/>
          <w:marRight w:val="0"/>
          <w:marTop w:val="0"/>
          <w:marBottom w:val="0"/>
          <w:divBdr>
            <w:top w:val="none" w:sz="0" w:space="0" w:color="auto"/>
            <w:left w:val="none" w:sz="0" w:space="0" w:color="auto"/>
            <w:bottom w:val="none" w:sz="0" w:space="0" w:color="auto"/>
            <w:right w:val="none" w:sz="0" w:space="0" w:color="auto"/>
          </w:divBdr>
        </w:div>
        <w:div w:id="1453280295">
          <w:marLeft w:val="0"/>
          <w:marRight w:val="0"/>
          <w:marTop w:val="0"/>
          <w:marBottom w:val="0"/>
          <w:divBdr>
            <w:top w:val="none" w:sz="0" w:space="0" w:color="auto"/>
            <w:left w:val="none" w:sz="0" w:space="0" w:color="auto"/>
            <w:bottom w:val="none" w:sz="0" w:space="0" w:color="auto"/>
            <w:right w:val="none" w:sz="0" w:space="0" w:color="auto"/>
          </w:divBdr>
        </w:div>
        <w:div w:id="421872975">
          <w:marLeft w:val="0"/>
          <w:marRight w:val="0"/>
          <w:marTop w:val="0"/>
          <w:marBottom w:val="0"/>
          <w:divBdr>
            <w:top w:val="none" w:sz="0" w:space="0" w:color="auto"/>
            <w:left w:val="none" w:sz="0" w:space="0" w:color="auto"/>
            <w:bottom w:val="none" w:sz="0" w:space="0" w:color="auto"/>
            <w:right w:val="none" w:sz="0" w:space="0" w:color="auto"/>
          </w:divBdr>
        </w:div>
        <w:div w:id="2059813141">
          <w:marLeft w:val="0"/>
          <w:marRight w:val="0"/>
          <w:marTop w:val="0"/>
          <w:marBottom w:val="0"/>
          <w:divBdr>
            <w:top w:val="none" w:sz="0" w:space="0" w:color="auto"/>
            <w:left w:val="none" w:sz="0" w:space="0" w:color="auto"/>
            <w:bottom w:val="none" w:sz="0" w:space="0" w:color="auto"/>
            <w:right w:val="none" w:sz="0" w:space="0" w:color="auto"/>
          </w:divBdr>
        </w:div>
        <w:div w:id="1839418007">
          <w:marLeft w:val="0"/>
          <w:marRight w:val="0"/>
          <w:marTop w:val="0"/>
          <w:marBottom w:val="0"/>
          <w:divBdr>
            <w:top w:val="none" w:sz="0" w:space="0" w:color="auto"/>
            <w:left w:val="none" w:sz="0" w:space="0" w:color="auto"/>
            <w:bottom w:val="none" w:sz="0" w:space="0" w:color="auto"/>
            <w:right w:val="none" w:sz="0" w:space="0" w:color="auto"/>
          </w:divBdr>
        </w:div>
        <w:div w:id="381253854">
          <w:marLeft w:val="0"/>
          <w:marRight w:val="0"/>
          <w:marTop w:val="0"/>
          <w:marBottom w:val="0"/>
          <w:divBdr>
            <w:top w:val="none" w:sz="0" w:space="0" w:color="auto"/>
            <w:left w:val="none" w:sz="0" w:space="0" w:color="auto"/>
            <w:bottom w:val="none" w:sz="0" w:space="0" w:color="auto"/>
            <w:right w:val="none" w:sz="0" w:space="0" w:color="auto"/>
          </w:divBdr>
        </w:div>
        <w:div w:id="170410520">
          <w:marLeft w:val="0"/>
          <w:marRight w:val="0"/>
          <w:marTop w:val="0"/>
          <w:marBottom w:val="0"/>
          <w:divBdr>
            <w:top w:val="none" w:sz="0" w:space="0" w:color="auto"/>
            <w:left w:val="none" w:sz="0" w:space="0" w:color="auto"/>
            <w:bottom w:val="none" w:sz="0" w:space="0" w:color="auto"/>
            <w:right w:val="none" w:sz="0" w:space="0" w:color="auto"/>
          </w:divBdr>
        </w:div>
        <w:div w:id="923801375">
          <w:marLeft w:val="0"/>
          <w:marRight w:val="0"/>
          <w:marTop w:val="0"/>
          <w:marBottom w:val="0"/>
          <w:divBdr>
            <w:top w:val="none" w:sz="0" w:space="0" w:color="auto"/>
            <w:left w:val="none" w:sz="0" w:space="0" w:color="auto"/>
            <w:bottom w:val="none" w:sz="0" w:space="0" w:color="auto"/>
            <w:right w:val="none" w:sz="0" w:space="0" w:color="auto"/>
          </w:divBdr>
        </w:div>
        <w:div w:id="212815457">
          <w:marLeft w:val="0"/>
          <w:marRight w:val="0"/>
          <w:marTop w:val="0"/>
          <w:marBottom w:val="0"/>
          <w:divBdr>
            <w:top w:val="none" w:sz="0" w:space="0" w:color="auto"/>
            <w:left w:val="none" w:sz="0" w:space="0" w:color="auto"/>
            <w:bottom w:val="none" w:sz="0" w:space="0" w:color="auto"/>
            <w:right w:val="none" w:sz="0" w:space="0" w:color="auto"/>
          </w:divBdr>
        </w:div>
        <w:div w:id="66151330">
          <w:marLeft w:val="0"/>
          <w:marRight w:val="0"/>
          <w:marTop w:val="0"/>
          <w:marBottom w:val="0"/>
          <w:divBdr>
            <w:top w:val="none" w:sz="0" w:space="0" w:color="auto"/>
            <w:left w:val="none" w:sz="0" w:space="0" w:color="auto"/>
            <w:bottom w:val="none" w:sz="0" w:space="0" w:color="auto"/>
            <w:right w:val="none" w:sz="0" w:space="0" w:color="auto"/>
          </w:divBdr>
        </w:div>
        <w:div w:id="1911190989">
          <w:marLeft w:val="0"/>
          <w:marRight w:val="0"/>
          <w:marTop w:val="0"/>
          <w:marBottom w:val="0"/>
          <w:divBdr>
            <w:top w:val="none" w:sz="0" w:space="0" w:color="auto"/>
            <w:left w:val="none" w:sz="0" w:space="0" w:color="auto"/>
            <w:bottom w:val="none" w:sz="0" w:space="0" w:color="auto"/>
            <w:right w:val="none" w:sz="0" w:space="0" w:color="auto"/>
          </w:divBdr>
        </w:div>
        <w:div w:id="1390378620">
          <w:marLeft w:val="0"/>
          <w:marRight w:val="0"/>
          <w:marTop w:val="0"/>
          <w:marBottom w:val="0"/>
          <w:divBdr>
            <w:top w:val="none" w:sz="0" w:space="0" w:color="auto"/>
            <w:left w:val="none" w:sz="0" w:space="0" w:color="auto"/>
            <w:bottom w:val="none" w:sz="0" w:space="0" w:color="auto"/>
            <w:right w:val="none" w:sz="0" w:space="0" w:color="auto"/>
          </w:divBdr>
        </w:div>
        <w:div w:id="394091748">
          <w:marLeft w:val="0"/>
          <w:marRight w:val="0"/>
          <w:marTop w:val="0"/>
          <w:marBottom w:val="0"/>
          <w:divBdr>
            <w:top w:val="none" w:sz="0" w:space="0" w:color="auto"/>
            <w:left w:val="none" w:sz="0" w:space="0" w:color="auto"/>
            <w:bottom w:val="none" w:sz="0" w:space="0" w:color="auto"/>
            <w:right w:val="none" w:sz="0" w:space="0" w:color="auto"/>
          </w:divBdr>
        </w:div>
        <w:div w:id="982199300">
          <w:marLeft w:val="0"/>
          <w:marRight w:val="0"/>
          <w:marTop w:val="0"/>
          <w:marBottom w:val="0"/>
          <w:divBdr>
            <w:top w:val="none" w:sz="0" w:space="0" w:color="auto"/>
            <w:left w:val="none" w:sz="0" w:space="0" w:color="auto"/>
            <w:bottom w:val="none" w:sz="0" w:space="0" w:color="auto"/>
            <w:right w:val="none" w:sz="0" w:space="0" w:color="auto"/>
          </w:divBdr>
        </w:div>
        <w:div w:id="536741057">
          <w:marLeft w:val="0"/>
          <w:marRight w:val="0"/>
          <w:marTop w:val="0"/>
          <w:marBottom w:val="0"/>
          <w:divBdr>
            <w:top w:val="none" w:sz="0" w:space="0" w:color="auto"/>
            <w:left w:val="none" w:sz="0" w:space="0" w:color="auto"/>
            <w:bottom w:val="none" w:sz="0" w:space="0" w:color="auto"/>
            <w:right w:val="none" w:sz="0" w:space="0" w:color="auto"/>
          </w:divBdr>
        </w:div>
        <w:div w:id="1590696842">
          <w:marLeft w:val="0"/>
          <w:marRight w:val="0"/>
          <w:marTop w:val="0"/>
          <w:marBottom w:val="0"/>
          <w:divBdr>
            <w:top w:val="none" w:sz="0" w:space="0" w:color="auto"/>
            <w:left w:val="none" w:sz="0" w:space="0" w:color="auto"/>
            <w:bottom w:val="none" w:sz="0" w:space="0" w:color="auto"/>
            <w:right w:val="none" w:sz="0" w:space="0" w:color="auto"/>
          </w:divBdr>
        </w:div>
        <w:div w:id="20084430">
          <w:marLeft w:val="0"/>
          <w:marRight w:val="0"/>
          <w:marTop w:val="0"/>
          <w:marBottom w:val="0"/>
          <w:divBdr>
            <w:top w:val="none" w:sz="0" w:space="0" w:color="auto"/>
            <w:left w:val="none" w:sz="0" w:space="0" w:color="auto"/>
            <w:bottom w:val="none" w:sz="0" w:space="0" w:color="auto"/>
            <w:right w:val="none" w:sz="0" w:space="0" w:color="auto"/>
          </w:divBdr>
        </w:div>
        <w:div w:id="1759986437">
          <w:marLeft w:val="0"/>
          <w:marRight w:val="0"/>
          <w:marTop w:val="0"/>
          <w:marBottom w:val="0"/>
          <w:divBdr>
            <w:top w:val="none" w:sz="0" w:space="0" w:color="auto"/>
            <w:left w:val="none" w:sz="0" w:space="0" w:color="auto"/>
            <w:bottom w:val="none" w:sz="0" w:space="0" w:color="auto"/>
            <w:right w:val="none" w:sz="0" w:space="0" w:color="auto"/>
          </w:divBdr>
        </w:div>
        <w:div w:id="1078330126">
          <w:marLeft w:val="0"/>
          <w:marRight w:val="0"/>
          <w:marTop w:val="0"/>
          <w:marBottom w:val="0"/>
          <w:divBdr>
            <w:top w:val="none" w:sz="0" w:space="0" w:color="auto"/>
            <w:left w:val="none" w:sz="0" w:space="0" w:color="auto"/>
            <w:bottom w:val="none" w:sz="0" w:space="0" w:color="auto"/>
            <w:right w:val="none" w:sz="0" w:space="0" w:color="auto"/>
          </w:divBdr>
        </w:div>
        <w:div w:id="1165125547">
          <w:marLeft w:val="0"/>
          <w:marRight w:val="0"/>
          <w:marTop w:val="0"/>
          <w:marBottom w:val="0"/>
          <w:divBdr>
            <w:top w:val="none" w:sz="0" w:space="0" w:color="auto"/>
            <w:left w:val="none" w:sz="0" w:space="0" w:color="auto"/>
            <w:bottom w:val="none" w:sz="0" w:space="0" w:color="auto"/>
            <w:right w:val="none" w:sz="0" w:space="0" w:color="auto"/>
          </w:divBdr>
        </w:div>
        <w:div w:id="668871917">
          <w:marLeft w:val="0"/>
          <w:marRight w:val="0"/>
          <w:marTop w:val="0"/>
          <w:marBottom w:val="0"/>
          <w:divBdr>
            <w:top w:val="none" w:sz="0" w:space="0" w:color="auto"/>
            <w:left w:val="none" w:sz="0" w:space="0" w:color="auto"/>
            <w:bottom w:val="none" w:sz="0" w:space="0" w:color="auto"/>
            <w:right w:val="none" w:sz="0" w:space="0" w:color="auto"/>
          </w:divBdr>
        </w:div>
        <w:div w:id="288821287">
          <w:marLeft w:val="0"/>
          <w:marRight w:val="0"/>
          <w:marTop w:val="0"/>
          <w:marBottom w:val="0"/>
          <w:divBdr>
            <w:top w:val="none" w:sz="0" w:space="0" w:color="auto"/>
            <w:left w:val="none" w:sz="0" w:space="0" w:color="auto"/>
            <w:bottom w:val="none" w:sz="0" w:space="0" w:color="auto"/>
            <w:right w:val="none" w:sz="0" w:space="0" w:color="auto"/>
          </w:divBdr>
        </w:div>
        <w:div w:id="1039936222">
          <w:marLeft w:val="0"/>
          <w:marRight w:val="0"/>
          <w:marTop w:val="0"/>
          <w:marBottom w:val="0"/>
          <w:divBdr>
            <w:top w:val="none" w:sz="0" w:space="0" w:color="auto"/>
            <w:left w:val="none" w:sz="0" w:space="0" w:color="auto"/>
            <w:bottom w:val="none" w:sz="0" w:space="0" w:color="auto"/>
            <w:right w:val="none" w:sz="0" w:space="0" w:color="auto"/>
          </w:divBdr>
        </w:div>
        <w:div w:id="635961778">
          <w:marLeft w:val="0"/>
          <w:marRight w:val="0"/>
          <w:marTop w:val="0"/>
          <w:marBottom w:val="0"/>
          <w:divBdr>
            <w:top w:val="none" w:sz="0" w:space="0" w:color="auto"/>
            <w:left w:val="none" w:sz="0" w:space="0" w:color="auto"/>
            <w:bottom w:val="none" w:sz="0" w:space="0" w:color="auto"/>
            <w:right w:val="none" w:sz="0" w:space="0" w:color="auto"/>
          </w:divBdr>
        </w:div>
        <w:div w:id="290984736">
          <w:marLeft w:val="0"/>
          <w:marRight w:val="0"/>
          <w:marTop w:val="0"/>
          <w:marBottom w:val="0"/>
          <w:divBdr>
            <w:top w:val="none" w:sz="0" w:space="0" w:color="auto"/>
            <w:left w:val="none" w:sz="0" w:space="0" w:color="auto"/>
            <w:bottom w:val="none" w:sz="0" w:space="0" w:color="auto"/>
            <w:right w:val="none" w:sz="0" w:space="0" w:color="auto"/>
          </w:divBdr>
        </w:div>
        <w:div w:id="887566480">
          <w:marLeft w:val="0"/>
          <w:marRight w:val="0"/>
          <w:marTop w:val="0"/>
          <w:marBottom w:val="0"/>
          <w:divBdr>
            <w:top w:val="none" w:sz="0" w:space="0" w:color="auto"/>
            <w:left w:val="none" w:sz="0" w:space="0" w:color="auto"/>
            <w:bottom w:val="none" w:sz="0" w:space="0" w:color="auto"/>
            <w:right w:val="none" w:sz="0" w:space="0" w:color="auto"/>
          </w:divBdr>
        </w:div>
        <w:div w:id="602498451">
          <w:marLeft w:val="0"/>
          <w:marRight w:val="0"/>
          <w:marTop w:val="0"/>
          <w:marBottom w:val="0"/>
          <w:divBdr>
            <w:top w:val="none" w:sz="0" w:space="0" w:color="auto"/>
            <w:left w:val="none" w:sz="0" w:space="0" w:color="auto"/>
            <w:bottom w:val="none" w:sz="0" w:space="0" w:color="auto"/>
            <w:right w:val="none" w:sz="0" w:space="0" w:color="auto"/>
          </w:divBdr>
        </w:div>
        <w:div w:id="1779831157">
          <w:marLeft w:val="0"/>
          <w:marRight w:val="0"/>
          <w:marTop w:val="0"/>
          <w:marBottom w:val="0"/>
          <w:divBdr>
            <w:top w:val="none" w:sz="0" w:space="0" w:color="auto"/>
            <w:left w:val="none" w:sz="0" w:space="0" w:color="auto"/>
            <w:bottom w:val="none" w:sz="0" w:space="0" w:color="auto"/>
            <w:right w:val="none" w:sz="0" w:space="0" w:color="auto"/>
          </w:divBdr>
        </w:div>
        <w:div w:id="1353188998">
          <w:marLeft w:val="0"/>
          <w:marRight w:val="0"/>
          <w:marTop w:val="0"/>
          <w:marBottom w:val="0"/>
          <w:divBdr>
            <w:top w:val="none" w:sz="0" w:space="0" w:color="auto"/>
            <w:left w:val="none" w:sz="0" w:space="0" w:color="auto"/>
            <w:bottom w:val="none" w:sz="0" w:space="0" w:color="auto"/>
            <w:right w:val="none" w:sz="0" w:space="0" w:color="auto"/>
          </w:divBdr>
        </w:div>
        <w:div w:id="1586963385">
          <w:marLeft w:val="0"/>
          <w:marRight w:val="0"/>
          <w:marTop w:val="0"/>
          <w:marBottom w:val="0"/>
          <w:divBdr>
            <w:top w:val="none" w:sz="0" w:space="0" w:color="auto"/>
            <w:left w:val="none" w:sz="0" w:space="0" w:color="auto"/>
            <w:bottom w:val="none" w:sz="0" w:space="0" w:color="auto"/>
            <w:right w:val="none" w:sz="0" w:space="0" w:color="auto"/>
          </w:divBdr>
        </w:div>
        <w:div w:id="226035703">
          <w:marLeft w:val="0"/>
          <w:marRight w:val="0"/>
          <w:marTop w:val="0"/>
          <w:marBottom w:val="0"/>
          <w:divBdr>
            <w:top w:val="none" w:sz="0" w:space="0" w:color="auto"/>
            <w:left w:val="none" w:sz="0" w:space="0" w:color="auto"/>
            <w:bottom w:val="none" w:sz="0" w:space="0" w:color="auto"/>
            <w:right w:val="none" w:sz="0" w:space="0" w:color="auto"/>
          </w:divBdr>
        </w:div>
        <w:div w:id="727075101">
          <w:marLeft w:val="0"/>
          <w:marRight w:val="0"/>
          <w:marTop w:val="0"/>
          <w:marBottom w:val="0"/>
          <w:divBdr>
            <w:top w:val="none" w:sz="0" w:space="0" w:color="auto"/>
            <w:left w:val="none" w:sz="0" w:space="0" w:color="auto"/>
            <w:bottom w:val="none" w:sz="0" w:space="0" w:color="auto"/>
            <w:right w:val="none" w:sz="0" w:space="0" w:color="auto"/>
          </w:divBdr>
        </w:div>
        <w:div w:id="81685124">
          <w:marLeft w:val="0"/>
          <w:marRight w:val="0"/>
          <w:marTop w:val="0"/>
          <w:marBottom w:val="0"/>
          <w:divBdr>
            <w:top w:val="none" w:sz="0" w:space="0" w:color="auto"/>
            <w:left w:val="none" w:sz="0" w:space="0" w:color="auto"/>
            <w:bottom w:val="none" w:sz="0" w:space="0" w:color="auto"/>
            <w:right w:val="none" w:sz="0" w:space="0" w:color="auto"/>
          </w:divBdr>
        </w:div>
        <w:div w:id="1972519742">
          <w:marLeft w:val="0"/>
          <w:marRight w:val="0"/>
          <w:marTop w:val="0"/>
          <w:marBottom w:val="0"/>
          <w:divBdr>
            <w:top w:val="none" w:sz="0" w:space="0" w:color="auto"/>
            <w:left w:val="none" w:sz="0" w:space="0" w:color="auto"/>
            <w:bottom w:val="none" w:sz="0" w:space="0" w:color="auto"/>
            <w:right w:val="none" w:sz="0" w:space="0" w:color="auto"/>
          </w:divBdr>
        </w:div>
        <w:div w:id="781657446">
          <w:marLeft w:val="0"/>
          <w:marRight w:val="0"/>
          <w:marTop w:val="0"/>
          <w:marBottom w:val="0"/>
          <w:divBdr>
            <w:top w:val="none" w:sz="0" w:space="0" w:color="auto"/>
            <w:left w:val="none" w:sz="0" w:space="0" w:color="auto"/>
            <w:bottom w:val="none" w:sz="0" w:space="0" w:color="auto"/>
            <w:right w:val="none" w:sz="0" w:space="0" w:color="auto"/>
          </w:divBdr>
        </w:div>
        <w:div w:id="1498224123">
          <w:marLeft w:val="0"/>
          <w:marRight w:val="0"/>
          <w:marTop w:val="0"/>
          <w:marBottom w:val="0"/>
          <w:divBdr>
            <w:top w:val="none" w:sz="0" w:space="0" w:color="auto"/>
            <w:left w:val="none" w:sz="0" w:space="0" w:color="auto"/>
            <w:bottom w:val="none" w:sz="0" w:space="0" w:color="auto"/>
            <w:right w:val="none" w:sz="0" w:space="0" w:color="auto"/>
          </w:divBdr>
        </w:div>
        <w:div w:id="1584609399">
          <w:marLeft w:val="0"/>
          <w:marRight w:val="0"/>
          <w:marTop w:val="0"/>
          <w:marBottom w:val="0"/>
          <w:divBdr>
            <w:top w:val="none" w:sz="0" w:space="0" w:color="auto"/>
            <w:left w:val="none" w:sz="0" w:space="0" w:color="auto"/>
            <w:bottom w:val="none" w:sz="0" w:space="0" w:color="auto"/>
            <w:right w:val="none" w:sz="0" w:space="0" w:color="auto"/>
          </w:divBdr>
        </w:div>
        <w:div w:id="1197231253">
          <w:marLeft w:val="0"/>
          <w:marRight w:val="0"/>
          <w:marTop w:val="0"/>
          <w:marBottom w:val="0"/>
          <w:divBdr>
            <w:top w:val="none" w:sz="0" w:space="0" w:color="auto"/>
            <w:left w:val="none" w:sz="0" w:space="0" w:color="auto"/>
            <w:bottom w:val="none" w:sz="0" w:space="0" w:color="auto"/>
            <w:right w:val="none" w:sz="0" w:space="0" w:color="auto"/>
          </w:divBdr>
        </w:div>
        <w:div w:id="2102068289">
          <w:marLeft w:val="0"/>
          <w:marRight w:val="0"/>
          <w:marTop w:val="0"/>
          <w:marBottom w:val="0"/>
          <w:divBdr>
            <w:top w:val="none" w:sz="0" w:space="0" w:color="auto"/>
            <w:left w:val="none" w:sz="0" w:space="0" w:color="auto"/>
            <w:bottom w:val="none" w:sz="0" w:space="0" w:color="auto"/>
            <w:right w:val="none" w:sz="0" w:space="0" w:color="auto"/>
          </w:divBdr>
        </w:div>
        <w:div w:id="812408729">
          <w:marLeft w:val="0"/>
          <w:marRight w:val="0"/>
          <w:marTop w:val="0"/>
          <w:marBottom w:val="0"/>
          <w:divBdr>
            <w:top w:val="none" w:sz="0" w:space="0" w:color="auto"/>
            <w:left w:val="none" w:sz="0" w:space="0" w:color="auto"/>
            <w:bottom w:val="none" w:sz="0" w:space="0" w:color="auto"/>
            <w:right w:val="none" w:sz="0" w:space="0" w:color="auto"/>
          </w:divBdr>
        </w:div>
        <w:div w:id="439910337">
          <w:marLeft w:val="0"/>
          <w:marRight w:val="0"/>
          <w:marTop w:val="0"/>
          <w:marBottom w:val="0"/>
          <w:divBdr>
            <w:top w:val="none" w:sz="0" w:space="0" w:color="auto"/>
            <w:left w:val="none" w:sz="0" w:space="0" w:color="auto"/>
            <w:bottom w:val="none" w:sz="0" w:space="0" w:color="auto"/>
            <w:right w:val="none" w:sz="0" w:space="0" w:color="auto"/>
          </w:divBdr>
        </w:div>
        <w:div w:id="932785862">
          <w:marLeft w:val="0"/>
          <w:marRight w:val="0"/>
          <w:marTop w:val="0"/>
          <w:marBottom w:val="0"/>
          <w:divBdr>
            <w:top w:val="none" w:sz="0" w:space="0" w:color="auto"/>
            <w:left w:val="none" w:sz="0" w:space="0" w:color="auto"/>
            <w:bottom w:val="none" w:sz="0" w:space="0" w:color="auto"/>
            <w:right w:val="none" w:sz="0" w:space="0" w:color="auto"/>
          </w:divBdr>
        </w:div>
        <w:div w:id="2080246490">
          <w:marLeft w:val="0"/>
          <w:marRight w:val="0"/>
          <w:marTop w:val="0"/>
          <w:marBottom w:val="0"/>
          <w:divBdr>
            <w:top w:val="none" w:sz="0" w:space="0" w:color="auto"/>
            <w:left w:val="none" w:sz="0" w:space="0" w:color="auto"/>
            <w:bottom w:val="none" w:sz="0" w:space="0" w:color="auto"/>
            <w:right w:val="none" w:sz="0" w:space="0" w:color="auto"/>
          </w:divBdr>
        </w:div>
        <w:div w:id="1254318591">
          <w:marLeft w:val="0"/>
          <w:marRight w:val="0"/>
          <w:marTop w:val="0"/>
          <w:marBottom w:val="0"/>
          <w:divBdr>
            <w:top w:val="none" w:sz="0" w:space="0" w:color="auto"/>
            <w:left w:val="none" w:sz="0" w:space="0" w:color="auto"/>
            <w:bottom w:val="none" w:sz="0" w:space="0" w:color="auto"/>
            <w:right w:val="none" w:sz="0" w:space="0" w:color="auto"/>
          </w:divBdr>
        </w:div>
        <w:div w:id="369453550">
          <w:marLeft w:val="0"/>
          <w:marRight w:val="0"/>
          <w:marTop w:val="0"/>
          <w:marBottom w:val="0"/>
          <w:divBdr>
            <w:top w:val="none" w:sz="0" w:space="0" w:color="auto"/>
            <w:left w:val="none" w:sz="0" w:space="0" w:color="auto"/>
            <w:bottom w:val="none" w:sz="0" w:space="0" w:color="auto"/>
            <w:right w:val="none" w:sz="0" w:space="0" w:color="auto"/>
          </w:divBdr>
        </w:div>
        <w:div w:id="59060790">
          <w:marLeft w:val="0"/>
          <w:marRight w:val="0"/>
          <w:marTop w:val="0"/>
          <w:marBottom w:val="0"/>
          <w:divBdr>
            <w:top w:val="none" w:sz="0" w:space="0" w:color="auto"/>
            <w:left w:val="none" w:sz="0" w:space="0" w:color="auto"/>
            <w:bottom w:val="none" w:sz="0" w:space="0" w:color="auto"/>
            <w:right w:val="none" w:sz="0" w:space="0" w:color="auto"/>
          </w:divBdr>
        </w:div>
        <w:div w:id="1707833902">
          <w:marLeft w:val="0"/>
          <w:marRight w:val="0"/>
          <w:marTop w:val="0"/>
          <w:marBottom w:val="0"/>
          <w:divBdr>
            <w:top w:val="none" w:sz="0" w:space="0" w:color="auto"/>
            <w:left w:val="none" w:sz="0" w:space="0" w:color="auto"/>
            <w:bottom w:val="none" w:sz="0" w:space="0" w:color="auto"/>
            <w:right w:val="none" w:sz="0" w:space="0" w:color="auto"/>
          </w:divBdr>
        </w:div>
        <w:div w:id="1822889436">
          <w:marLeft w:val="0"/>
          <w:marRight w:val="0"/>
          <w:marTop w:val="0"/>
          <w:marBottom w:val="0"/>
          <w:divBdr>
            <w:top w:val="none" w:sz="0" w:space="0" w:color="auto"/>
            <w:left w:val="none" w:sz="0" w:space="0" w:color="auto"/>
            <w:bottom w:val="none" w:sz="0" w:space="0" w:color="auto"/>
            <w:right w:val="none" w:sz="0" w:space="0" w:color="auto"/>
          </w:divBdr>
        </w:div>
        <w:div w:id="927035118">
          <w:marLeft w:val="0"/>
          <w:marRight w:val="0"/>
          <w:marTop w:val="0"/>
          <w:marBottom w:val="0"/>
          <w:divBdr>
            <w:top w:val="none" w:sz="0" w:space="0" w:color="auto"/>
            <w:left w:val="none" w:sz="0" w:space="0" w:color="auto"/>
            <w:bottom w:val="none" w:sz="0" w:space="0" w:color="auto"/>
            <w:right w:val="none" w:sz="0" w:space="0" w:color="auto"/>
          </w:divBdr>
        </w:div>
        <w:div w:id="1191529753">
          <w:marLeft w:val="0"/>
          <w:marRight w:val="0"/>
          <w:marTop w:val="0"/>
          <w:marBottom w:val="0"/>
          <w:divBdr>
            <w:top w:val="none" w:sz="0" w:space="0" w:color="auto"/>
            <w:left w:val="none" w:sz="0" w:space="0" w:color="auto"/>
            <w:bottom w:val="none" w:sz="0" w:space="0" w:color="auto"/>
            <w:right w:val="none" w:sz="0" w:space="0" w:color="auto"/>
          </w:divBdr>
        </w:div>
        <w:div w:id="1758866689">
          <w:marLeft w:val="0"/>
          <w:marRight w:val="0"/>
          <w:marTop w:val="0"/>
          <w:marBottom w:val="0"/>
          <w:divBdr>
            <w:top w:val="none" w:sz="0" w:space="0" w:color="auto"/>
            <w:left w:val="none" w:sz="0" w:space="0" w:color="auto"/>
            <w:bottom w:val="none" w:sz="0" w:space="0" w:color="auto"/>
            <w:right w:val="none" w:sz="0" w:space="0" w:color="auto"/>
          </w:divBdr>
        </w:div>
        <w:div w:id="493885699">
          <w:marLeft w:val="0"/>
          <w:marRight w:val="0"/>
          <w:marTop w:val="0"/>
          <w:marBottom w:val="0"/>
          <w:divBdr>
            <w:top w:val="none" w:sz="0" w:space="0" w:color="auto"/>
            <w:left w:val="none" w:sz="0" w:space="0" w:color="auto"/>
            <w:bottom w:val="none" w:sz="0" w:space="0" w:color="auto"/>
            <w:right w:val="none" w:sz="0" w:space="0" w:color="auto"/>
          </w:divBdr>
        </w:div>
        <w:div w:id="638221783">
          <w:marLeft w:val="0"/>
          <w:marRight w:val="0"/>
          <w:marTop w:val="0"/>
          <w:marBottom w:val="0"/>
          <w:divBdr>
            <w:top w:val="none" w:sz="0" w:space="0" w:color="auto"/>
            <w:left w:val="none" w:sz="0" w:space="0" w:color="auto"/>
            <w:bottom w:val="none" w:sz="0" w:space="0" w:color="auto"/>
            <w:right w:val="none" w:sz="0" w:space="0" w:color="auto"/>
          </w:divBdr>
        </w:div>
        <w:div w:id="1071999551">
          <w:marLeft w:val="0"/>
          <w:marRight w:val="0"/>
          <w:marTop w:val="0"/>
          <w:marBottom w:val="0"/>
          <w:divBdr>
            <w:top w:val="none" w:sz="0" w:space="0" w:color="auto"/>
            <w:left w:val="none" w:sz="0" w:space="0" w:color="auto"/>
            <w:bottom w:val="none" w:sz="0" w:space="0" w:color="auto"/>
            <w:right w:val="none" w:sz="0" w:space="0" w:color="auto"/>
          </w:divBdr>
        </w:div>
        <w:div w:id="552621765">
          <w:marLeft w:val="0"/>
          <w:marRight w:val="0"/>
          <w:marTop w:val="0"/>
          <w:marBottom w:val="0"/>
          <w:divBdr>
            <w:top w:val="none" w:sz="0" w:space="0" w:color="auto"/>
            <w:left w:val="none" w:sz="0" w:space="0" w:color="auto"/>
            <w:bottom w:val="none" w:sz="0" w:space="0" w:color="auto"/>
            <w:right w:val="none" w:sz="0" w:space="0" w:color="auto"/>
          </w:divBdr>
        </w:div>
        <w:div w:id="1814562140">
          <w:marLeft w:val="0"/>
          <w:marRight w:val="0"/>
          <w:marTop w:val="0"/>
          <w:marBottom w:val="0"/>
          <w:divBdr>
            <w:top w:val="none" w:sz="0" w:space="0" w:color="auto"/>
            <w:left w:val="none" w:sz="0" w:space="0" w:color="auto"/>
            <w:bottom w:val="none" w:sz="0" w:space="0" w:color="auto"/>
            <w:right w:val="none" w:sz="0" w:space="0" w:color="auto"/>
          </w:divBdr>
        </w:div>
        <w:div w:id="600115196">
          <w:marLeft w:val="0"/>
          <w:marRight w:val="0"/>
          <w:marTop w:val="0"/>
          <w:marBottom w:val="0"/>
          <w:divBdr>
            <w:top w:val="none" w:sz="0" w:space="0" w:color="auto"/>
            <w:left w:val="none" w:sz="0" w:space="0" w:color="auto"/>
            <w:bottom w:val="none" w:sz="0" w:space="0" w:color="auto"/>
            <w:right w:val="none" w:sz="0" w:space="0" w:color="auto"/>
          </w:divBdr>
        </w:div>
        <w:div w:id="1544756291">
          <w:marLeft w:val="0"/>
          <w:marRight w:val="0"/>
          <w:marTop w:val="0"/>
          <w:marBottom w:val="0"/>
          <w:divBdr>
            <w:top w:val="none" w:sz="0" w:space="0" w:color="auto"/>
            <w:left w:val="none" w:sz="0" w:space="0" w:color="auto"/>
            <w:bottom w:val="none" w:sz="0" w:space="0" w:color="auto"/>
            <w:right w:val="none" w:sz="0" w:space="0" w:color="auto"/>
          </w:divBdr>
        </w:div>
        <w:div w:id="1394622034">
          <w:marLeft w:val="0"/>
          <w:marRight w:val="0"/>
          <w:marTop w:val="0"/>
          <w:marBottom w:val="0"/>
          <w:divBdr>
            <w:top w:val="none" w:sz="0" w:space="0" w:color="auto"/>
            <w:left w:val="none" w:sz="0" w:space="0" w:color="auto"/>
            <w:bottom w:val="none" w:sz="0" w:space="0" w:color="auto"/>
            <w:right w:val="none" w:sz="0" w:space="0" w:color="auto"/>
          </w:divBdr>
        </w:div>
        <w:div w:id="1523670489">
          <w:marLeft w:val="0"/>
          <w:marRight w:val="0"/>
          <w:marTop w:val="0"/>
          <w:marBottom w:val="0"/>
          <w:divBdr>
            <w:top w:val="none" w:sz="0" w:space="0" w:color="auto"/>
            <w:left w:val="none" w:sz="0" w:space="0" w:color="auto"/>
            <w:bottom w:val="none" w:sz="0" w:space="0" w:color="auto"/>
            <w:right w:val="none" w:sz="0" w:space="0" w:color="auto"/>
          </w:divBdr>
        </w:div>
        <w:div w:id="1802727043">
          <w:marLeft w:val="0"/>
          <w:marRight w:val="0"/>
          <w:marTop w:val="0"/>
          <w:marBottom w:val="0"/>
          <w:divBdr>
            <w:top w:val="none" w:sz="0" w:space="0" w:color="auto"/>
            <w:left w:val="none" w:sz="0" w:space="0" w:color="auto"/>
            <w:bottom w:val="none" w:sz="0" w:space="0" w:color="auto"/>
            <w:right w:val="none" w:sz="0" w:space="0" w:color="auto"/>
          </w:divBdr>
        </w:div>
        <w:div w:id="903417338">
          <w:marLeft w:val="0"/>
          <w:marRight w:val="0"/>
          <w:marTop w:val="0"/>
          <w:marBottom w:val="0"/>
          <w:divBdr>
            <w:top w:val="none" w:sz="0" w:space="0" w:color="auto"/>
            <w:left w:val="none" w:sz="0" w:space="0" w:color="auto"/>
            <w:bottom w:val="none" w:sz="0" w:space="0" w:color="auto"/>
            <w:right w:val="none" w:sz="0" w:space="0" w:color="auto"/>
          </w:divBdr>
        </w:div>
        <w:div w:id="800616118">
          <w:marLeft w:val="0"/>
          <w:marRight w:val="0"/>
          <w:marTop w:val="0"/>
          <w:marBottom w:val="0"/>
          <w:divBdr>
            <w:top w:val="none" w:sz="0" w:space="0" w:color="auto"/>
            <w:left w:val="none" w:sz="0" w:space="0" w:color="auto"/>
            <w:bottom w:val="none" w:sz="0" w:space="0" w:color="auto"/>
            <w:right w:val="none" w:sz="0" w:space="0" w:color="auto"/>
          </w:divBdr>
        </w:div>
        <w:div w:id="1990085827">
          <w:marLeft w:val="0"/>
          <w:marRight w:val="0"/>
          <w:marTop w:val="0"/>
          <w:marBottom w:val="0"/>
          <w:divBdr>
            <w:top w:val="none" w:sz="0" w:space="0" w:color="auto"/>
            <w:left w:val="none" w:sz="0" w:space="0" w:color="auto"/>
            <w:bottom w:val="none" w:sz="0" w:space="0" w:color="auto"/>
            <w:right w:val="none" w:sz="0" w:space="0" w:color="auto"/>
          </w:divBdr>
        </w:div>
        <w:div w:id="68120776">
          <w:marLeft w:val="0"/>
          <w:marRight w:val="0"/>
          <w:marTop w:val="0"/>
          <w:marBottom w:val="0"/>
          <w:divBdr>
            <w:top w:val="none" w:sz="0" w:space="0" w:color="auto"/>
            <w:left w:val="none" w:sz="0" w:space="0" w:color="auto"/>
            <w:bottom w:val="none" w:sz="0" w:space="0" w:color="auto"/>
            <w:right w:val="none" w:sz="0" w:space="0" w:color="auto"/>
          </w:divBdr>
        </w:div>
        <w:div w:id="1140226868">
          <w:marLeft w:val="0"/>
          <w:marRight w:val="0"/>
          <w:marTop w:val="0"/>
          <w:marBottom w:val="0"/>
          <w:divBdr>
            <w:top w:val="none" w:sz="0" w:space="0" w:color="auto"/>
            <w:left w:val="none" w:sz="0" w:space="0" w:color="auto"/>
            <w:bottom w:val="none" w:sz="0" w:space="0" w:color="auto"/>
            <w:right w:val="none" w:sz="0" w:space="0" w:color="auto"/>
          </w:divBdr>
        </w:div>
        <w:div w:id="643196205">
          <w:marLeft w:val="0"/>
          <w:marRight w:val="0"/>
          <w:marTop w:val="0"/>
          <w:marBottom w:val="0"/>
          <w:divBdr>
            <w:top w:val="none" w:sz="0" w:space="0" w:color="auto"/>
            <w:left w:val="none" w:sz="0" w:space="0" w:color="auto"/>
            <w:bottom w:val="none" w:sz="0" w:space="0" w:color="auto"/>
            <w:right w:val="none" w:sz="0" w:space="0" w:color="auto"/>
          </w:divBdr>
        </w:div>
        <w:div w:id="664285712">
          <w:marLeft w:val="0"/>
          <w:marRight w:val="0"/>
          <w:marTop w:val="0"/>
          <w:marBottom w:val="0"/>
          <w:divBdr>
            <w:top w:val="none" w:sz="0" w:space="0" w:color="auto"/>
            <w:left w:val="none" w:sz="0" w:space="0" w:color="auto"/>
            <w:bottom w:val="none" w:sz="0" w:space="0" w:color="auto"/>
            <w:right w:val="none" w:sz="0" w:space="0" w:color="auto"/>
          </w:divBdr>
        </w:div>
        <w:div w:id="554049785">
          <w:marLeft w:val="0"/>
          <w:marRight w:val="0"/>
          <w:marTop w:val="0"/>
          <w:marBottom w:val="0"/>
          <w:divBdr>
            <w:top w:val="none" w:sz="0" w:space="0" w:color="auto"/>
            <w:left w:val="none" w:sz="0" w:space="0" w:color="auto"/>
            <w:bottom w:val="none" w:sz="0" w:space="0" w:color="auto"/>
            <w:right w:val="none" w:sz="0" w:space="0" w:color="auto"/>
          </w:divBdr>
        </w:div>
        <w:div w:id="1991055278">
          <w:marLeft w:val="0"/>
          <w:marRight w:val="0"/>
          <w:marTop w:val="0"/>
          <w:marBottom w:val="0"/>
          <w:divBdr>
            <w:top w:val="none" w:sz="0" w:space="0" w:color="auto"/>
            <w:left w:val="none" w:sz="0" w:space="0" w:color="auto"/>
            <w:bottom w:val="none" w:sz="0" w:space="0" w:color="auto"/>
            <w:right w:val="none" w:sz="0" w:space="0" w:color="auto"/>
          </w:divBdr>
        </w:div>
        <w:div w:id="1968965869">
          <w:marLeft w:val="0"/>
          <w:marRight w:val="0"/>
          <w:marTop w:val="0"/>
          <w:marBottom w:val="0"/>
          <w:divBdr>
            <w:top w:val="none" w:sz="0" w:space="0" w:color="auto"/>
            <w:left w:val="none" w:sz="0" w:space="0" w:color="auto"/>
            <w:bottom w:val="none" w:sz="0" w:space="0" w:color="auto"/>
            <w:right w:val="none" w:sz="0" w:space="0" w:color="auto"/>
          </w:divBdr>
        </w:div>
        <w:div w:id="96752037">
          <w:marLeft w:val="0"/>
          <w:marRight w:val="0"/>
          <w:marTop w:val="0"/>
          <w:marBottom w:val="0"/>
          <w:divBdr>
            <w:top w:val="none" w:sz="0" w:space="0" w:color="auto"/>
            <w:left w:val="none" w:sz="0" w:space="0" w:color="auto"/>
            <w:bottom w:val="none" w:sz="0" w:space="0" w:color="auto"/>
            <w:right w:val="none" w:sz="0" w:space="0" w:color="auto"/>
          </w:divBdr>
        </w:div>
        <w:div w:id="1157112914">
          <w:marLeft w:val="0"/>
          <w:marRight w:val="0"/>
          <w:marTop w:val="0"/>
          <w:marBottom w:val="0"/>
          <w:divBdr>
            <w:top w:val="none" w:sz="0" w:space="0" w:color="auto"/>
            <w:left w:val="none" w:sz="0" w:space="0" w:color="auto"/>
            <w:bottom w:val="none" w:sz="0" w:space="0" w:color="auto"/>
            <w:right w:val="none" w:sz="0" w:space="0" w:color="auto"/>
          </w:divBdr>
        </w:div>
        <w:div w:id="2002808259">
          <w:marLeft w:val="0"/>
          <w:marRight w:val="0"/>
          <w:marTop w:val="0"/>
          <w:marBottom w:val="0"/>
          <w:divBdr>
            <w:top w:val="none" w:sz="0" w:space="0" w:color="auto"/>
            <w:left w:val="none" w:sz="0" w:space="0" w:color="auto"/>
            <w:bottom w:val="none" w:sz="0" w:space="0" w:color="auto"/>
            <w:right w:val="none" w:sz="0" w:space="0" w:color="auto"/>
          </w:divBdr>
        </w:div>
        <w:div w:id="151721401">
          <w:marLeft w:val="0"/>
          <w:marRight w:val="0"/>
          <w:marTop w:val="0"/>
          <w:marBottom w:val="0"/>
          <w:divBdr>
            <w:top w:val="none" w:sz="0" w:space="0" w:color="auto"/>
            <w:left w:val="none" w:sz="0" w:space="0" w:color="auto"/>
            <w:bottom w:val="none" w:sz="0" w:space="0" w:color="auto"/>
            <w:right w:val="none" w:sz="0" w:space="0" w:color="auto"/>
          </w:divBdr>
        </w:div>
        <w:div w:id="1748187321">
          <w:marLeft w:val="0"/>
          <w:marRight w:val="0"/>
          <w:marTop w:val="0"/>
          <w:marBottom w:val="0"/>
          <w:divBdr>
            <w:top w:val="none" w:sz="0" w:space="0" w:color="auto"/>
            <w:left w:val="none" w:sz="0" w:space="0" w:color="auto"/>
            <w:bottom w:val="none" w:sz="0" w:space="0" w:color="auto"/>
            <w:right w:val="none" w:sz="0" w:space="0" w:color="auto"/>
          </w:divBdr>
        </w:div>
        <w:div w:id="439496404">
          <w:marLeft w:val="0"/>
          <w:marRight w:val="0"/>
          <w:marTop w:val="0"/>
          <w:marBottom w:val="0"/>
          <w:divBdr>
            <w:top w:val="none" w:sz="0" w:space="0" w:color="auto"/>
            <w:left w:val="none" w:sz="0" w:space="0" w:color="auto"/>
            <w:bottom w:val="none" w:sz="0" w:space="0" w:color="auto"/>
            <w:right w:val="none" w:sz="0" w:space="0" w:color="auto"/>
          </w:divBdr>
        </w:div>
        <w:div w:id="298076684">
          <w:marLeft w:val="0"/>
          <w:marRight w:val="0"/>
          <w:marTop w:val="0"/>
          <w:marBottom w:val="0"/>
          <w:divBdr>
            <w:top w:val="none" w:sz="0" w:space="0" w:color="auto"/>
            <w:left w:val="none" w:sz="0" w:space="0" w:color="auto"/>
            <w:bottom w:val="none" w:sz="0" w:space="0" w:color="auto"/>
            <w:right w:val="none" w:sz="0" w:space="0" w:color="auto"/>
          </w:divBdr>
        </w:div>
        <w:div w:id="1227299854">
          <w:marLeft w:val="0"/>
          <w:marRight w:val="0"/>
          <w:marTop w:val="0"/>
          <w:marBottom w:val="0"/>
          <w:divBdr>
            <w:top w:val="none" w:sz="0" w:space="0" w:color="auto"/>
            <w:left w:val="none" w:sz="0" w:space="0" w:color="auto"/>
            <w:bottom w:val="none" w:sz="0" w:space="0" w:color="auto"/>
            <w:right w:val="none" w:sz="0" w:space="0" w:color="auto"/>
          </w:divBdr>
        </w:div>
        <w:div w:id="1156800972">
          <w:marLeft w:val="0"/>
          <w:marRight w:val="0"/>
          <w:marTop w:val="0"/>
          <w:marBottom w:val="0"/>
          <w:divBdr>
            <w:top w:val="none" w:sz="0" w:space="0" w:color="auto"/>
            <w:left w:val="none" w:sz="0" w:space="0" w:color="auto"/>
            <w:bottom w:val="none" w:sz="0" w:space="0" w:color="auto"/>
            <w:right w:val="none" w:sz="0" w:space="0" w:color="auto"/>
          </w:divBdr>
        </w:div>
        <w:div w:id="1681001641">
          <w:marLeft w:val="0"/>
          <w:marRight w:val="0"/>
          <w:marTop w:val="0"/>
          <w:marBottom w:val="0"/>
          <w:divBdr>
            <w:top w:val="none" w:sz="0" w:space="0" w:color="auto"/>
            <w:left w:val="none" w:sz="0" w:space="0" w:color="auto"/>
            <w:bottom w:val="none" w:sz="0" w:space="0" w:color="auto"/>
            <w:right w:val="none" w:sz="0" w:space="0" w:color="auto"/>
          </w:divBdr>
        </w:div>
        <w:div w:id="1035274045">
          <w:marLeft w:val="0"/>
          <w:marRight w:val="0"/>
          <w:marTop w:val="0"/>
          <w:marBottom w:val="0"/>
          <w:divBdr>
            <w:top w:val="none" w:sz="0" w:space="0" w:color="auto"/>
            <w:left w:val="none" w:sz="0" w:space="0" w:color="auto"/>
            <w:bottom w:val="none" w:sz="0" w:space="0" w:color="auto"/>
            <w:right w:val="none" w:sz="0" w:space="0" w:color="auto"/>
          </w:divBdr>
        </w:div>
        <w:div w:id="675183729">
          <w:marLeft w:val="0"/>
          <w:marRight w:val="0"/>
          <w:marTop w:val="0"/>
          <w:marBottom w:val="0"/>
          <w:divBdr>
            <w:top w:val="none" w:sz="0" w:space="0" w:color="auto"/>
            <w:left w:val="none" w:sz="0" w:space="0" w:color="auto"/>
            <w:bottom w:val="none" w:sz="0" w:space="0" w:color="auto"/>
            <w:right w:val="none" w:sz="0" w:space="0" w:color="auto"/>
          </w:divBdr>
        </w:div>
        <w:div w:id="740296810">
          <w:marLeft w:val="0"/>
          <w:marRight w:val="0"/>
          <w:marTop w:val="0"/>
          <w:marBottom w:val="0"/>
          <w:divBdr>
            <w:top w:val="none" w:sz="0" w:space="0" w:color="auto"/>
            <w:left w:val="none" w:sz="0" w:space="0" w:color="auto"/>
            <w:bottom w:val="none" w:sz="0" w:space="0" w:color="auto"/>
            <w:right w:val="none" w:sz="0" w:space="0" w:color="auto"/>
          </w:divBdr>
        </w:div>
        <w:div w:id="1625576740">
          <w:marLeft w:val="0"/>
          <w:marRight w:val="0"/>
          <w:marTop w:val="0"/>
          <w:marBottom w:val="0"/>
          <w:divBdr>
            <w:top w:val="none" w:sz="0" w:space="0" w:color="auto"/>
            <w:left w:val="none" w:sz="0" w:space="0" w:color="auto"/>
            <w:bottom w:val="none" w:sz="0" w:space="0" w:color="auto"/>
            <w:right w:val="none" w:sz="0" w:space="0" w:color="auto"/>
          </w:divBdr>
        </w:div>
        <w:div w:id="1581864190">
          <w:marLeft w:val="0"/>
          <w:marRight w:val="0"/>
          <w:marTop w:val="0"/>
          <w:marBottom w:val="0"/>
          <w:divBdr>
            <w:top w:val="none" w:sz="0" w:space="0" w:color="auto"/>
            <w:left w:val="none" w:sz="0" w:space="0" w:color="auto"/>
            <w:bottom w:val="none" w:sz="0" w:space="0" w:color="auto"/>
            <w:right w:val="none" w:sz="0" w:space="0" w:color="auto"/>
          </w:divBdr>
        </w:div>
        <w:div w:id="902564552">
          <w:marLeft w:val="0"/>
          <w:marRight w:val="0"/>
          <w:marTop w:val="0"/>
          <w:marBottom w:val="0"/>
          <w:divBdr>
            <w:top w:val="none" w:sz="0" w:space="0" w:color="auto"/>
            <w:left w:val="none" w:sz="0" w:space="0" w:color="auto"/>
            <w:bottom w:val="none" w:sz="0" w:space="0" w:color="auto"/>
            <w:right w:val="none" w:sz="0" w:space="0" w:color="auto"/>
          </w:divBdr>
        </w:div>
        <w:div w:id="724648085">
          <w:marLeft w:val="0"/>
          <w:marRight w:val="0"/>
          <w:marTop w:val="0"/>
          <w:marBottom w:val="0"/>
          <w:divBdr>
            <w:top w:val="none" w:sz="0" w:space="0" w:color="auto"/>
            <w:left w:val="none" w:sz="0" w:space="0" w:color="auto"/>
            <w:bottom w:val="none" w:sz="0" w:space="0" w:color="auto"/>
            <w:right w:val="none" w:sz="0" w:space="0" w:color="auto"/>
          </w:divBdr>
        </w:div>
        <w:div w:id="801073770">
          <w:marLeft w:val="0"/>
          <w:marRight w:val="0"/>
          <w:marTop w:val="0"/>
          <w:marBottom w:val="0"/>
          <w:divBdr>
            <w:top w:val="none" w:sz="0" w:space="0" w:color="auto"/>
            <w:left w:val="none" w:sz="0" w:space="0" w:color="auto"/>
            <w:bottom w:val="none" w:sz="0" w:space="0" w:color="auto"/>
            <w:right w:val="none" w:sz="0" w:space="0" w:color="auto"/>
          </w:divBdr>
        </w:div>
        <w:div w:id="2085253330">
          <w:marLeft w:val="0"/>
          <w:marRight w:val="0"/>
          <w:marTop w:val="0"/>
          <w:marBottom w:val="0"/>
          <w:divBdr>
            <w:top w:val="none" w:sz="0" w:space="0" w:color="auto"/>
            <w:left w:val="none" w:sz="0" w:space="0" w:color="auto"/>
            <w:bottom w:val="none" w:sz="0" w:space="0" w:color="auto"/>
            <w:right w:val="none" w:sz="0" w:space="0" w:color="auto"/>
          </w:divBdr>
        </w:div>
        <w:div w:id="1520074431">
          <w:marLeft w:val="0"/>
          <w:marRight w:val="0"/>
          <w:marTop w:val="0"/>
          <w:marBottom w:val="0"/>
          <w:divBdr>
            <w:top w:val="none" w:sz="0" w:space="0" w:color="auto"/>
            <w:left w:val="none" w:sz="0" w:space="0" w:color="auto"/>
            <w:bottom w:val="none" w:sz="0" w:space="0" w:color="auto"/>
            <w:right w:val="none" w:sz="0" w:space="0" w:color="auto"/>
          </w:divBdr>
        </w:div>
        <w:div w:id="150565411">
          <w:marLeft w:val="0"/>
          <w:marRight w:val="0"/>
          <w:marTop w:val="0"/>
          <w:marBottom w:val="0"/>
          <w:divBdr>
            <w:top w:val="none" w:sz="0" w:space="0" w:color="auto"/>
            <w:left w:val="none" w:sz="0" w:space="0" w:color="auto"/>
            <w:bottom w:val="none" w:sz="0" w:space="0" w:color="auto"/>
            <w:right w:val="none" w:sz="0" w:space="0" w:color="auto"/>
          </w:divBdr>
        </w:div>
        <w:div w:id="1336419150">
          <w:marLeft w:val="0"/>
          <w:marRight w:val="0"/>
          <w:marTop w:val="0"/>
          <w:marBottom w:val="0"/>
          <w:divBdr>
            <w:top w:val="none" w:sz="0" w:space="0" w:color="auto"/>
            <w:left w:val="none" w:sz="0" w:space="0" w:color="auto"/>
            <w:bottom w:val="none" w:sz="0" w:space="0" w:color="auto"/>
            <w:right w:val="none" w:sz="0" w:space="0" w:color="auto"/>
          </w:divBdr>
        </w:div>
        <w:div w:id="39089857">
          <w:marLeft w:val="0"/>
          <w:marRight w:val="0"/>
          <w:marTop w:val="0"/>
          <w:marBottom w:val="0"/>
          <w:divBdr>
            <w:top w:val="none" w:sz="0" w:space="0" w:color="auto"/>
            <w:left w:val="none" w:sz="0" w:space="0" w:color="auto"/>
            <w:bottom w:val="none" w:sz="0" w:space="0" w:color="auto"/>
            <w:right w:val="none" w:sz="0" w:space="0" w:color="auto"/>
          </w:divBdr>
        </w:div>
        <w:div w:id="112485164">
          <w:marLeft w:val="0"/>
          <w:marRight w:val="0"/>
          <w:marTop w:val="0"/>
          <w:marBottom w:val="0"/>
          <w:divBdr>
            <w:top w:val="none" w:sz="0" w:space="0" w:color="auto"/>
            <w:left w:val="none" w:sz="0" w:space="0" w:color="auto"/>
            <w:bottom w:val="none" w:sz="0" w:space="0" w:color="auto"/>
            <w:right w:val="none" w:sz="0" w:space="0" w:color="auto"/>
          </w:divBdr>
        </w:div>
        <w:div w:id="1000623076">
          <w:marLeft w:val="0"/>
          <w:marRight w:val="0"/>
          <w:marTop w:val="0"/>
          <w:marBottom w:val="0"/>
          <w:divBdr>
            <w:top w:val="none" w:sz="0" w:space="0" w:color="auto"/>
            <w:left w:val="none" w:sz="0" w:space="0" w:color="auto"/>
            <w:bottom w:val="none" w:sz="0" w:space="0" w:color="auto"/>
            <w:right w:val="none" w:sz="0" w:space="0" w:color="auto"/>
          </w:divBdr>
        </w:div>
        <w:div w:id="1969047845">
          <w:marLeft w:val="0"/>
          <w:marRight w:val="0"/>
          <w:marTop w:val="0"/>
          <w:marBottom w:val="0"/>
          <w:divBdr>
            <w:top w:val="none" w:sz="0" w:space="0" w:color="auto"/>
            <w:left w:val="none" w:sz="0" w:space="0" w:color="auto"/>
            <w:bottom w:val="none" w:sz="0" w:space="0" w:color="auto"/>
            <w:right w:val="none" w:sz="0" w:space="0" w:color="auto"/>
          </w:divBdr>
        </w:div>
        <w:div w:id="976102208">
          <w:marLeft w:val="0"/>
          <w:marRight w:val="0"/>
          <w:marTop w:val="0"/>
          <w:marBottom w:val="0"/>
          <w:divBdr>
            <w:top w:val="none" w:sz="0" w:space="0" w:color="auto"/>
            <w:left w:val="none" w:sz="0" w:space="0" w:color="auto"/>
            <w:bottom w:val="none" w:sz="0" w:space="0" w:color="auto"/>
            <w:right w:val="none" w:sz="0" w:space="0" w:color="auto"/>
          </w:divBdr>
        </w:div>
        <w:div w:id="1498690472">
          <w:marLeft w:val="0"/>
          <w:marRight w:val="0"/>
          <w:marTop w:val="0"/>
          <w:marBottom w:val="0"/>
          <w:divBdr>
            <w:top w:val="none" w:sz="0" w:space="0" w:color="auto"/>
            <w:left w:val="none" w:sz="0" w:space="0" w:color="auto"/>
            <w:bottom w:val="none" w:sz="0" w:space="0" w:color="auto"/>
            <w:right w:val="none" w:sz="0" w:space="0" w:color="auto"/>
          </w:divBdr>
        </w:div>
        <w:div w:id="959342332">
          <w:marLeft w:val="0"/>
          <w:marRight w:val="0"/>
          <w:marTop w:val="0"/>
          <w:marBottom w:val="0"/>
          <w:divBdr>
            <w:top w:val="none" w:sz="0" w:space="0" w:color="auto"/>
            <w:left w:val="none" w:sz="0" w:space="0" w:color="auto"/>
            <w:bottom w:val="none" w:sz="0" w:space="0" w:color="auto"/>
            <w:right w:val="none" w:sz="0" w:space="0" w:color="auto"/>
          </w:divBdr>
        </w:div>
        <w:div w:id="1827741394">
          <w:marLeft w:val="0"/>
          <w:marRight w:val="0"/>
          <w:marTop w:val="0"/>
          <w:marBottom w:val="0"/>
          <w:divBdr>
            <w:top w:val="none" w:sz="0" w:space="0" w:color="auto"/>
            <w:left w:val="none" w:sz="0" w:space="0" w:color="auto"/>
            <w:bottom w:val="none" w:sz="0" w:space="0" w:color="auto"/>
            <w:right w:val="none" w:sz="0" w:space="0" w:color="auto"/>
          </w:divBdr>
        </w:div>
        <w:div w:id="1762752722">
          <w:marLeft w:val="0"/>
          <w:marRight w:val="0"/>
          <w:marTop w:val="0"/>
          <w:marBottom w:val="0"/>
          <w:divBdr>
            <w:top w:val="none" w:sz="0" w:space="0" w:color="auto"/>
            <w:left w:val="none" w:sz="0" w:space="0" w:color="auto"/>
            <w:bottom w:val="none" w:sz="0" w:space="0" w:color="auto"/>
            <w:right w:val="none" w:sz="0" w:space="0" w:color="auto"/>
          </w:divBdr>
        </w:div>
        <w:div w:id="1115172052">
          <w:marLeft w:val="0"/>
          <w:marRight w:val="0"/>
          <w:marTop w:val="0"/>
          <w:marBottom w:val="0"/>
          <w:divBdr>
            <w:top w:val="none" w:sz="0" w:space="0" w:color="auto"/>
            <w:left w:val="none" w:sz="0" w:space="0" w:color="auto"/>
            <w:bottom w:val="none" w:sz="0" w:space="0" w:color="auto"/>
            <w:right w:val="none" w:sz="0" w:space="0" w:color="auto"/>
          </w:divBdr>
        </w:div>
        <w:div w:id="1529682958">
          <w:marLeft w:val="0"/>
          <w:marRight w:val="0"/>
          <w:marTop w:val="0"/>
          <w:marBottom w:val="0"/>
          <w:divBdr>
            <w:top w:val="none" w:sz="0" w:space="0" w:color="auto"/>
            <w:left w:val="none" w:sz="0" w:space="0" w:color="auto"/>
            <w:bottom w:val="none" w:sz="0" w:space="0" w:color="auto"/>
            <w:right w:val="none" w:sz="0" w:space="0" w:color="auto"/>
          </w:divBdr>
        </w:div>
        <w:div w:id="1735618737">
          <w:marLeft w:val="0"/>
          <w:marRight w:val="0"/>
          <w:marTop w:val="0"/>
          <w:marBottom w:val="0"/>
          <w:divBdr>
            <w:top w:val="none" w:sz="0" w:space="0" w:color="auto"/>
            <w:left w:val="none" w:sz="0" w:space="0" w:color="auto"/>
            <w:bottom w:val="none" w:sz="0" w:space="0" w:color="auto"/>
            <w:right w:val="none" w:sz="0" w:space="0" w:color="auto"/>
          </w:divBdr>
        </w:div>
        <w:div w:id="1729183025">
          <w:marLeft w:val="0"/>
          <w:marRight w:val="0"/>
          <w:marTop w:val="0"/>
          <w:marBottom w:val="0"/>
          <w:divBdr>
            <w:top w:val="none" w:sz="0" w:space="0" w:color="auto"/>
            <w:left w:val="none" w:sz="0" w:space="0" w:color="auto"/>
            <w:bottom w:val="none" w:sz="0" w:space="0" w:color="auto"/>
            <w:right w:val="none" w:sz="0" w:space="0" w:color="auto"/>
          </w:divBdr>
        </w:div>
        <w:div w:id="304359901">
          <w:marLeft w:val="0"/>
          <w:marRight w:val="0"/>
          <w:marTop w:val="0"/>
          <w:marBottom w:val="0"/>
          <w:divBdr>
            <w:top w:val="none" w:sz="0" w:space="0" w:color="auto"/>
            <w:left w:val="none" w:sz="0" w:space="0" w:color="auto"/>
            <w:bottom w:val="none" w:sz="0" w:space="0" w:color="auto"/>
            <w:right w:val="none" w:sz="0" w:space="0" w:color="auto"/>
          </w:divBdr>
        </w:div>
        <w:div w:id="273682118">
          <w:marLeft w:val="0"/>
          <w:marRight w:val="0"/>
          <w:marTop w:val="0"/>
          <w:marBottom w:val="0"/>
          <w:divBdr>
            <w:top w:val="none" w:sz="0" w:space="0" w:color="auto"/>
            <w:left w:val="none" w:sz="0" w:space="0" w:color="auto"/>
            <w:bottom w:val="none" w:sz="0" w:space="0" w:color="auto"/>
            <w:right w:val="none" w:sz="0" w:space="0" w:color="auto"/>
          </w:divBdr>
        </w:div>
        <w:div w:id="1284338232">
          <w:marLeft w:val="0"/>
          <w:marRight w:val="0"/>
          <w:marTop w:val="0"/>
          <w:marBottom w:val="0"/>
          <w:divBdr>
            <w:top w:val="none" w:sz="0" w:space="0" w:color="auto"/>
            <w:left w:val="none" w:sz="0" w:space="0" w:color="auto"/>
            <w:bottom w:val="none" w:sz="0" w:space="0" w:color="auto"/>
            <w:right w:val="none" w:sz="0" w:space="0" w:color="auto"/>
          </w:divBdr>
        </w:div>
        <w:div w:id="1836920196">
          <w:marLeft w:val="0"/>
          <w:marRight w:val="0"/>
          <w:marTop w:val="0"/>
          <w:marBottom w:val="0"/>
          <w:divBdr>
            <w:top w:val="none" w:sz="0" w:space="0" w:color="auto"/>
            <w:left w:val="none" w:sz="0" w:space="0" w:color="auto"/>
            <w:bottom w:val="none" w:sz="0" w:space="0" w:color="auto"/>
            <w:right w:val="none" w:sz="0" w:space="0" w:color="auto"/>
          </w:divBdr>
        </w:div>
        <w:div w:id="912006537">
          <w:marLeft w:val="0"/>
          <w:marRight w:val="0"/>
          <w:marTop w:val="0"/>
          <w:marBottom w:val="0"/>
          <w:divBdr>
            <w:top w:val="none" w:sz="0" w:space="0" w:color="auto"/>
            <w:left w:val="none" w:sz="0" w:space="0" w:color="auto"/>
            <w:bottom w:val="none" w:sz="0" w:space="0" w:color="auto"/>
            <w:right w:val="none" w:sz="0" w:space="0" w:color="auto"/>
          </w:divBdr>
        </w:div>
        <w:div w:id="708458714">
          <w:marLeft w:val="0"/>
          <w:marRight w:val="0"/>
          <w:marTop w:val="0"/>
          <w:marBottom w:val="0"/>
          <w:divBdr>
            <w:top w:val="none" w:sz="0" w:space="0" w:color="auto"/>
            <w:left w:val="none" w:sz="0" w:space="0" w:color="auto"/>
            <w:bottom w:val="none" w:sz="0" w:space="0" w:color="auto"/>
            <w:right w:val="none" w:sz="0" w:space="0" w:color="auto"/>
          </w:divBdr>
        </w:div>
        <w:div w:id="601687627">
          <w:marLeft w:val="0"/>
          <w:marRight w:val="0"/>
          <w:marTop w:val="0"/>
          <w:marBottom w:val="0"/>
          <w:divBdr>
            <w:top w:val="none" w:sz="0" w:space="0" w:color="auto"/>
            <w:left w:val="none" w:sz="0" w:space="0" w:color="auto"/>
            <w:bottom w:val="none" w:sz="0" w:space="0" w:color="auto"/>
            <w:right w:val="none" w:sz="0" w:space="0" w:color="auto"/>
          </w:divBdr>
        </w:div>
        <w:div w:id="2023848746">
          <w:marLeft w:val="0"/>
          <w:marRight w:val="0"/>
          <w:marTop w:val="0"/>
          <w:marBottom w:val="0"/>
          <w:divBdr>
            <w:top w:val="none" w:sz="0" w:space="0" w:color="auto"/>
            <w:left w:val="none" w:sz="0" w:space="0" w:color="auto"/>
            <w:bottom w:val="none" w:sz="0" w:space="0" w:color="auto"/>
            <w:right w:val="none" w:sz="0" w:space="0" w:color="auto"/>
          </w:divBdr>
        </w:div>
        <w:div w:id="896552155">
          <w:marLeft w:val="0"/>
          <w:marRight w:val="0"/>
          <w:marTop w:val="0"/>
          <w:marBottom w:val="0"/>
          <w:divBdr>
            <w:top w:val="none" w:sz="0" w:space="0" w:color="auto"/>
            <w:left w:val="none" w:sz="0" w:space="0" w:color="auto"/>
            <w:bottom w:val="none" w:sz="0" w:space="0" w:color="auto"/>
            <w:right w:val="none" w:sz="0" w:space="0" w:color="auto"/>
          </w:divBdr>
        </w:div>
        <w:div w:id="142356710">
          <w:marLeft w:val="0"/>
          <w:marRight w:val="0"/>
          <w:marTop w:val="0"/>
          <w:marBottom w:val="0"/>
          <w:divBdr>
            <w:top w:val="none" w:sz="0" w:space="0" w:color="auto"/>
            <w:left w:val="none" w:sz="0" w:space="0" w:color="auto"/>
            <w:bottom w:val="none" w:sz="0" w:space="0" w:color="auto"/>
            <w:right w:val="none" w:sz="0" w:space="0" w:color="auto"/>
          </w:divBdr>
        </w:div>
        <w:div w:id="271474536">
          <w:marLeft w:val="0"/>
          <w:marRight w:val="0"/>
          <w:marTop w:val="0"/>
          <w:marBottom w:val="0"/>
          <w:divBdr>
            <w:top w:val="none" w:sz="0" w:space="0" w:color="auto"/>
            <w:left w:val="none" w:sz="0" w:space="0" w:color="auto"/>
            <w:bottom w:val="none" w:sz="0" w:space="0" w:color="auto"/>
            <w:right w:val="none" w:sz="0" w:space="0" w:color="auto"/>
          </w:divBdr>
        </w:div>
        <w:div w:id="1159343435">
          <w:marLeft w:val="0"/>
          <w:marRight w:val="0"/>
          <w:marTop w:val="0"/>
          <w:marBottom w:val="0"/>
          <w:divBdr>
            <w:top w:val="none" w:sz="0" w:space="0" w:color="auto"/>
            <w:left w:val="none" w:sz="0" w:space="0" w:color="auto"/>
            <w:bottom w:val="none" w:sz="0" w:space="0" w:color="auto"/>
            <w:right w:val="none" w:sz="0" w:space="0" w:color="auto"/>
          </w:divBdr>
        </w:div>
        <w:div w:id="738212424">
          <w:marLeft w:val="0"/>
          <w:marRight w:val="0"/>
          <w:marTop w:val="0"/>
          <w:marBottom w:val="0"/>
          <w:divBdr>
            <w:top w:val="none" w:sz="0" w:space="0" w:color="auto"/>
            <w:left w:val="none" w:sz="0" w:space="0" w:color="auto"/>
            <w:bottom w:val="none" w:sz="0" w:space="0" w:color="auto"/>
            <w:right w:val="none" w:sz="0" w:space="0" w:color="auto"/>
          </w:divBdr>
        </w:div>
        <w:div w:id="79329362">
          <w:marLeft w:val="0"/>
          <w:marRight w:val="0"/>
          <w:marTop w:val="0"/>
          <w:marBottom w:val="0"/>
          <w:divBdr>
            <w:top w:val="none" w:sz="0" w:space="0" w:color="auto"/>
            <w:left w:val="none" w:sz="0" w:space="0" w:color="auto"/>
            <w:bottom w:val="none" w:sz="0" w:space="0" w:color="auto"/>
            <w:right w:val="none" w:sz="0" w:space="0" w:color="auto"/>
          </w:divBdr>
        </w:div>
        <w:div w:id="31733158">
          <w:marLeft w:val="0"/>
          <w:marRight w:val="0"/>
          <w:marTop w:val="0"/>
          <w:marBottom w:val="0"/>
          <w:divBdr>
            <w:top w:val="none" w:sz="0" w:space="0" w:color="auto"/>
            <w:left w:val="none" w:sz="0" w:space="0" w:color="auto"/>
            <w:bottom w:val="none" w:sz="0" w:space="0" w:color="auto"/>
            <w:right w:val="none" w:sz="0" w:space="0" w:color="auto"/>
          </w:divBdr>
        </w:div>
        <w:div w:id="646741566">
          <w:marLeft w:val="0"/>
          <w:marRight w:val="0"/>
          <w:marTop w:val="0"/>
          <w:marBottom w:val="0"/>
          <w:divBdr>
            <w:top w:val="none" w:sz="0" w:space="0" w:color="auto"/>
            <w:left w:val="none" w:sz="0" w:space="0" w:color="auto"/>
            <w:bottom w:val="none" w:sz="0" w:space="0" w:color="auto"/>
            <w:right w:val="none" w:sz="0" w:space="0" w:color="auto"/>
          </w:divBdr>
        </w:div>
        <w:div w:id="1294020116">
          <w:marLeft w:val="0"/>
          <w:marRight w:val="0"/>
          <w:marTop w:val="0"/>
          <w:marBottom w:val="0"/>
          <w:divBdr>
            <w:top w:val="none" w:sz="0" w:space="0" w:color="auto"/>
            <w:left w:val="none" w:sz="0" w:space="0" w:color="auto"/>
            <w:bottom w:val="none" w:sz="0" w:space="0" w:color="auto"/>
            <w:right w:val="none" w:sz="0" w:space="0" w:color="auto"/>
          </w:divBdr>
        </w:div>
        <w:div w:id="1033454830">
          <w:marLeft w:val="0"/>
          <w:marRight w:val="0"/>
          <w:marTop w:val="0"/>
          <w:marBottom w:val="0"/>
          <w:divBdr>
            <w:top w:val="none" w:sz="0" w:space="0" w:color="auto"/>
            <w:left w:val="none" w:sz="0" w:space="0" w:color="auto"/>
            <w:bottom w:val="none" w:sz="0" w:space="0" w:color="auto"/>
            <w:right w:val="none" w:sz="0" w:space="0" w:color="auto"/>
          </w:divBdr>
        </w:div>
        <w:div w:id="1935093190">
          <w:marLeft w:val="0"/>
          <w:marRight w:val="0"/>
          <w:marTop w:val="0"/>
          <w:marBottom w:val="0"/>
          <w:divBdr>
            <w:top w:val="none" w:sz="0" w:space="0" w:color="auto"/>
            <w:left w:val="none" w:sz="0" w:space="0" w:color="auto"/>
            <w:bottom w:val="none" w:sz="0" w:space="0" w:color="auto"/>
            <w:right w:val="none" w:sz="0" w:space="0" w:color="auto"/>
          </w:divBdr>
        </w:div>
        <w:div w:id="270010574">
          <w:marLeft w:val="0"/>
          <w:marRight w:val="0"/>
          <w:marTop w:val="0"/>
          <w:marBottom w:val="0"/>
          <w:divBdr>
            <w:top w:val="none" w:sz="0" w:space="0" w:color="auto"/>
            <w:left w:val="none" w:sz="0" w:space="0" w:color="auto"/>
            <w:bottom w:val="none" w:sz="0" w:space="0" w:color="auto"/>
            <w:right w:val="none" w:sz="0" w:space="0" w:color="auto"/>
          </w:divBdr>
        </w:div>
        <w:div w:id="1326469545">
          <w:marLeft w:val="0"/>
          <w:marRight w:val="0"/>
          <w:marTop w:val="0"/>
          <w:marBottom w:val="0"/>
          <w:divBdr>
            <w:top w:val="none" w:sz="0" w:space="0" w:color="auto"/>
            <w:left w:val="none" w:sz="0" w:space="0" w:color="auto"/>
            <w:bottom w:val="none" w:sz="0" w:space="0" w:color="auto"/>
            <w:right w:val="none" w:sz="0" w:space="0" w:color="auto"/>
          </w:divBdr>
        </w:div>
        <w:div w:id="1594437204">
          <w:marLeft w:val="0"/>
          <w:marRight w:val="0"/>
          <w:marTop w:val="0"/>
          <w:marBottom w:val="0"/>
          <w:divBdr>
            <w:top w:val="none" w:sz="0" w:space="0" w:color="auto"/>
            <w:left w:val="none" w:sz="0" w:space="0" w:color="auto"/>
            <w:bottom w:val="none" w:sz="0" w:space="0" w:color="auto"/>
            <w:right w:val="none" w:sz="0" w:space="0" w:color="auto"/>
          </w:divBdr>
        </w:div>
        <w:div w:id="1704280374">
          <w:marLeft w:val="0"/>
          <w:marRight w:val="0"/>
          <w:marTop w:val="0"/>
          <w:marBottom w:val="0"/>
          <w:divBdr>
            <w:top w:val="none" w:sz="0" w:space="0" w:color="auto"/>
            <w:left w:val="none" w:sz="0" w:space="0" w:color="auto"/>
            <w:bottom w:val="none" w:sz="0" w:space="0" w:color="auto"/>
            <w:right w:val="none" w:sz="0" w:space="0" w:color="auto"/>
          </w:divBdr>
        </w:div>
        <w:div w:id="1132141320">
          <w:marLeft w:val="0"/>
          <w:marRight w:val="0"/>
          <w:marTop w:val="0"/>
          <w:marBottom w:val="0"/>
          <w:divBdr>
            <w:top w:val="none" w:sz="0" w:space="0" w:color="auto"/>
            <w:left w:val="none" w:sz="0" w:space="0" w:color="auto"/>
            <w:bottom w:val="none" w:sz="0" w:space="0" w:color="auto"/>
            <w:right w:val="none" w:sz="0" w:space="0" w:color="auto"/>
          </w:divBdr>
        </w:div>
        <w:div w:id="225457894">
          <w:marLeft w:val="0"/>
          <w:marRight w:val="0"/>
          <w:marTop w:val="0"/>
          <w:marBottom w:val="0"/>
          <w:divBdr>
            <w:top w:val="none" w:sz="0" w:space="0" w:color="auto"/>
            <w:left w:val="none" w:sz="0" w:space="0" w:color="auto"/>
            <w:bottom w:val="none" w:sz="0" w:space="0" w:color="auto"/>
            <w:right w:val="none" w:sz="0" w:space="0" w:color="auto"/>
          </w:divBdr>
        </w:div>
        <w:div w:id="857432825">
          <w:marLeft w:val="0"/>
          <w:marRight w:val="0"/>
          <w:marTop w:val="0"/>
          <w:marBottom w:val="0"/>
          <w:divBdr>
            <w:top w:val="none" w:sz="0" w:space="0" w:color="auto"/>
            <w:left w:val="none" w:sz="0" w:space="0" w:color="auto"/>
            <w:bottom w:val="none" w:sz="0" w:space="0" w:color="auto"/>
            <w:right w:val="none" w:sz="0" w:space="0" w:color="auto"/>
          </w:divBdr>
        </w:div>
        <w:div w:id="469638046">
          <w:marLeft w:val="0"/>
          <w:marRight w:val="0"/>
          <w:marTop w:val="0"/>
          <w:marBottom w:val="0"/>
          <w:divBdr>
            <w:top w:val="none" w:sz="0" w:space="0" w:color="auto"/>
            <w:left w:val="none" w:sz="0" w:space="0" w:color="auto"/>
            <w:bottom w:val="none" w:sz="0" w:space="0" w:color="auto"/>
            <w:right w:val="none" w:sz="0" w:space="0" w:color="auto"/>
          </w:divBdr>
        </w:div>
        <w:div w:id="416555607">
          <w:marLeft w:val="0"/>
          <w:marRight w:val="0"/>
          <w:marTop w:val="0"/>
          <w:marBottom w:val="0"/>
          <w:divBdr>
            <w:top w:val="none" w:sz="0" w:space="0" w:color="auto"/>
            <w:left w:val="none" w:sz="0" w:space="0" w:color="auto"/>
            <w:bottom w:val="none" w:sz="0" w:space="0" w:color="auto"/>
            <w:right w:val="none" w:sz="0" w:space="0" w:color="auto"/>
          </w:divBdr>
        </w:div>
        <w:div w:id="1722246999">
          <w:marLeft w:val="0"/>
          <w:marRight w:val="0"/>
          <w:marTop w:val="0"/>
          <w:marBottom w:val="0"/>
          <w:divBdr>
            <w:top w:val="none" w:sz="0" w:space="0" w:color="auto"/>
            <w:left w:val="none" w:sz="0" w:space="0" w:color="auto"/>
            <w:bottom w:val="none" w:sz="0" w:space="0" w:color="auto"/>
            <w:right w:val="none" w:sz="0" w:space="0" w:color="auto"/>
          </w:divBdr>
        </w:div>
        <w:div w:id="649794928">
          <w:marLeft w:val="0"/>
          <w:marRight w:val="0"/>
          <w:marTop w:val="0"/>
          <w:marBottom w:val="0"/>
          <w:divBdr>
            <w:top w:val="none" w:sz="0" w:space="0" w:color="auto"/>
            <w:left w:val="none" w:sz="0" w:space="0" w:color="auto"/>
            <w:bottom w:val="none" w:sz="0" w:space="0" w:color="auto"/>
            <w:right w:val="none" w:sz="0" w:space="0" w:color="auto"/>
          </w:divBdr>
        </w:div>
        <w:div w:id="1859155753">
          <w:marLeft w:val="0"/>
          <w:marRight w:val="0"/>
          <w:marTop w:val="0"/>
          <w:marBottom w:val="0"/>
          <w:divBdr>
            <w:top w:val="none" w:sz="0" w:space="0" w:color="auto"/>
            <w:left w:val="none" w:sz="0" w:space="0" w:color="auto"/>
            <w:bottom w:val="none" w:sz="0" w:space="0" w:color="auto"/>
            <w:right w:val="none" w:sz="0" w:space="0" w:color="auto"/>
          </w:divBdr>
        </w:div>
        <w:div w:id="391733059">
          <w:marLeft w:val="0"/>
          <w:marRight w:val="0"/>
          <w:marTop w:val="0"/>
          <w:marBottom w:val="0"/>
          <w:divBdr>
            <w:top w:val="none" w:sz="0" w:space="0" w:color="auto"/>
            <w:left w:val="none" w:sz="0" w:space="0" w:color="auto"/>
            <w:bottom w:val="none" w:sz="0" w:space="0" w:color="auto"/>
            <w:right w:val="none" w:sz="0" w:space="0" w:color="auto"/>
          </w:divBdr>
        </w:div>
        <w:div w:id="1032728353">
          <w:marLeft w:val="0"/>
          <w:marRight w:val="0"/>
          <w:marTop w:val="0"/>
          <w:marBottom w:val="0"/>
          <w:divBdr>
            <w:top w:val="none" w:sz="0" w:space="0" w:color="auto"/>
            <w:left w:val="none" w:sz="0" w:space="0" w:color="auto"/>
            <w:bottom w:val="none" w:sz="0" w:space="0" w:color="auto"/>
            <w:right w:val="none" w:sz="0" w:space="0" w:color="auto"/>
          </w:divBdr>
        </w:div>
        <w:div w:id="665206377">
          <w:marLeft w:val="0"/>
          <w:marRight w:val="0"/>
          <w:marTop w:val="0"/>
          <w:marBottom w:val="0"/>
          <w:divBdr>
            <w:top w:val="none" w:sz="0" w:space="0" w:color="auto"/>
            <w:left w:val="none" w:sz="0" w:space="0" w:color="auto"/>
            <w:bottom w:val="none" w:sz="0" w:space="0" w:color="auto"/>
            <w:right w:val="none" w:sz="0" w:space="0" w:color="auto"/>
          </w:divBdr>
        </w:div>
        <w:div w:id="1349062118">
          <w:marLeft w:val="0"/>
          <w:marRight w:val="0"/>
          <w:marTop w:val="0"/>
          <w:marBottom w:val="0"/>
          <w:divBdr>
            <w:top w:val="none" w:sz="0" w:space="0" w:color="auto"/>
            <w:left w:val="none" w:sz="0" w:space="0" w:color="auto"/>
            <w:bottom w:val="none" w:sz="0" w:space="0" w:color="auto"/>
            <w:right w:val="none" w:sz="0" w:space="0" w:color="auto"/>
          </w:divBdr>
        </w:div>
        <w:div w:id="740255536">
          <w:marLeft w:val="0"/>
          <w:marRight w:val="0"/>
          <w:marTop w:val="0"/>
          <w:marBottom w:val="0"/>
          <w:divBdr>
            <w:top w:val="none" w:sz="0" w:space="0" w:color="auto"/>
            <w:left w:val="none" w:sz="0" w:space="0" w:color="auto"/>
            <w:bottom w:val="none" w:sz="0" w:space="0" w:color="auto"/>
            <w:right w:val="none" w:sz="0" w:space="0" w:color="auto"/>
          </w:divBdr>
        </w:div>
        <w:div w:id="983121667">
          <w:marLeft w:val="0"/>
          <w:marRight w:val="0"/>
          <w:marTop w:val="0"/>
          <w:marBottom w:val="0"/>
          <w:divBdr>
            <w:top w:val="none" w:sz="0" w:space="0" w:color="auto"/>
            <w:left w:val="none" w:sz="0" w:space="0" w:color="auto"/>
            <w:bottom w:val="none" w:sz="0" w:space="0" w:color="auto"/>
            <w:right w:val="none" w:sz="0" w:space="0" w:color="auto"/>
          </w:divBdr>
        </w:div>
        <w:div w:id="1710765631">
          <w:marLeft w:val="0"/>
          <w:marRight w:val="0"/>
          <w:marTop w:val="0"/>
          <w:marBottom w:val="0"/>
          <w:divBdr>
            <w:top w:val="none" w:sz="0" w:space="0" w:color="auto"/>
            <w:left w:val="none" w:sz="0" w:space="0" w:color="auto"/>
            <w:bottom w:val="none" w:sz="0" w:space="0" w:color="auto"/>
            <w:right w:val="none" w:sz="0" w:space="0" w:color="auto"/>
          </w:divBdr>
        </w:div>
        <w:div w:id="349989199">
          <w:marLeft w:val="0"/>
          <w:marRight w:val="0"/>
          <w:marTop w:val="0"/>
          <w:marBottom w:val="0"/>
          <w:divBdr>
            <w:top w:val="none" w:sz="0" w:space="0" w:color="auto"/>
            <w:left w:val="none" w:sz="0" w:space="0" w:color="auto"/>
            <w:bottom w:val="none" w:sz="0" w:space="0" w:color="auto"/>
            <w:right w:val="none" w:sz="0" w:space="0" w:color="auto"/>
          </w:divBdr>
        </w:div>
        <w:div w:id="628584400">
          <w:marLeft w:val="0"/>
          <w:marRight w:val="0"/>
          <w:marTop w:val="0"/>
          <w:marBottom w:val="0"/>
          <w:divBdr>
            <w:top w:val="none" w:sz="0" w:space="0" w:color="auto"/>
            <w:left w:val="none" w:sz="0" w:space="0" w:color="auto"/>
            <w:bottom w:val="none" w:sz="0" w:space="0" w:color="auto"/>
            <w:right w:val="none" w:sz="0" w:space="0" w:color="auto"/>
          </w:divBdr>
        </w:div>
        <w:div w:id="435951072">
          <w:marLeft w:val="0"/>
          <w:marRight w:val="0"/>
          <w:marTop w:val="0"/>
          <w:marBottom w:val="0"/>
          <w:divBdr>
            <w:top w:val="none" w:sz="0" w:space="0" w:color="auto"/>
            <w:left w:val="none" w:sz="0" w:space="0" w:color="auto"/>
            <w:bottom w:val="none" w:sz="0" w:space="0" w:color="auto"/>
            <w:right w:val="none" w:sz="0" w:space="0" w:color="auto"/>
          </w:divBdr>
        </w:div>
        <w:div w:id="1122728825">
          <w:marLeft w:val="0"/>
          <w:marRight w:val="0"/>
          <w:marTop w:val="0"/>
          <w:marBottom w:val="0"/>
          <w:divBdr>
            <w:top w:val="none" w:sz="0" w:space="0" w:color="auto"/>
            <w:left w:val="none" w:sz="0" w:space="0" w:color="auto"/>
            <w:bottom w:val="none" w:sz="0" w:space="0" w:color="auto"/>
            <w:right w:val="none" w:sz="0" w:space="0" w:color="auto"/>
          </w:divBdr>
        </w:div>
        <w:div w:id="178391184">
          <w:marLeft w:val="0"/>
          <w:marRight w:val="0"/>
          <w:marTop w:val="0"/>
          <w:marBottom w:val="0"/>
          <w:divBdr>
            <w:top w:val="none" w:sz="0" w:space="0" w:color="auto"/>
            <w:left w:val="none" w:sz="0" w:space="0" w:color="auto"/>
            <w:bottom w:val="none" w:sz="0" w:space="0" w:color="auto"/>
            <w:right w:val="none" w:sz="0" w:space="0" w:color="auto"/>
          </w:divBdr>
        </w:div>
        <w:div w:id="214969152">
          <w:marLeft w:val="0"/>
          <w:marRight w:val="0"/>
          <w:marTop w:val="0"/>
          <w:marBottom w:val="0"/>
          <w:divBdr>
            <w:top w:val="none" w:sz="0" w:space="0" w:color="auto"/>
            <w:left w:val="none" w:sz="0" w:space="0" w:color="auto"/>
            <w:bottom w:val="none" w:sz="0" w:space="0" w:color="auto"/>
            <w:right w:val="none" w:sz="0" w:space="0" w:color="auto"/>
          </w:divBdr>
        </w:div>
        <w:div w:id="1372075778">
          <w:marLeft w:val="0"/>
          <w:marRight w:val="0"/>
          <w:marTop w:val="0"/>
          <w:marBottom w:val="0"/>
          <w:divBdr>
            <w:top w:val="none" w:sz="0" w:space="0" w:color="auto"/>
            <w:left w:val="none" w:sz="0" w:space="0" w:color="auto"/>
            <w:bottom w:val="none" w:sz="0" w:space="0" w:color="auto"/>
            <w:right w:val="none" w:sz="0" w:space="0" w:color="auto"/>
          </w:divBdr>
        </w:div>
        <w:div w:id="1333723916">
          <w:marLeft w:val="0"/>
          <w:marRight w:val="0"/>
          <w:marTop w:val="0"/>
          <w:marBottom w:val="0"/>
          <w:divBdr>
            <w:top w:val="none" w:sz="0" w:space="0" w:color="auto"/>
            <w:left w:val="none" w:sz="0" w:space="0" w:color="auto"/>
            <w:bottom w:val="none" w:sz="0" w:space="0" w:color="auto"/>
            <w:right w:val="none" w:sz="0" w:space="0" w:color="auto"/>
          </w:divBdr>
        </w:div>
        <w:div w:id="1787700460">
          <w:marLeft w:val="0"/>
          <w:marRight w:val="0"/>
          <w:marTop w:val="0"/>
          <w:marBottom w:val="0"/>
          <w:divBdr>
            <w:top w:val="none" w:sz="0" w:space="0" w:color="auto"/>
            <w:left w:val="none" w:sz="0" w:space="0" w:color="auto"/>
            <w:bottom w:val="none" w:sz="0" w:space="0" w:color="auto"/>
            <w:right w:val="none" w:sz="0" w:space="0" w:color="auto"/>
          </w:divBdr>
        </w:div>
        <w:div w:id="265819931">
          <w:marLeft w:val="0"/>
          <w:marRight w:val="0"/>
          <w:marTop w:val="0"/>
          <w:marBottom w:val="0"/>
          <w:divBdr>
            <w:top w:val="none" w:sz="0" w:space="0" w:color="auto"/>
            <w:left w:val="none" w:sz="0" w:space="0" w:color="auto"/>
            <w:bottom w:val="none" w:sz="0" w:space="0" w:color="auto"/>
            <w:right w:val="none" w:sz="0" w:space="0" w:color="auto"/>
          </w:divBdr>
        </w:div>
        <w:div w:id="2012948537">
          <w:marLeft w:val="0"/>
          <w:marRight w:val="0"/>
          <w:marTop w:val="0"/>
          <w:marBottom w:val="0"/>
          <w:divBdr>
            <w:top w:val="none" w:sz="0" w:space="0" w:color="auto"/>
            <w:left w:val="none" w:sz="0" w:space="0" w:color="auto"/>
            <w:bottom w:val="none" w:sz="0" w:space="0" w:color="auto"/>
            <w:right w:val="none" w:sz="0" w:space="0" w:color="auto"/>
          </w:divBdr>
        </w:div>
        <w:div w:id="459425594">
          <w:marLeft w:val="0"/>
          <w:marRight w:val="0"/>
          <w:marTop w:val="0"/>
          <w:marBottom w:val="0"/>
          <w:divBdr>
            <w:top w:val="none" w:sz="0" w:space="0" w:color="auto"/>
            <w:left w:val="none" w:sz="0" w:space="0" w:color="auto"/>
            <w:bottom w:val="none" w:sz="0" w:space="0" w:color="auto"/>
            <w:right w:val="none" w:sz="0" w:space="0" w:color="auto"/>
          </w:divBdr>
        </w:div>
        <w:div w:id="159082550">
          <w:marLeft w:val="0"/>
          <w:marRight w:val="0"/>
          <w:marTop w:val="0"/>
          <w:marBottom w:val="0"/>
          <w:divBdr>
            <w:top w:val="none" w:sz="0" w:space="0" w:color="auto"/>
            <w:left w:val="none" w:sz="0" w:space="0" w:color="auto"/>
            <w:bottom w:val="none" w:sz="0" w:space="0" w:color="auto"/>
            <w:right w:val="none" w:sz="0" w:space="0" w:color="auto"/>
          </w:divBdr>
        </w:div>
        <w:div w:id="163011252">
          <w:marLeft w:val="0"/>
          <w:marRight w:val="0"/>
          <w:marTop w:val="0"/>
          <w:marBottom w:val="0"/>
          <w:divBdr>
            <w:top w:val="none" w:sz="0" w:space="0" w:color="auto"/>
            <w:left w:val="none" w:sz="0" w:space="0" w:color="auto"/>
            <w:bottom w:val="none" w:sz="0" w:space="0" w:color="auto"/>
            <w:right w:val="none" w:sz="0" w:space="0" w:color="auto"/>
          </w:divBdr>
        </w:div>
        <w:div w:id="1144005656">
          <w:marLeft w:val="0"/>
          <w:marRight w:val="0"/>
          <w:marTop w:val="0"/>
          <w:marBottom w:val="0"/>
          <w:divBdr>
            <w:top w:val="none" w:sz="0" w:space="0" w:color="auto"/>
            <w:left w:val="none" w:sz="0" w:space="0" w:color="auto"/>
            <w:bottom w:val="none" w:sz="0" w:space="0" w:color="auto"/>
            <w:right w:val="none" w:sz="0" w:space="0" w:color="auto"/>
          </w:divBdr>
        </w:div>
        <w:div w:id="1307198046">
          <w:marLeft w:val="0"/>
          <w:marRight w:val="0"/>
          <w:marTop w:val="0"/>
          <w:marBottom w:val="0"/>
          <w:divBdr>
            <w:top w:val="none" w:sz="0" w:space="0" w:color="auto"/>
            <w:left w:val="none" w:sz="0" w:space="0" w:color="auto"/>
            <w:bottom w:val="none" w:sz="0" w:space="0" w:color="auto"/>
            <w:right w:val="none" w:sz="0" w:space="0" w:color="auto"/>
          </w:divBdr>
        </w:div>
        <w:div w:id="920137069">
          <w:marLeft w:val="0"/>
          <w:marRight w:val="0"/>
          <w:marTop w:val="0"/>
          <w:marBottom w:val="0"/>
          <w:divBdr>
            <w:top w:val="none" w:sz="0" w:space="0" w:color="auto"/>
            <w:left w:val="none" w:sz="0" w:space="0" w:color="auto"/>
            <w:bottom w:val="none" w:sz="0" w:space="0" w:color="auto"/>
            <w:right w:val="none" w:sz="0" w:space="0" w:color="auto"/>
          </w:divBdr>
        </w:div>
        <w:div w:id="1354768935">
          <w:marLeft w:val="0"/>
          <w:marRight w:val="0"/>
          <w:marTop w:val="0"/>
          <w:marBottom w:val="0"/>
          <w:divBdr>
            <w:top w:val="none" w:sz="0" w:space="0" w:color="auto"/>
            <w:left w:val="none" w:sz="0" w:space="0" w:color="auto"/>
            <w:bottom w:val="none" w:sz="0" w:space="0" w:color="auto"/>
            <w:right w:val="none" w:sz="0" w:space="0" w:color="auto"/>
          </w:divBdr>
        </w:div>
        <w:div w:id="1316689816">
          <w:marLeft w:val="0"/>
          <w:marRight w:val="0"/>
          <w:marTop w:val="0"/>
          <w:marBottom w:val="0"/>
          <w:divBdr>
            <w:top w:val="none" w:sz="0" w:space="0" w:color="auto"/>
            <w:left w:val="none" w:sz="0" w:space="0" w:color="auto"/>
            <w:bottom w:val="none" w:sz="0" w:space="0" w:color="auto"/>
            <w:right w:val="none" w:sz="0" w:space="0" w:color="auto"/>
          </w:divBdr>
        </w:div>
        <w:div w:id="933439985">
          <w:marLeft w:val="0"/>
          <w:marRight w:val="0"/>
          <w:marTop w:val="0"/>
          <w:marBottom w:val="0"/>
          <w:divBdr>
            <w:top w:val="none" w:sz="0" w:space="0" w:color="auto"/>
            <w:left w:val="none" w:sz="0" w:space="0" w:color="auto"/>
            <w:bottom w:val="none" w:sz="0" w:space="0" w:color="auto"/>
            <w:right w:val="none" w:sz="0" w:space="0" w:color="auto"/>
          </w:divBdr>
        </w:div>
        <w:div w:id="340934381">
          <w:marLeft w:val="0"/>
          <w:marRight w:val="0"/>
          <w:marTop w:val="0"/>
          <w:marBottom w:val="0"/>
          <w:divBdr>
            <w:top w:val="none" w:sz="0" w:space="0" w:color="auto"/>
            <w:left w:val="none" w:sz="0" w:space="0" w:color="auto"/>
            <w:bottom w:val="none" w:sz="0" w:space="0" w:color="auto"/>
            <w:right w:val="none" w:sz="0" w:space="0" w:color="auto"/>
          </w:divBdr>
        </w:div>
        <w:div w:id="838229436">
          <w:marLeft w:val="0"/>
          <w:marRight w:val="0"/>
          <w:marTop w:val="0"/>
          <w:marBottom w:val="0"/>
          <w:divBdr>
            <w:top w:val="none" w:sz="0" w:space="0" w:color="auto"/>
            <w:left w:val="none" w:sz="0" w:space="0" w:color="auto"/>
            <w:bottom w:val="none" w:sz="0" w:space="0" w:color="auto"/>
            <w:right w:val="none" w:sz="0" w:space="0" w:color="auto"/>
          </w:divBdr>
        </w:div>
        <w:div w:id="116072625">
          <w:marLeft w:val="0"/>
          <w:marRight w:val="0"/>
          <w:marTop w:val="0"/>
          <w:marBottom w:val="0"/>
          <w:divBdr>
            <w:top w:val="none" w:sz="0" w:space="0" w:color="auto"/>
            <w:left w:val="none" w:sz="0" w:space="0" w:color="auto"/>
            <w:bottom w:val="none" w:sz="0" w:space="0" w:color="auto"/>
            <w:right w:val="none" w:sz="0" w:space="0" w:color="auto"/>
          </w:divBdr>
        </w:div>
        <w:div w:id="1073045344">
          <w:marLeft w:val="0"/>
          <w:marRight w:val="0"/>
          <w:marTop w:val="0"/>
          <w:marBottom w:val="0"/>
          <w:divBdr>
            <w:top w:val="none" w:sz="0" w:space="0" w:color="auto"/>
            <w:left w:val="none" w:sz="0" w:space="0" w:color="auto"/>
            <w:bottom w:val="none" w:sz="0" w:space="0" w:color="auto"/>
            <w:right w:val="none" w:sz="0" w:space="0" w:color="auto"/>
          </w:divBdr>
        </w:div>
        <w:div w:id="2091652030">
          <w:marLeft w:val="0"/>
          <w:marRight w:val="0"/>
          <w:marTop w:val="0"/>
          <w:marBottom w:val="0"/>
          <w:divBdr>
            <w:top w:val="none" w:sz="0" w:space="0" w:color="auto"/>
            <w:left w:val="none" w:sz="0" w:space="0" w:color="auto"/>
            <w:bottom w:val="none" w:sz="0" w:space="0" w:color="auto"/>
            <w:right w:val="none" w:sz="0" w:space="0" w:color="auto"/>
          </w:divBdr>
        </w:div>
        <w:div w:id="1583951801">
          <w:marLeft w:val="0"/>
          <w:marRight w:val="0"/>
          <w:marTop w:val="0"/>
          <w:marBottom w:val="0"/>
          <w:divBdr>
            <w:top w:val="none" w:sz="0" w:space="0" w:color="auto"/>
            <w:left w:val="none" w:sz="0" w:space="0" w:color="auto"/>
            <w:bottom w:val="none" w:sz="0" w:space="0" w:color="auto"/>
            <w:right w:val="none" w:sz="0" w:space="0" w:color="auto"/>
          </w:divBdr>
        </w:div>
        <w:div w:id="1856653900">
          <w:marLeft w:val="0"/>
          <w:marRight w:val="0"/>
          <w:marTop w:val="0"/>
          <w:marBottom w:val="0"/>
          <w:divBdr>
            <w:top w:val="none" w:sz="0" w:space="0" w:color="auto"/>
            <w:left w:val="none" w:sz="0" w:space="0" w:color="auto"/>
            <w:bottom w:val="none" w:sz="0" w:space="0" w:color="auto"/>
            <w:right w:val="none" w:sz="0" w:space="0" w:color="auto"/>
          </w:divBdr>
        </w:div>
        <w:div w:id="1955861193">
          <w:marLeft w:val="0"/>
          <w:marRight w:val="0"/>
          <w:marTop w:val="0"/>
          <w:marBottom w:val="0"/>
          <w:divBdr>
            <w:top w:val="none" w:sz="0" w:space="0" w:color="auto"/>
            <w:left w:val="none" w:sz="0" w:space="0" w:color="auto"/>
            <w:bottom w:val="none" w:sz="0" w:space="0" w:color="auto"/>
            <w:right w:val="none" w:sz="0" w:space="0" w:color="auto"/>
          </w:divBdr>
        </w:div>
        <w:div w:id="1177042931">
          <w:marLeft w:val="0"/>
          <w:marRight w:val="0"/>
          <w:marTop w:val="0"/>
          <w:marBottom w:val="0"/>
          <w:divBdr>
            <w:top w:val="none" w:sz="0" w:space="0" w:color="auto"/>
            <w:left w:val="none" w:sz="0" w:space="0" w:color="auto"/>
            <w:bottom w:val="none" w:sz="0" w:space="0" w:color="auto"/>
            <w:right w:val="none" w:sz="0" w:space="0" w:color="auto"/>
          </w:divBdr>
        </w:div>
        <w:div w:id="1843816942">
          <w:marLeft w:val="0"/>
          <w:marRight w:val="0"/>
          <w:marTop w:val="0"/>
          <w:marBottom w:val="0"/>
          <w:divBdr>
            <w:top w:val="none" w:sz="0" w:space="0" w:color="auto"/>
            <w:left w:val="none" w:sz="0" w:space="0" w:color="auto"/>
            <w:bottom w:val="none" w:sz="0" w:space="0" w:color="auto"/>
            <w:right w:val="none" w:sz="0" w:space="0" w:color="auto"/>
          </w:divBdr>
        </w:div>
        <w:div w:id="1812362109">
          <w:marLeft w:val="0"/>
          <w:marRight w:val="0"/>
          <w:marTop w:val="0"/>
          <w:marBottom w:val="0"/>
          <w:divBdr>
            <w:top w:val="none" w:sz="0" w:space="0" w:color="auto"/>
            <w:left w:val="none" w:sz="0" w:space="0" w:color="auto"/>
            <w:bottom w:val="none" w:sz="0" w:space="0" w:color="auto"/>
            <w:right w:val="none" w:sz="0" w:space="0" w:color="auto"/>
          </w:divBdr>
        </w:div>
        <w:div w:id="791286005">
          <w:marLeft w:val="0"/>
          <w:marRight w:val="0"/>
          <w:marTop w:val="0"/>
          <w:marBottom w:val="0"/>
          <w:divBdr>
            <w:top w:val="none" w:sz="0" w:space="0" w:color="auto"/>
            <w:left w:val="none" w:sz="0" w:space="0" w:color="auto"/>
            <w:bottom w:val="none" w:sz="0" w:space="0" w:color="auto"/>
            <w:right w:val="none" w:sz="0" w:space="0" w:color="auto"/>
          </w:divBdr>
        </w:div>
        <w:div w:id="145627466">
          <w:marLeft w:val="0"/>
          <w:marRight w:val="0"/>
          <w:marTop w:val="0"/>
          <w:marBottom w:val="0"/>
          <w:divBdr>
            <w:top w:val="none" w:sz="0" w:space="0" w:color="auto"/>
            <w:left w:val="none" w:sz="0" w:space="0" w:color="auto"/>
            <w:bottom w:val="none" w:sz="0" w:space="0" w:color="auto"/>
            <w:right w:val="none" w:sz="0" w:space="0" w:color="auto"/>
          </w:divBdr>
        </w:div>
        <w:div w:id="975912194">
          <w:marLeft w:val="0"/>
          <w:marRight w:val="0"/>
          <w:marTop w:val="0"/>
          <w:marBottom w:val="0"/>
          <w:divBdr>
            <w:top w:val="none" w:sz="0" w:space="0" w:color="auto"/>
            <w:left w:val="none" w:sz="0" w:space="0" w:color="auto"/>
            <w:bottom w:val="none" w:sz="0" w:space="0" w:color="auto"/>
            <w:right w:val="none" w:sz="0" w:space="0" w:color="auto"/>
          </w:divBdr>
        </w:div>
        <w:div w:id="72817720">
          <w:marLeft w:val="0"/>
          <w:marRight w:val="0"/>
          <w:marTop w:val="0"/>
          <w:marBottom w:val="0"/>
          <w:divBdr>
            <w:top w:val="none" w:sz="0" w:space="0" w:color="auto"/>
            <w:left w:val="none" w:sz="0" w:space="0" w:color="auto"/>
            <w:bottom w:val="none" w:sz="0" w:space="0" w:color="auto"/>
            <w:right w:val="none" w:sz="0" w:space="0" w:color="auto"/>
          </w:divBdr>
        </w:div>
        <w:div w:id="500661589">
          <w:marLeft w:val="0"/>
          <w:marRight w:val="0"/>
          <w:marTop w:val="0"/>
          <w:marBottom w:val="0"/>
          <w:divBdr>
            <w:top w:val="none" w:sz="0" w:space="0" w:color="auto"/>
            <w:left w:val="none" w:sz="0" w:space="0" w:color="auto"/>
            <w:bottom w:val="none" w:sz="0" w:space="0" w:color="auto"/>
            <w:right w:val="none" w:sz="0" w:space="0" w:color="auto"/>
          </w:divBdr>
        </w:div>
        <w:div w:id="1539122218">
          <w:marLeft w:val="0"/>
          <w:marRight w:val="0"/>
          <w:marTop w:val="0"/>
          <w:marBottom w:val="0"/>
          <w:divBdr>
            <w:top w:val="none" w:sz="0" w:space="0" w:color="auto"/>
            <w:left w:val="none" w:sz="0" w:space="0" w:color="auto"/>
            <w:bottom w:val="none" w:sz="0" w:space="0" w:color="auto"/>
            <w:right w:val="none" w:sz="0" w:space="0" w:color="auto"/>
          </w:divBdr>
        </w:div>
        <w:div w:id="1702511672">
          <w:marLeft w:val="0"/>
          <w:marRight w:val="0"/>
          <w:marTop w:val="0"/>
          <w:marBottom w:val="0"/>
          <w:divBdr>
            <w:top w:val="none" w:sz="0" w:space="0" w:color="auto"/>
            <w:left w:val="none" w:sz="0" w:space="0" w:color="auto"/>
            <w:bottom w:val="none" w:sz="0" w:space="0" w:color="auto"/>
            <w:right w:val="none" w:sz="0" w:space="0" w:color="auto"/>
          </w:divBdr>
        </w:div>
        <w:div w:id="906109861">
          <w:marLeft w:val="0"/>
          <w:marRight w:val="0"/>
          <w:marTop w:val="0"/>
          <w:marBottom w:val="0"/>
          <w:divBdr>
            <w:top w:val="none" w:sz="0" w:space="0" w:color="auto"/>
            <w:left w:val="none" w:sz="0" w:space="0" w:color="auto"/>
            <w:bottom w:val="none" w:sz="0" w:space="0" w:color="auto"/>
            <w:right w:val="none" w:sz="0" w:space="0" w:color="auto"/>
          </w:divBdr>
        </w:div>
        <w:div w:id="331958637">
          <w:marLeft w:val="0"/>
          <w:marRight w:val="0"/>
          <w:marTop w:val="0"/>
          <w:marBottom w:val="0"/>
          <w:divBdr>
            <w:top w:val="none" w:sz="0" w:space="0" w:color="auto"/>
            <w:left w:val="none" w:sz="0" w:space="0" w:color="auto"/>
            <w:bottom w:val="none" w:sz="0" w:space="0" w:color="auto"/>
            <w:right w:val="none" w:sz="0" w:space="0" w:color="auto"/>
          </w:divBdr>
        </w:div>
        <w:div w:id="1852524340">
          <w:marLeft w:val="0"/>
          <w:marRight w:val="0"/>
          <w:marTop w:val="0"/>
          <w:marBottom w:val="0"/>
          <w:divBdr>
            <w:top w:val="none" w:sz="0" w:space="0" w:color="auto"/>
            <w:left w:val="none" w:sz="0" w:space="0" w:color="auto"/>
            <w:bottom w:val="none" w:sz="0" w:space="0" w:color="auto"/>
            <w:right w:val="none" w:sz="0" w:space="0" w:color="auto"/>
          </w:divBdr>
        </w:div>
        <w:div w:id="1154374946">
          <w:marLeft w:val="0"/>
          <w:marRight w:val="0"/>
          <w:marTop w:val="0"/>
          <w:marBottom w:val="0"/>
          <w:divBdr>
            <w:top w:val="none" w:sz="0" w:space="0" w:color="auto"/>
            <w:left w:val="none" w:sz="0" w:space="0" w:color="auto"/>
            <w:bottom w:val="none" w:sz="0" w:space="0" w:color="auto"/>
            <w:right w:val="none" w:sz="0" w:space="0" w:color="auto"/>
          </w:divBdr>
        </w:div>
        <w:div w:id="294222572">
          <w:marLeft w:val="0"/>
          <w:marRight w:val="0"/>
          <w:marTop w:val="0"/>
          <w:marBottom w:val="0"/>
          <w:divBdr>
            <w:top w:val="none" w:sz="0" w:space="0" w:color="auto"/>
            <w:left w:val="none" w:sz="0" w:space="0" w:color="auto"/>
            <w:bottom w:val="none" w:sz="0" w:space="0" w:color="auto"/>
            <w:right w:val="none" w:sz="0" w:space="0" w:color="auto"/>
          </w:divBdr>
        </w:div>
        <w:div w:id="1601524645">
          <w:marLeft w:val="0"/>
          <w:marRight w:val="0"/>
          <w:marTop w:val="0"/>
          <w:marBottom w:val="0"/>
          <w:divBdr>
            <w:top w:val="none" w:sz="0" w:space="0" w:color="auto"/>
            <w:left w:val="none" w:sz="0" w:space="0" w:color="auto"/>
            <w:bottom w:val="none" w:sz="0" w:space="0" w:color="auto"/>
            <w:right w:val="none" w:sz="0" w:space="0" w:color="auto"/>
          </w:divBdr>
        </w:div>
        <w:div w:id="1994794850">
          <w:marLeft w:val="0"/>
          <w:marRight w:val="0"/>
          <w:marTop w:val="0"/>
          <w:marBottom w:val="0"/>
          <w:divBdr>
            <w:top w:val="none" w:sz="0" w:space="0" w:color="auto"/>
            <w:left w:val="none" w:sz="0" w:space="0" w:color="auto"/>
            <w:bottom w:val="none" w:sz="0" w:space="0" w:color="auto"/>
            <w:right w:val="none" w:sz="0" w:space="0" w:color="auto"/>
          </w:divBdr>
        </w:div>
        <w:div w:id="2116241901">
          <w:marLeft w:val="0"/>
          <w:marRight w:val="0"/>
          <w:marTop w:val="0"/>
          <w:marBottom w:val="0"/>
          <w:divBdr>
            <w:top w:val="none" w:sz="0" w:space="0" w:color="auto"/>
            <w:left w:val="none" w:sz="0" w:space="0" w:color="auto"/>
            <w:bottom w:val="none" w:sz="0" w:space="0" w:color="auto"/>
            <w:right w:val="none" w:sz="0" w:space="0" w:color="auto"/>
          </w:divBdr>
        </w:div>
        <w:div w:id="512649259">
          <w:marLeft w:val="0"/>
          <w:marRight w:val="0"/>
          <w:marTop w:val="0"/>
          <w:marBottom w:val="0"/>
          <w:divBdr>
            <w:top w:val="none" w:sz="0" w:space="0" w:color="auto"/>
            <w:left w:val="none" w:sz="0" w:space="0" w:color="auto"/>
            <w:bottom w:val="none" w:sz="0" w:space="0" w:color="auto"/>
            <w:right w:val="none" w:sz="0" w:space="0" w:color="auto"/>
          </w:divBdr>
        </w:div>
        <w:div w:id="1786970771">
          <w:marLeft w:val="0"/>
          <w:marRight w:val="0"/>
          <w:marTop w:val="0"/>
          <w:marBottom w:val="0"/>
          <w:divBdr>
            <w:top w:val="none" w:sz="0" w:space="0" w:color="auto"/>
            <w:left w:val="none" w:sz="0" w:space="0" w:color="auto"/>
            <w:bottom w:val="none" w:sz="0" w:space="0" w:color="auto"/>
            <w:right w:val="none" w:sz="0" w:space="0" w:color="auto"/>
          </w:divBdr>
        </w:div>
        <w:div w:id="1561819615">
          <w:marLeft w:val="0"/>
          <w:marRight w:val="0"/>
          <w:marTop w:val="0"/>
          <w:marBottom w:val="0"/>
          <w:divBdr>
            <w:top w:val="none" w:sz="0" w:space="0" w:color="auto"/>
            <w:left w:val="none" w:sz="0" w:space="0" w:color="auto"/>
            <w:bottom w:val="none" w:sz="0" w:space="0" w:color="auto"/>
            <w:right w:val="none" w:sz="0" w:space="0" w:color="auto"/>
          </w:divBdr>
        </w:div>
        <w:div w:id="515655351">
          <w:marLeft w:val="0"/>
          <w:marRight w:val="0"/>
          <w:marTop w:val="0"/>
          <w:marBottom w:val="0"/>
          <w:divBdr>
            <w:top w:val="none" w:sz="0" w:space="0" w:color="auto"/>
            <w:left w:val="none" w:sz="0" w:space="0" w:color="auto"/>
            <w:bottom w:val="none" w:sz="0" w:space="0" w:color="auto"/>
            <w:right w:val="none" w:sz="0" w:space="0" w:color="auto"/>
          </w:divBdr>
        </w:div>
        <w:div w:id="22170172">
          <w:marLeft w:val="0"/>
          <w:marRight w:val="0"/>
          <w:marTop w:val="0"/>
          <w:marBottom w:val="0"/>
          <w:divBdr>
            <w:top w:val="none" w:sz="0" w:space="0" w:color="auto"/>
            <w:left w:val="none" w:sz="0" w:space="0" w:color="auto"/>
            <w:bottom w:val="none" w:sz="0" w:space="0" w:color="auto"/>
            <w:right w:val="none" w:sz="0" w:space="0" w:color="auto"/>
          </w:divBdr>
        </w:div>
        <w:div w:id="271522832">
          <w:marLeft w:val="0"/>
          <w:marRight w:val="0"/>
          <w:marTop w:val="0"/>
          <w:marBottom w:val="0"/>
          <w:divBdr>
            <w:top w:val="none" w:sz="0" w:space="0" w:color="auto"/>
            <w:left w:val="none" w:sz="0" w:space="0" w:color="auto"/>
            <w:bottom w:val="none" w:sz="0" w:space="0" w:color="auto"/>
            <w:right w:val="none" w:sz="0" w:space="0" w:color="auto"/>
          </w:divBdr>
        </w:div>
        <w:div w:id="552809717">
          <w:marLeft w:val="0"/>
          <w:marRight w:val="0"/>
          <w:marTop w:val="0"/>
          <w:marBottom w:val="0"/>
          <w:divBdr>
            <w:top w:val="none" w:sz="0" w:space="0" w:color="auto"/>
            <w:left w:val="none" w:sz="0" w:space="0" w:color="auto"/>
            <w:bottom w:val="none" w:sz="0" w:space="0" w:color="auto"/>
            <w:right w:val="none" w:sz="0" w:space="0" w:color="auto"/>
          </w:divBdr>
        </w:div>
        <w:div w:id="549998593">
          <w:marLeft w:val="0"/>
          <w:marRight w:val="0"/>
          <w:marTop w:val="0"/>
          <w:marBottom w:val="0"/>
          <w:divBdr>
            <w:top w:val="none" w:sz="0" w:space="0" w:color="auto"/>
            <w:left w:val="none" w:sz="0" w:space="0" w:color="auto"/>
            <w:bottom w:val="none" w:sz="0" w:space="0" w:color="auto"/>
            <w:right w:val="none" w:sz="0" w:space="0" w:color="auto"/>
          </w:divBdr>
        </w:div>
        <w:div w:id="1436824472">
          <w:marLeft w:val="0"/>
          <w:marRight w:val="0"/>
          <w:marTop w:val="0"/>
          <w:marBottom w:val="0"/>
          <w:divBdr>
            <w:top w:val="none" w:sz="0" w:space="0" w:color="auto"/>
            <w:left w:val="none" w:sz="0" w:space="0" w:color="auto"/>
            <w:bottom w:val="none" w:sz="0" w:space="0" w:color="auto"/>
            <w:right w:val="none" w:sz="0" w:space="0" w:color="auto"/>
          </w:divBdr>
        </w:div>
        <w:div w:id="1906258045">
          <w:marLeft w:val="0"/>
          <w:marRight w:val="0"/>
          <w:marTop w:val="0"/>
          <w:marBottom w:val="0"/>
          <w:divBdr>
            <w:top w:val="none" w:sz="0" w:space="0" w:color="auto"/>
            <w:left w:val="none" w:sz="0" w:space="0" w:color="auto"/>
            <w:bottom w:val="none" w:sz="0" w:space="0" w:color="auto"/>
            <w:right w:val="none" w:sz="0" w:space="0" w:color="auto"/>
          </w:divBdr>
        </w:div>
        <w:div w:id="902174958">
          <w:marLeft w:val="0"/>
          <w:marRight w:val="0"/>
          <w:marTop w:val="0"/>
          <w:marBottom w:val="0"/>
          <w:divBdr>
            <w:top w:val="none" w:sz="0" w:space="0" w:color="auto"/>
            <w:left w:val="none" w:sz="0" w:space="0" w:color="auto"/>
            <w:bottom w:val="none" w:sz="0" w:space="0" w:color="auto"/>
            <w:right w:val="none" w:sz="0" w:space="0" w:color="auto"/>
          </w:divBdr>
        </w:div>
        <w:div w:id="1817601805">
          <w:marLeft w:val="0"/>
          <w:marRight w:val="0"/>
          <w:marTop w:val="0"/>
          <w:marBottom w:val="0"/>
          <w:divBdr>
            <w:top w:val="none" w:sz="0" w:space="0" w:color="auto"/>
            <w:left w:val="none" w:sz="0" w:space="0" w:color="auto"/>
            <w:bottom w:val="none" w:sz="0" w:space="0" w:color="auto"/>
            <w:right w:val="none" w:sz="0" w:space="0" w:color="auto"/>
          </w:divBdr>
        </w:div>
        <w:div w:id="393966631">
          <w:marLeft w:val="0"/>
          <w:marRight w:val="0"/>
          <w:marTop w:val="0"/>
          <w:marBottom w:val="0"/>
          <w:divBdr>
            <w:top w:val="none" w:sz="0" w:space="0" w:color="auto"/>
            <w:left w:val="none" w:sz="0" w:space="0" w:color="auto"/>
            <w:bottom w:val="none" w:sz="0" w:space="0" w:color="auto"/>
            <w:right w:val="none" w:sz="0" w:space="0" w:color="auto"/>
          </w:divBdr>
        </w:div>
        <w:div w:id="788545011">
          <w:marLeft w:val="0"/>
          <w:marRight w:val="0"/>
          <w:marTop w:val="0"/>
          <w:marBottom w:val="0"/>
          <w:divBdr>
            <w:top w:val="none" w:sz="0" w:space="0" w:color="auto"/>
            <w:left w:val="none" w:sz="0" w:space="0" w:color="auto"/>
            <w:bottom w:val="none" w:sz="0" w:space="0" w:color="auto"/>
            <w:right w:val="none" w:sz="0" w:space="0" w:color="auto"/>
          </w:divBdr>
        </w:div>
        <w:div w:id="480195112">
          <w:marLeft w:val="0"/>
          <w:marRight w:val="0"/>
          <w:marTop w:val="0"/>
          <w:marBottom w:val="0"/>
          <w:divBdr>
            <w:top w:val="none" w:sz="0" w:space="0" w:color="auto"/>
            <w:left w:val="none" w:sz="0" w:space="0" w:color="auto"/>
            <w:bottom w:val="none" w:sz="0" w:space="0" w:color="auto"/>
            <w:right w:val="none" w:sz="0" w:space="0" w:color="auto"/>
          </w:divBdr>
        </w:div>
        <w:div w:id="1213880005">
          <w:marLeft w:val="0"/>
          <w:marRight w:val="0"/>
          <w:marTop w:val="0"/>
          <w:marBottom w:val="0"/>
          <w:divBdr>
            <w:top w:val="none" w:sz="0" w:space="0" w:color="auto"/>
            <w:left w:val="none" w:sz="0" w:space="0" w:color="auto"/>
            <w:bottom w:val="none" w:sz="0" w:space="0" w:color="auto"/>
            <w:right w:val="none" w:sz="0" w:space="0" w:color="auto"/>
          </w:divBdr>
        </w:div>
        <w:div w:id="1916698143">
          <w:marLeft w:val="0"/>
          <w:marRight w:val="0"/>
          <w:marTop w:val="0"/>
          <w:marBottom w:val="0"/>
          <w:divBdr>
            <w:top w:val="none" w:sz="0" w:space="0" w:color="auto"/>
            <w:left w:val="none" w:sz="0" w:space="0" w:color="auto"/>
            <w:bottom w:val="none" w:sz="0" w:space="0" w:color="auto"/>
            <w:right w:val="none" w:sz="0" w:space="0" w:color="auto"/>
          </w:divBdr>
        </w:div>
        <w:div w:id="262419499">
          <w:marLeft w:val="0"/>
          <w:marRight w:val="0"/>
          <w:marTop w:val="0"/>
          <w:marBottom w:val="0"/>
          <w:divBdr>
            <w:top w:val="none" w:sz="0" w:space="0" w:color="auto"/>
            <w:left w:val="none" w:sz="0" w:space="0" w:color="auto"/>
            <w:bottom w:val="none" w:sz="0" w:space="0" w:color="auto"/>
            <w:right w:val="none" w:sz="0" w:space="0" w:color="auto"/>
          </w:divBdr>
        </w:div>
        <w:div w:id="1795175753">
          <w:marLeft w:val="0"/>
          <w:marRight w:val="0"/>
          <w:marTop w:val="0"/>
          <w:marBottom w:val="0"/>
          <w:divBdr>
            <w:top w:val="none" w:sz="0" w:space="0" w:color="auto"/>
            <w:left w:val="none" w:sz="0" w:space="0" w:color="auto"/>
            <w:bottom w:val="none" w:sz="0" w:space="0" w:color="auto"/>
            <w:right w:val="none" w:sz="0" w:space="0" w:color="auto"/>
          </w:divBdr>
        </w:div>
        <w:div w:id="1264067565">
          <w:marLeft w:val="0"/>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3104231">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31130784">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8553">
      <w:bodyDiv w:val="1"/>
      <w:marLeft w:val="0"/>
      <w:marRight w:val="0"/>
      <w:marTop w:val="0"/>
      <w:marBottom w:val="0"/>
      <w:divBdr>
        <w:top w:val="none" w:sz="0" w:space="0" w:color="auto"/>
        <w:left w:val="none" w:sz="0" w:space="0" w:color="auto"/>
        <w:bottom w:val="none" w:sz="0" w:space="0" w:color="auto"/>
        <w:right w:val="none" w:sz="0" w:space="0" w:color="auto"/>
      </w:divBdr>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0444051">
      <w:bodyDiv w:val="1"/>
      <w:marLeft w:val="0"/>
      <w:marRight w:val="0"/>
      <w:marTop w:val="0"/>
      <w:marBottom w:val="0"/>
      <w:divBdr>
        <w:top w:val="none" w:sz="0" w:space="0" w:color="auto"/>
        <w:left w:val="none" w:sz="0" w:space="0" w:color="auto"/>
        <w:bottom w:val="none" w:sz="0" w:space="0" w:color="auto"/>
        <w:right w:val="none" w:sz="0" w:space="0" w:color="auto"/>
      </w:divBdr>
    </w:div>
    <w:div w:id="1836071936">
      <w:bodyDiv w:val="1"/>
      <w:marLeft w:val="0"/>
      <w:marRight w:val="0"/>
      <w:marTop w:val="0"/>
      <w:marBottom w:val="0"/>
      <w:divBdr>
        <w:top w:val="none" w:sz="0" w:space="0" w:color="auto"/>
        <w:left w:val="none" w:sz="0" w:space="0" w:color="auto"/>
        <w:bottom w:val="none" w:sz="0" w:space="0" w:color="auto"/>
        <w:right w:val="none" w:sz="0" w:space="0" w:color="auto"/>
      </w:divBdr>
      <w:divsChild>
        <w:div w:id="14384376">
          <w:marLeft w:val="0"/>
          <w:marRight w:val="0"/>
          <w:marTop w:val="0"/>
          <w:marBottom w:val="0"/>
          <w:divBdr>
            <w:top w:val="none" w:sz="0" w:space="0" w:color="auto"/>
            <w:left w:val="none" w:sz="0" w:space="0" w:color="auto"/>
            <w:bottom w:val="none" w:sz="0" w:space="0" w:color="auto"/>
            <w:right w:val="none" w:sz="0" w:space="0" w:color="auto"/>
          </w:divBdr>
        </w:div>
        <w:div w:id="46491690">
          <w:marLeft w:val="0"/>
          <w:marRight w:val="0"/>
          <w:marTop w:val="0"/>
          <w:marBottom w:val="0"/>
          <w:divBdr>
            <w:top w:val="none" w:sz="0" w:space="0" w:color="auto"/>
            <w:left w:val="none" w:sz="0" w:space="0" w:color="auto"/>
            <w:bottom w:val="none" w:sz="0" w:space="0" w:color="auto"/>
            <w:right w:val="none" w:sz="0" w:space="0" w:color="auto"/>
          </w:divBdr>
        </w:div>
        <w:div w:id="96367000">
          <w:marLeft w:val="0"/>
          <w:marRight w:val="0"/>
          <w:marTop w:val="0"/>
          <w:marBottom w:val="0"/>
          <w:divBdr>
            <w:top w:val="none" w:sz="0" w:space="0" w:color="auto"/>
            <w:left w:val="none" w:sz="0" w:space="0" w:color="auto"/>
            <w:bottom w:val="none" w:sz="0" w:space="0" w:color="auto"/>
            <w:right w:val="none" w:sz="0" w:space="0" w:color="auto"/>
          </w:divBdr>
        </w:div>
        <w:div w:id="121466492">
          <w:marLeft w:val="0"/>
          <w:marRight w:val="0"/>
          <w:marTop w:val="0"/>
          <w:marBottom w:val="0"/>
          <w:divBdr>
            <w:top w:val="none" w:sz="0" w:space="0" w:color="auto"/>
            <w:left w:val="none" w:sz="0" w:space="0" w:color="auto"/>
            <w:bottom w:val="none" w:sz="0" w:space="0" w:color="auto"/>
            <w:right w:val="none" w:sz="0" w:space="0" w:color="auto"/>
          </w:divBdr>
        </w:div>
        <w:div w:id="127095416">
          <w:marLeft w:val="0"/>
          <w:marRight w:val="0"/>
          <w:marTop w:val="0"/>
          <w:marBottom w:val="0"/>
          <w:divBdr>
            <w:top w:val="none" w:sz="0" w:space="0" w:color="auto"/>
            <w:left w:val="none" w:sz="0" w:space="0" w:color="auto"/>
            <w:bottom w:val="none" w:sz="0" w:space="0" w:color="auto"/>
            <w:right w:val="none" w:sz="0" w:space="0" w:color="auto"/>
          </w:divBdr>
        </w:div>
        <w:div w:id="131024551">
          <w:marLeft w:val="0"/>
          <w:marRight w:val="0"/>
          <w:marTop w:val="0"/>
          <w:marBottom w:val="0"/>
          <w:divBdr>
            <w:top w:val="none" w:sz="0" w:space="0" w:color="auto"/>
            <w:left w:val="none" w:sz="0" w:space="0" w:color="auto"/>
            <w:bottom w:val="none" w:sz="0" w:space="0" w:color="auto"/>
            <w:right w:val="none" w:sz="0" w:space="0" w:color="auto"/>
          </w:divBdr>
        </w:div>
        <w:div w:id="151336973">
          <w:marLeft w:val="0"/>
          <w:marRight w:val="0"/>
          <w:marTop w:val="0"/>
          <w:marBottom w:val="0"/>
          <w:divBdr>
            <w:top w:val="none" w:sz="0" w:space="0" w:color="auto"/>
            <w:left w:val="none" w:sz="0" w:space="0" w:color="auto"/>
            <w:bottom w:val="none" w:sz="0" w:space="0" w:color="auto"/>
            <w:right w:val="none" w:sz="0" w:space="0" w:color="auto"/>
          </w:divBdr>
        </w:div>
        <w:div w:id="160656195">
          <w:marLeft w:val="0"/>
          <w:marRight w:val="0"/>
          <w:marTop w:val="0"/>
          <w:marBottom w:val="0"/>
          <w:divBdr>
            <w:top w:val="none" w:sz="0" w:space="0" w:color="auto"/>
            <w:left w:val="none" w:sz="0" w:space="0" w:color="auto"/>
            <w:bottom w:val="none" w:sz="0" w:space="0" w:color="auto"/>
            <w:right w:val="none" w:sz="0" w:space="0" w:color="auto"/>
          </w:divBdr>
        </w:div>
        <w:div w:id="162863820">
          <w:marLeft w:val="0"/>
          <w:marRight w:val="0"/>
          <w:marTop w:val="0"/>
          <w:marBottom w:val="0"/>
          <w:divBdr>
            <w:top w:val="none" w:sz="0" w:space="0" w:color="auto"/>
            <w:left w:val="none" w:sz="0" w:space="0" w:color="auto"/>
            <w:bottom w:val="none" w:sz="0" w:space="0" w:color="auto"/>
            <w:right w:val="none" w:sz="0" w:space="0" w:color="auto"/>
          </w:divBdr>
        </w:div>
        <w:div w:id="163129665">
          <w:marLeft w:val="0"/>
          <w:marRight w:val="0"/>
          <w:marTop w:val="0"/>
          <w:marBottom w:val="0"/>
          <w:divBdr>
            <w:top w:val="none" w:sz="0" w:space="0" w:color="auto"/>
            <w:left w:val="none" w:sz="0" w:space="0" w:color="auto"/>
            <w:bottom w:val="none" w:sz="0" w:space="0" w:color="auto"/>
            <w:right w:val="none" w:sz="0" w:space="0" w:color="auto"/>
          </w:divBdr>
        </w:div>
        <w:div w:id="169684921">
          <w:marLeft w:val="0"/>
          <w:marRight w:val="0"/>
          <w:marTop w:val="0"/>
          <w:marBottom w:val="0"/>
          <w:divBdr>
            <w:top w:val="none" w:sz="0" w:space="0" w:color="auto"/>
            <w:left w:val="none" w:sz="0" w:space="0" w:color="auto"/>
            <w:bottom w:val="none" w:sz="0" w:space="0" w:color="auto"/>
            <w:right w:val="none" w:sz="0" w:space="0" w:color="auto"/>
          </w:divBdr>
        </w:div>
        <w:div w:id="169833508">
          <w:marLeft w:val="0"/>
          <w:marRight w:val="0"/>
          <w:marTop w:val="0"/>
          <w:marBottom w:val="0"/>
          <w:divBdr>
            <w:top w:val="none" w:sz="0" w:space="0" w:color="auto"/>
            <w:left w:val="none" w:sz="0" w:space="0" w:color="auto"/>
            <w:bottom w:val="none" w:sz="0" w:space="0" w:color="auto"/>
            <w:right w:val="none" w:sz="0" w:space="0" w:color="auto"/>
          </w:divBdr>
        </w:div>
        <w:div w:id="170145367">
          <w:marLeft w:val="0"/>
          <w:marRight w:val="0"/>
          <w:marTop w:val="0"/>
          <w:marBottom w:val="0"/>
          <w:divBdr>
            <w:top w:val="none" w:sz="0" w:space="0" w:color="auto"/>
            <w:left w:val="none" w:sz="0" w:space="0" w:color="auto"/>
            <w:bottom w:val="none" w:sz="0" w:space="0" w:color="auto"/>
            <w:right w:val="none" w:sz="0" w:space="0" w:color="auto"/>
          </w:divBdr>
        </w:div>
        <w:div w:id="178394749">
          <w:marLeft w:val="0"/>
          <w:marRight w:val="0"/>
          <w:marTop w:val="0"/>
          <w:marBottom w:val="0"/>
          <w:divBdr>
            <w:top w:val="none" w:sz="0" w:space="0" w:color="auto"/>
            <w:left w:val="none" w:sz="0" w:space="0" w:color="auto"/>
            <w:bottom w:val="none" w:sz="0" w:space="0" w:color="auto"/>
            <w:right w:val="none" w:sz="0" w:space="0" w:color="auto"/>
          </w:divBdr>
        </w:div>
        <w:div w:id="185874584">
          <w:marLeft w:val="0"/>
          <w:marRight w:val="0"/>
          <w:marTop w:val="0"/>
          <w:marBottom w:val="0"/>
          <w:divBdr>
            <w:top w:val="none" w:sz="0" w:space="0" w:color="auto"/>
            <w:left w:val="none" w:sz="0" w:space="0" w:color="auto"/>
            <w:bottom w:val="none" w:sz="0" w:space="0" w:color="auto"/>
            <w:right w:val="none" w:sz="0" w:space="0" w:color="auto"/>
          </w:divBdr>
        </w:div>
        <w:div w:id="220410475">
          <w:marLeft w:val="0"/>
          <w:marRight w:val="0"/>
          <w:marTop w:val="0"/>
          <w:marBottom w:val="0"/>
          <w:divBdr>
            <w:top w:val="none" w:sz="0" w:space="0" w:color="auto"/>
            <w:left w:val="none" w:sz="0" w:space="0" w:color="auto"/>
            <w:bottom w:val="none" w:sz="0" w:space="0" w:color="auto"/>
            <w:right w:val="none" w:sz="0" w:space="0" w:color="auto"/>
          </w:divBdr>
        </w:div>
        <w:div w:id="231159190">
          <w:marLeft w:val="0"/>
          <w:marRight w:val="0"/>
          <w:marTop w:val="0"/>
          <w:marBottom w:val="0"/>
          <w:divBdr>
            <w:top w:val="none" w:sz="0" w:space="0" w:color="auto"/>
            <w:left w:val="none" w:sz="0" w:space="0" w:color="auto"/>
            <w:bottom w:val="none" w:sz="0" w:space="0" w:color="auto"/>
            <w:right w:val="none" w:sz="0" w:space="0" w:color="auto"/>
          </w:divBdr>
        </w:div>
        <w:div w:id="248123935">
          <w:marLeft w:val="0"/>
          <w:marRight w:val="0"/>
          <w:marTop w:val="0"/>
          <w:marBottom w:val="0"/>
          <w:divBdr>
            <w:top w:val="none" w:sz="0" w:space="0" w:color="auto"/>
            <w:left w:val="none" w:sz="0" w:space="0" w:color="auto"/>
            <w:bottom w:val="none" w:sz="0" w:space="0" w:color="auto"/>
            <w:right w:val="none" w:sz="0" w:space="0" w:color="auto"/>
          </w:divBdr>
        </w:div>
        <w:div w:id="253363948">
          <w:marLeft w:val="0"/>
          <w:marRight w:val="0"/>
          <w:marTop w:val="0"/>
          <w:marBottom w:val="0"/>
          <w:divBdr>
            <w:top w:val="none" w:sz="0" w:space="0" w:color="auto"/>
            <w:left w:val="none" w:sz="0" w:space="0" w:color="auto"/>
            <w:bottom w:val="none" w:sz="0" w:space="0" w:color="auto"/>
            <w:right w:val="none" w:sz="0" w:space="0" w:color="auto"/>
          </w:divBdr>
        </w:div>
        <w:div w:id="329988475">
          <w:marLeft w:val="0"/>
          <w:marRight w:val="0"/>
          <w:marTop w:val="0"/>
          <w:marBottom w:val="0"/>
          <w:divBdr>
            <w:top w:val="none" w:sz="0" w:space="0" w:color="auto"/>
            <w:left w:val="none" w:sz="0" w:space="0" w:color="auto"/>
            <w:bottom w:val="none" w:sz="0" w:space="0" w:color="auto"/>
            <w:right w:val="none" w:sz="0" w:space="0" w:color="auto"/>
          </w:divBdr>
        </w:div>
        <w:div w:id="369259361">
          <w:marLeft w:val="0"/>
          <w:marRight w:val="0"/>
          <w:marTop w:val="0"/>
          <w:marBottom w:val="0"/>
          <w:divBdr>
            <w:top w:val="none" w:sz="0" w:space="0" w:color="auto"/>
            <w:left w:val="none" w:sz="0" w:space="0" w:color="auto"/>
            <w:bottom w:val="none" w:sz="0" w:space="0" w:color="auto"/>
            <w:right w:val="none" w:sz="0" w:space="0" w:color="auto"/>
          </w:divBdr>
        </w:div>
        <w:div w:id="379673721">
          <w:marLeft w:val="0"/>
          <w:marRight w:val="0"/>
          <w:marTop w:val="0"/>
          <w:marBottom w:val="0"/>
          <w:divBdr>
            <w:top w:val="none" w:sz="0" w:space="0" w:color="auto"/>
            <w:left w:val="none" w:sz="0" w:space="0" w:color="auto"/>
            <w:bottom w:val="none" w:sz="0" w:space="0" w:color="auto"/>
            <w:right w:val="none" w:sz="0" w:space="0" w:color="auto"/>
          </w:divBdr>
        </w:div>
        <w:div w:id="423571997">
          <w:marLeft w:val="0"/>
          <w:marRight w:val="0"/>
          <w:marTop w:val="0"/>
          <w:marBottom w:val="0"/>
          <w:divBdr>
            <w:top w:val="none" w:sz="0" w:space="0" w:color="auto"/>
            <w:left w:val="none" w:sz="0" w:space="0" w:color="auto"/>
            <w:bottom w:val="none" w:sz="0" w:space="0" w:color="auto"/>
            <w:right w:val="none" w:sz="0" w:space="0" w:color="auto"/>
          </w:divBdr>
        </w:div>
        <w:div w:id="444808673">
          <w:marLeft w:val="0"/>
          <w:marRight w:val="0"/>
          <w:marTop w:val="0"/>
          <w:marBottom w:val="0"/>
          <w:divBdr>
            <w:top w:val="none" w:sz="0" w:space="0" w:color="auto"/>
            <w:left w:val="none" w:sz="0" w:space="0" w:color="auto"/>
            <w:bottom w:val="none" w:sz="0" w:space="0" w:color="auto"/>
            <w:right w:val="none" w:sz="0" w:space="0" w:color="auto"/>
          </w:divBdr>
        </w:div>
        <w:div w:id="465321327">
          <w:marLeft w:val="0"/>
          <w:marRight w:val="0"/>
          <w:marTop w:val="0"/>
          <w:marBottom w:val="0"/>
          <w:divBdr>
            <w:top w:val="none" w:sz="0" w:space="0" w:color="auto"/>
            <w:left w:val="none" w:sz="0" w:space="0" w:color="auto"/>
            <w:bottom w:val="none" w:sz="0" w:space="0" w:color="auto"/>
            <w:right w:val="none" w:sz="0" w:space="0" w:color="auto"/>
          </w:divBdr>
        </w:div>
        <w:div w:id="476991837">
          <w:marLeft w:val="0"/>
          <w:marRight w:val="0"/>
          <w:marTop w:val="0"/>
          <w:marBottom w:val="0"/>
          <w:divBdr>
            <w:top w:val="none" w:sz="0" w:space="0" w:color="auto"/>
            <w:left w:val="none" w:sz="0" w:space="0" w:color="auto"/>
            <w:bottom w:val="none" w:sz="0" w:space="0" w:color="auto"/>
            <w:right w:val="none" w:sz="0" w:space="0" w:color="auto"/>
          </w:divBdr>
        </w:div>
        <w:div w:id="501507991">
          <w:marLeft w:val="0"/>
          <w:marRight w:val="0"/>
          <w:marTop w:val="0"/>
          <w:marBottom w:val="0"/>
          <w:divBdr>
            <w:top w:val="none" w:sz="0" w:space="0" w:color="auto"/>
            <w:left w:val="none" w:sz="0" w:space="0" w:color="auto"/>
            <w:bottom w:val="none" w:sz="0" w:space="0" w:color="auto"/>
            <w:right w:val="none" w:sz="0" w:space="0" w:color="auto"/>
          </w:divBdr>
        </w:div>
        <w:div w:id="510921879">
          <w:marLeft w:val="0"/>
          <w:marRight w:val="0"/>
          <w:marTop w:val="0"/>
          <w:marBottom w:val="0"/>
          <w:divBdr>
            <w:top w:val="none" w:sz="0" w:space="0" w:color="auto"/>
            <w:left w:val="none" w:sz="0" w:space="0" w:color="auto"/>
            <w:bottom w:val="none" w:sz="0" w:space="0" w:color="auto"/>
            <w:right w:val="none" w:sz="0" w:space="0" w:color="auto"/>
          </w:divBdr>
        </w:div>
        <w:div w:id="515921429">
          <w:marLeft w:val="0"/>
          <w:marRight w:val="0"/>
          <w:marTop w:val="0"/>
          <w:marBottom w:val="0"/>
          <w:divBdr>
            <w:top w:val="none" w:sz="0" w:space="0" w:color="auto"/>
            <w:left w:val="none" w:sz="0" w:space="0" w:color="auto"/>
            <w:bottom w:val="none" w:sz="0" w:space="0" w:color="auto"/>
            <w:right w:val="none" w:sz="0" w:space="0" w:color="auto"/>
          </w:divBdr>
        </w:div>
        <w:div w:id="533232094">
          <w:marLeft w:val="0"/>
          <w:marRight w:val="0"/>
          <w:marTop w:val="0"/>
          <w:marBottom w:val="0"/>
          <w:divBdr>
            <w:top w:val="none" w:sz="0" w:space="0" w:color="auto"/>
            <w:left w:val="none" w:sz="0" w:space="0" w:color="auto"/>
            <w:bottom w:val="none" w:sz="0" w:space="0" w:color="auto"/>
            <w:right w:val="none" w:sz="0" w:space="0" w:color="auto"/>
          </w:divBdr>
        </w:div>
        <w:div w:id="574242731">
          <w:marLeft w:val="0"/>
          <w:marRight w:val="0"/>
          <w:marTop w:val="0"/>
          <w:marBottom w:val="0"/>
          <w:divBdr>
            <w:top w:val="none" w:sz="0" w:space="0" w:color="auto"/>
            <w:left w:val="none" w:sz="0" w:space="0" w:color="auto"/>
            <w:bottom w:val="none" w:sz="0" w:space="0" w:color="auto"/>
            <w:right w:val="none" w:sz="0" w:space="0" w:color="auto"/>
          </w:divBdr>
        </w:div>
        <w:div w:id="578103226">
          <w:marLeft w:val="0"/>
          <w:marRight w:val="0"/>
          <w:marTop w:val="0"/>
          <w:marBottom w:val="0"/>
          <w:divBdr>
            <w:top w:val="none" w:sz="0" w:space="0" w:color="auto"/>
            <w:left w:val="none" w:sz="0" w:space="0" w:color="auto"/>
            <w:bottom w:val="none" w:sz="0" w:space="0" w:color="auto"/>
            <w:right w:val="none" w:sz="0" w:space="0" w:color="auto"/>
          </w:divBdr>
        </w:div>
        <w:div w:id="586574555">
          <w:marLeft w:val="0"/>
          <w:marRight w:val="0"/>
          <w:marTop w:val="0"/>
          <w:marBottom w:val="0"/>
          <w:divBdr>
            <w:top w:val="none" w:sz="0" w:space="0" w:color="auto"/>
            <w:left w:val="none" w:sz="0" w:space="0" w:color="auto"/>
            <w:bottom w:val="none" w:sz="0" w:space="0" w:color="auto"/>
            <w:right w:val="none" w:sz="0" w:space="0" w:color="auto"/>
          </w:divBdr>
        </w:div>
        <w:div w:id="590166725">
          <w:marLeft w:val="0"/>
          <w:marRight w:val="0"/>
          <w:marTop w:val="0"/>
          <w:marBottom w:val="0"/>
          <w:divBdr>
            <w:top w:val="none" w:sz="0" w:space="0" w:color="auto"/>
            <w:left w:val="none" w:sz="0" w:space="0" w:color="auto"/>
            <w:bottom w:val="none" w:sz="0" w:space="0" w:color="auto"/>
            <w:right w:val="none" w:sz="0" w:space="0" w:color="auto"/>
          </w:divBdr>
        </w:div>
        <w:div w:id="599920597">
          <w:marLeft w:val="0"/>
          <w:marRight w:val="0"/>
          <w:marTop w:val="0"/>
          <w:marBottom w:val="0"/>
          <w:divBdr>
            <w:top w:val="none" w:sz="0" w:space="0" w:color="auto"/>
            <w:left w:val="none" w:sz="0" w:space="0" w:color="auto"/>
            <w:bottom w:val="none" w:sz="0" w:space="0" w:color="auto"/>
            <w:right w:val="none" w:sz="0" w:space="0" w:color="auto"/>
          </w:divBdr>
        </w:div>
        <w:div w:id="604726955">
          <w:marLeft w:val="0"/>
          <w:marRight w:val="0"/>
          <w:marTop w:val="0"/>
          <w:marBottom w:val="0"/>
          <w:divBdr>
            <w:top w:val="none" w:sz="0" w:space="0" w:color="auto"/>
            <w:left w:val="none" w:sz="0" w:space="0" w:color="auto"/>
            <w:bottom w:val="none" w:sz="0" w:space="0" w:color="auto"/>
            <w:right w:val="none" w:sz="0" w:space="0" w:color="auto"/>
          </w:divBdr>
        </w:div>
        <w:div w:id="608196114">
          <w:marLeft w:val="0"/>
          <w:marRight w:val="0"/>
          <w:marTop w:val="0"/>
          <w:marBottom w:val="0"/>
          <w:divBdr>
            <w:top w:val="none" w:sz="0" w:space="0" w:color="auto"/>
            <w:left w:val="none" w:sz="0" w:space="0" w:color="auto"/>
            <w:bottom w:val="none" w:sz="0" w:space="0" w:color="auto"/>
            <w:right w:val="none" w:sz="0" w:space="0" w:color="auto"/>
          </w:divBdr>
        </w:div>
        <w:div w:id="609245340">
          <w:marLeft w:val="0"/>
          <w:marRight w:val="0"/>
          <w:marTop w:val="0"/>
          <w:marBottom w:val="0"/>
          <w:divBdr>
            <w:top w:val="none" w:sz="0" w:space="0" w:color="auto"/>
            <w:left w:val="none" w:sz="0" w:space="0" w:color="auto"/>
            <w:bottom w:val="none" w:sz="0" w:space="0" w:color="auto"/>
            <w:right w:val="none" w:sz="0" w:space="0" w:color="auto"/>
          </w:divBdr>
        </w:div>
        <w:div w:id="612326418">
          <w:marLeft w:val="0"/>
          <w:marRight w:val="0"/>
          <w:marTop w:val="0"/>
          <w:marBottom w:val="0"/>
          <w:divBdr>
            <w:top w:val="none" w:sz="0" w:space="0" w:color="auto"/>
            <w:left w:val="none" w:sz="0" w:space="0" w:color="auto"/>
            <w:bottom w:val="none" w:sz="0" w:space="0" w:color="auto"/>
            <w:right w:val="none" w:sz="0" w:space="0" w:color="auto"/>
          </w:divBdr>
        </w:div>
        <w:div w:id="625428559">
          <w:marLeft w:val="0"/>
          <w:marRight w:val="0"/>
          <w:marTop w:val="0"/>
          <w:marBottom w:val="0"/>
          <w:divBdr>
            <w:top w:val="none" w:sz="0" w:space="0" w:color="auto"/>
            <w:left w:val="none" w:sz="0" w:space="0" w:color="auto"/>
            <w:bottom w:val="none" w:sz="0" w:space="0" w:color="auto"/>
            <w:right w:val="none" w:sz="0" w:space="0" w:color="auto"/>
          </w:divBdr>
        </w:div>
        <w:div w:id="640841270">
          <w:marLeft w:val="0"/>
          <w:marRight w:val="0"/>
          <w:marTop w:val="0"/>
          <w:marBottom w:val="0"/>
          <w:divBdr>
            <w:top w:val="none" w:sz="0" w:space="0" w:color="auto"/>
            <w:left w:val="none" w:sz="0" w:space="0" w:color="auto"/>
            <w:bottom w:val="none" w:sz="0" w:space="0" w:color="auto"/>
            <w:right w:val="none" w:sz="0" w:space="0" w:color="auto"/>
          </w:divBdr>
        </w:div>
        <w:div w:id="641429164">
          <w:marLeft w:val="0"/>
          <w:marRight w:val="0"/>
          <w:marTop w:val="0"/>
          <w:marBottom w:val="0"/>
          <w:divBdr>
            <w:top w:val="none" w:sz="0" w:space="0" w:color="auto"/>
            <w:left w:val="none" w:sz="0" w:space="0" w:color="auto"/>
            <w:bottom w:val="none" w:sz="0" w:space="0" w:color="auto"/>
            <w:right w:val="none" w:sz="0" w:space="0" w:color="auto"/>
          </w:divBdr>
        </w:div>
        <w:div w:id="652174552">
          <w:marLeft w:val="0"/>
          <w:marRight w:val="0"/>
          <w:marTop w:val="0"/>
          <w:marBottom w:val="0"/>
          <w:divBdr>
            <w:top w:val="none" w:sz="0" w:space="0" w:color="auto"/>
            <w:left w:val="none" w:sz="0" w:space="0" w:color="auto"/>
            <w:bottom w:val="none" w:sz="0" w:space="0" w:color="auto"/>
            <w:right w:val="none" w:sz="0" w:space="0" w:color="auto"/>
          </w:divBdr>
        </w:div>
        <w:div w:id="653342510">
          <w:marLeft w:val="0"/>
          <w:marRight w:val="0"/>
          <w:marTop w:val="0"/>
          <w:marBottom w:val="0"/>
          <w:divBdr>
            <w:top w:val="none" w:sz="0" w:space="0" w:color="auto"/>
            <w:left w:val="none" w:sz="0" w:space="0" w:color="auto"/>
            <w:bottom w:val="none" w:sz="0" w:space="0" w:color="auto"/>
            <w:right w:val="none" w:sz="0" w:space="0" w:color="auto"/>
          </w:divBdr>
        </w:div>
        <w:div w:id="667831194">
          <w:marLeft w:val="0"/>
          <w:marRight w:val="0"/>
          <w:marTop w:val="0"/>
          <w:marBottom w:val="0"/>
          <w:divBdr>
            <w:top w:val="none" w:sz="0" w:space="0" w:color="auto"/>
            <w:left w:val="none" w:sz="0" w:space="0" w:color="auto"/>
            <w:bottom w:val="none" w:sz="0" w:space="0" w:color="auto"/>
            <w:right w:val="none" w:sz="0" w:space="0" w:color="auto"/>
          </w:divBdr>
        </w:div>
        <w:div w:id="681124463">
          <w:marLeft w:val="0"/>
          <w:marRight w:val="0"/>
          <w:marTop w:val="0"/>
          <w:marBottom w:val="0"/>
          <w:divBdr>
            <w:top w:val="none" w:sz="0" w:space="0" w:color="auto"/>
            <w:left w:val="none" w:sz="0" w:space="0" w:color="auto"/>
            <w:bottom w:val="none" w:sz="0" w:space="0" w:color="auto"/>
            <w:right w:val="none" w:sz="0" w:space="0" w:color="auto"/>
          </w:divBdr>
        </w:div>
        <w:div w:id="690036329">
          <w:marLeft w:val="0"/>
          <w:marRight w:val="0"/>
          <w:marTop w:val="0"/>
          <w:marBottom w:val="0"/>
          <w:divBdr>
            <w:top w:val="none" w:sz="0" w:space="0" w:color="auto"/>
            <w:left w:val="none" w:sz="0" w:space="0" w:color="auto"/>
            <w:bottom w:val="none" w:sz="0" w:space="0" w:color="auto"/>
            <w:right w:val="none" w:sz="0" w:space="0" w:color="auto"/>
          </w:divBdr>
        </w:div>
        <w:div w:id="695548355">
          <w:marLeft w:val="0"/>
          <w:marRight w:val="0"/>
          <w:marTop w:val="0"/>
          <w:marBottom w:val="0"/>
          <w:divBdr>
            <w:top w:val="none" w:sz="0" w:space="0" w:color="auto"/>
            <w:left w:val="none" w:sz="0" w:space="0" w:color="auto"/>
            <w:bottom w:val="none" w:sz="0" w:space="0" w:color="auto"/>
            <w:right w:val="none" w:sz="0" w:space="0" w:color="auto"/>
          </w:divBdr>
        </w:div>
        <w:div w:id="703097035">
          <w:marLeft w:val="0"/>
          <w:marRight w:val="0"/>
          <w:marTop w:val="0"/>
          <w:marBottom w:val="0"/>
          <w:divBdr>
            <w:top w:val="none" w:sz="0" w:space="0" w:color="auto"/>
            <w:left w:val="none" w:sz="0" w:space="0" w:color="auto"/>
            <w:bottom w:val="none" w:sz="0" w:space="0" w:color="auto"/>
            <w:right w:val="none" w:sz="0" w:space="0" w:color="auto"/>
          </w:divBdr>
        </w:div>
        <w:div w:id="811024351">
          <w:marLeft w:val="0"/>
          <w:marRight w:val="0"/>
          <w:marTop w:val="0"/>
          <w:marBottom w:val="0"/>
          <w:divBdr>
            <w:top w:val="none" w:sz="0" w:space="0" w:color="auto"/>
            <w:left w:val="none" w:sz="0" w:space="0" w:color="auto"/>
            <w:bottom w:val="none" w:sz="0" w:space="0" w:color="auto"/>
            <w:right w:val="none" w:sz="0" w:space="0" w:color="auto"/>
          </w:divBdr>
        </w:div>
        <w:div w:id="811561600">
          <w:marLeft w:val="0"/>
          <w:marRight w:val="0"/>
          <w:marTop w:val="0"/>
          <w:marBottom w:val="0"/>
          <w:divBdr>
            <w:top w:val="none" w:sz="0" w:space="0" w:color="auto"/>
            <w:left w:val="none" w:sz="0" w:space="0" w:color="auto"/>
            <w:bottom w:val="none" w:sz="0" w:space="0" w:color="auto"/>
            <w:right w:val="none" w:sz="0" w:space="0" w:color="auto"/>
          </w:divBdr>
        </w:div>
        <w:div w:id="815537905">
          <w:marLeft w:val="0"/>
          <w:marRight w:val="0"/>
          <w:marTop w:val="0"/>
          <w:marBottom w:val="0"/>
          <w:divBdr>
            <w:top w:val="none" w:sz="0" w:space="0" w:color="auto"/>
            <w:left w:val="none" w:sz="0" w:space="0" w:color="auto"/>
            <w:bottom w:val="none" w:sz="0" w:space="0" w:color="auto"/>
            <w:right w:val="none" w:sz="0" w:space="0" w:color="auto"/>
          </w:divBdr>
        </w:div>
        <w:div w:id="824396442">
          <w:marLeft w:val="0"/>
          <w:marRight w:val="0"/>
          <w:marTop w:val="0"/>
          <w:marBottom w:val="0"/>
          <w:divBdr>
            <w:top w:val="none" w:sz="0" w:space="0" w:color="auto"/>
            <w:left w:val="none" w:sz="0" w:space="0" w:color="auto"/>
            <w:bottom w:val="none" w:sz="0" w:space="0" w:color="auto"/>
            <w:right w:val="none" w:sz="0" w:space="0" w:color="auto"/>
          </w:divBdr>
        </w:div>
        <w:div w:id="862014954">
          <w:marLeft w:val="0"/>
          <w:marRight w:val="0"/>
          <w:marTop w:val="0"/>
          <w:marBottom w:val="0"/>
          <w:divBdr>
            <w:top w:val="none" w:sz="0" w:space="0" w:color="auto"/>
            <w:left w:val="none" w:sz="0" w:space="0" w:color="auto"/>
            <w:bottom w:val="none" w:sz="0" w:space="0" w:color="auto"/>
            <w:right w:val="none" w:sz="0" w:space="0" w:color="auto"/>
          </w:divBdr>
        </w:div>
        <w:div w:id="886722400">
          <w:marLeft w:val="0"/>
          <w:marRight w:val="0"/>
          <w:marTop w:val="0"/>
          <w:marBottom w:val="0"/>
          <w:divBdr>
            <w:top w:val="none" w:sz="0" w:space="0" w:color="auto"/>
            <w:left w:val="none" w:sz="0" w:space="0" w:color="auto"/>
            <w:bottom w:val="none" w:sz="0" w:space="0" w:color="auto"/>
            <w:right w:val="none" w:sz="0" w:space="0" w:color="auto"/>
          </w:divBdr>
        </w:div>
        <w:div w:id="956373437">
          <w:marLeft w:val="0"/>
          <w:marRight w:val="0"/>
          <w:marTop w:val="0"/>
          <w:marBottom w:val="0"/>
          <w:divBdr>
            <w:top w:val="none" w:sz="0" w:space="0" w:color="auto"/>
            <w:left w:val="none" w:sz="0" w:space="0" w:color="auto"/>
            <w:bottom w:val="none" w:sz="0" w:space="0" w:color="auto"/>
            <w:right w:val="none" w:sz="0" w:space="0" w:color="auto"/>
          </w:divBdr>
        </w:div>
        <w:div w:id="979116117">
          <w:marLeft w:val="0"/>
          <w:marRight w:val="0"/>
          <w:marTop w:val="0"/>
          <w:marBottom w:val="0"/>
          <w:divBdr>
            <w:top w:val="none" w:sz="0" w:space="0" w:color="auto"/>
            <w:left w:val="none" w:sz="0" w:space="0" w:color="auto"/>
            <w:bottom w:val="none" w:sz="0" w:space="0" w:color="auto"/>
            <w:right w:val="none" w:sz="0" w:space="0" w:color="auto"/>
          </w:divBdr>
        </w:div>
        <w:div w:id="981614651">
          <w:marLeft w:val="0"/>
          <w:marRight w:val="0"/>
          <w:marTop w:val="0"/>
          <w:marBottom w:val="0"/>
          <w:divBdr>
            <w:top w:val="none" w:sz="0" w:space="0" w:color="auto"/>
            <w:left w:val="none" w:sz="0" w:space="0" w:color="auto"/>
            <w:bottom w:val="none" w:sz="0" w:space="0" w:color="auto"/>
            <w:right w:val="none" w:sz="0" w:space="0" w:color="auto"/>
          </w:divBdr>
        </w:div>
        <w:div w:id="993873436">
          <w:marLeft w:val="0"/>
          <w:marRight w:val="0"/>
          <w:marTop w:val="0"/>
          <w:marBottom w:val="0"/>
          <w:divBdr>
            <w:top w:val="none" w:sz="0" w:space="0" w:color="auto"/>
            <w:left w:val="none" w:sz="0" w:space="0" w:color="auto"/>
            <w:bottom w:val="none" w:sz="0" w:space="0" w:color="auto"/>
            <w:right w:val="none" w:sz="0" w:space="0" w:color="auto"/>
          </w:divBdr>
        </w:div>
        <w:div w:id="1010108930">
          <w:marLeft w:val="0"/>
          <w:marRight w:val="0"/>
          <w:marTop w:val="0"/>
          <w:marBottom w:val="0"/>
          <w:divBdr>
            <w:top w:val="none" w:sz="0" w:space="0" w:color="auto"/>
            <w:left w:val="none" w:sz="0" w:space="0" w:color="auto"/>
            <w:bottom w:val="none" w:sz="0" w:space="0" w:color="auto"/>
            <w:right w:val="none" w:sz="0" w:space="0" w:color="auto"/>
          </w:divBdr>
        </w:div>
        <w:div w:id="1011907303">
          <w:marLeft w:val="0"/>
          <w:marRight w:val="0"/>
          <w:marTop w:val="0"/>
          <w:marBottom w:val="0"/>
          <w:divBdr>
            <w:top w:val="none" w:sz="0" w:space="0" w:color="auto"/>
            <w:left w:val="none" w:sz="0" w:space="0" w:color="auto"/>
            <w:bottom w:val="none" w:sz="0" w:space="0" w:color="auto"/>
            <w:right w:val="none" w:sz="0" w:space="0" w:color="auto"/>
          </w:divBdr>
        </w:div>
        <w:div w:id="1014114275">
          <w:marLeft w:val="0"/>
          <w:marRight w:val="0"/>
          <w:marTop w:val="0"/>
          <w:marBottom w:val="0"/>
          <w:divBdr>
            <w:top w:val="none" w:sz="0" w:space="0" w:color="auto"/>
            <w:left w:val="none" w:sz="0" w:space="0" w:color="auto"/>
            <w:bottom w:val="none" w:sz="0" w:space="0" w:color="auto"/>
            <w:right w:val="none" w:sz="0" w:space="0" w:color="auto"/>
          </w:divBdr>
        </w:div>
        <w:div w:id="1047099734">
          <w:marLeft w:val="0"/>
          <w:marRight w:val="0"/>
          <w:marTop w:val="0"/>
          <w:marBottom w:val="0"/>
          <w:divBdr>
            <w:top w:val="none" w:sz="0" w:space="0" w:color="auto"/>
            <w:left w:val="none" w:sz="0" w:space="0" w:color="auto"/>
            <w:bottom w:val="none" w:sz="0" w:space="0" w:color="auto"/>
            <w:right w:val="none" w:sz="0" w:space="0" w:color="auto"/>
          </w:divBdr>
        </w:div>
        <w:div w:id="1047948731">
          <w:marLeft w:val="0"/>
          <w:marRight w:val="0"/>
          <w:marTop w:val="0"/>
          <w:marBottom w:val="0"/>
          <w:divBdr>
            <w:top w:val="none" w:sz="0" w:space="0" w:color="auto"/>
            <w:left w:val="none" w:sz="0" w:space="0" w:color="auto"/>
            <w:bottom w:val="none" w:sz="0" w:space="0" w:color="auto"/>
            <w:right w:val="none" w:sz="0" w:space="0" w:color="auto"/>
          </w:divBdr>
        </w:div>
        <w:div w:id="1049913312">
          <w:marLeft w:val="0"/>
          <w:marRight w:val="0"/>
          <w:marTop w:val="0"/>
          <w:marBottom w:val="0"/>
          <w:divBdr>
            <w:top w:val="none" w:sz="0" w:space="0" w:color="auto"/>
            <w:left w:val="none" w:sz="0" w:space="0" w:color="auto"/>
            <w:bottom w:val="none" w:sz="0" w:space="0" w:color="auto"/>
            <w:right w:val="none" w:sz="0" w:space="0" w:color="auto"/>
          </w:divBdr>
        </w:div>
        <w:div w:id="1092092689">
          <w:marLeft w:val="0"/>
          <w:marRight w:val="0"/>
          <w:marTop w:val="0"/>
          <w:marBottom w:val="0"/>
          <w:divBdr>
            <w:top w:val="none" w:sz="0" w:space="0" w:color="auto"/>
            <w:left w:val="none" w:sz="0" w:space="0" w:color="auto"/>
            <w:bottom w:val="none" w:sz="0" w:space="0" w:color="auto"/>
            <w:right w:val="none" w:sz="0" w:space="0" w:color="auto"/>
          </w:divBdr>
        </w:div>
        <w:div w:id="1110929909">
          <w:marLeft w:val="0"/>
          <w:marRight w:val="0"/>
          <w:marTop w:val="0"/>
          <w:marBottom w:val="0"/>
          <w:divBdr>
            <w:top w:val="none" w:sz="0" w:space="0" w:color="auto"/>
            <w:left w:val="none" w:sz="0" w:space="0" w:color="auto"/>
            <w:bottom w:val="none" w:sz="0" w:space="0" w:color="auto"/>
            <w:right w:val="none" w:sz="0" w:space="0" w:color="auto"/>
          </w:divBdr>
        </w:div>
        <w:div w:id="1116145725">
          <w:marLeft w:val="0"/>
          <w:marRight w:val="0"/>
          <w:marTop w:val="0"/>
          <w:marBottom w:val="0"/>
          <w:divBdr>
            <w:top w:val="none" w:sz="0" w:space="0" w:color="auto"/>
            <w:left w:val="none" w:sz="0" w:space="0" w:color="auto"/>
            <w:bottom w:val="none" w:sz="0" w:space="0" w:color="auto"/>
            <w:right w:val="none" w:sz="0" w:space="0" w:color="auto"/>
          </w:divBdr>
        </w:div>
        <w:div w:id="1139416685">
          <w:marLeft w:val="0"/>
          <w:marRight w:val="0"/>
          <w:marTop w:val="0"/>
          <w:marBottom w:val="0"/>
          <w:divBdr>
            <w:top w:val="none" w:sz="0" w:space="0" w:color="auto"/>
            <w:left w:val="none" w:sz="0" w:space="0" w:color="auto"/>
            <w:bottom w:val="none" w:sz="0" w:space="0" w:color="auto"/>
            <w:right w:val="none" w:sz="0" w:space="0" w:color="auto"/>
          </w:divBdr>
        </w:div>
        <w:div w:id="1151869289">
          <w:marLeft w:val="0"/>
          <w:marRight w:val="0"/>
          <w:marTop w:val="0"/>
          <w:marBottom w:val="0"/>
          <w:divBdr>
            <w:top w:val="none" w:sz="0" w:space="0" w:color="auto"/>
            <w:left w:val="none" w:sz="0" w:space="0" w:color="auto"/>
            <w:bottom w:val="none" w:sz="0" w:space="0" w:color="auto"/>
            <w:right w:val="none" w:sz="0" w:space="0" w:color="auto"/>
          </w:divBdr>
        </w:div>
        <w:div w:id="1154374576">
          <w:marLeft w:val="0"/>
          <w:marRight w:val="0"/>
          <w:marTop w:val="0"/>
          <w:marBottom w:val="0"/>
          <w:divBdr>
            <w:top w:val="none" w:sz="0" w:space="0" w:color="auto"/>
            <w:left w:val="none" w:sz="0" w:space="0" w:color="auto"/>
            <w:bottom w:val="none" w:sz="0" w:space="0" w:color="auto"/>
            <w:right w:val="none" w:sz="0" w:space="0" w:color="auto"/>
          </w:divBdr>
        </w:div>
        <w:div w:id="1185905633">
          <w:marLeft w:val="0"/>
          <w:marRight w:val="0"/>
          <w:marTop w:val="0"/>
          <w:marBottom w:val="0"/>
          <w:divBdr>
            <w:top w:val="none" w:sz="0" w:space="0" w:color="auto"/>
            <w:left w:val="none" w:sz="0" w:space="0" w:color="auto"/>
            <w:bottom w:val="none" w:sz="0" w:space="0" w:color="auto"/>
            <w:right w:val="none" w:sz="0" w:space="0" w:color="auto"/>
          </w:divBdr>
        </w:div>
        <w:div w:id="1207790115">
          <w:marLeft w:val="0"/>
          <w:marRight w:val="0"/>
          <w:marTop w:val="0"/>
          <w:marBottom w:val="0"/>
          <w:divBdr>
            <w:top w:val="none" w:sz="0" w:space="0" w:color="auto"/>
            <w:left w:val="none" w:sz="0" w:space="0" w:color="auto"/>
            <w:bottom w:val="none" w:sz="0" w:space="0" w:color="auto"/>
            <w:right w:val="none" w:sz="0" w:space="0" w:color="auto"/>
          </w:divBdr>
        </w:div>
        <w:div w:id="1210261582">
          <w:marLeft w:val="0"/>
          <w:marRight w:val="0"/>
          <w:marTop w:val="0"/>
          <w:marBottom w:val="0"/>
          <w:divBdr>
            <w:top w:val="none" w:sz="0" w:space="0" w:color="auto"/>
            <w:left w:val="none" w:sz="0" w:space="0" w:color="auto"/>
            <w:bottom w:val="none" w:sz="0" w:space="0" w:color="auto"/>
            <w:right w:val="none" w:sz="0" w:space="0" w:color="auto"/>
          </w:divBdr>
        </w:div>
        <w:div w:id="1215388251">
          <w:marLeft w:val="0"/>
          <w:marRight w:val="0"/>
          <w:marTop w:val="0"/>
          <w:marBottom w:val="0"/>
          <w:divBdr>
            <w:top w:val="none" w:sz="0" w:space="0" w:color="auto"/>
            <w:left w:val="none" w:sz="0" w:space="0" w:color="auto"/>
            <w:bottom w:val="none" w:sz="0" w:space="0" w:color="auto"/>
            <w:right w:val="none" w:sz="0" w:space="0" w:color="auto"/>
          </w:divBdr>
        </w:div>
        <w:div w:id="1215658369">
          <w:marLeft w:val="0"/>
          <w:marRight w:val="0"/>
          <w:marTop w:val="0"/>
          <w:marBottom w:val="0"/>
          <w:divBdr>
            <w:top w:val="none" w:sz="0" w:space="0" w:color="auto"/>
            <w:left w:val="none" w:sz="0" w:space="0" w:color="auto"/>
            <w:bottom w:val="none" w:sz="0" w:space="0" w:color="auto"/>
            <w:right w:val="none" w:sz="0" w:space="0" w:color="auto"/>
          </w:divBdr>
        </w:div>
        <w:div w:id="1215697433">
          <w:marLeft w:val="0"/>
          <w:marRight w:val="0"/>
          <w:marTop w:val="0"/>
          <w:marBottom w:val="0"/>
          <w:divBdr>
            <w:top w:val="none" w:sz="0" w:space="0" w:color="auto"/>
            <w:left w:val="none" w:sz="0" w:space="0" w:color="auto"/>
            <w:bottom w:val="none" w:sz="0" w:space="0" w:color="auto"/>
            <w:right w:val="none" w:sz="0" w:space="0" w:color="auto"/>
          </w:divBdr>
        </w:div>
        <w:div w:id="1242711826">
          <w:marLeft w:val="0"/>
          <w:marRight w:val="0"/>
          <w:marTop w:val="0"/>
          <w:marBottom w:val="0"/>
          <w:divBdr>
            <w:top w:val="none" w:sz="0" w:space="0" w:color="auto"/>
            <w:left w:val="none" w:sz="0" w:space="0" w:color="auto"/>
            <w:bottom w:val="none" w:sz="0" w:space="0" w:color="auto"/>
            <w:right w:val="none" w:sz="0" w:space="0" w:color="auto"/>
          </w:divBdr>
        </w:div>
        <w:div w:id="1249804261">
          <w:marLeft w:val="0"/>
          <w:marRight w:val="0"/>
          <w:marTop w:val="0"/>
          <w:marBottom w:val="0"/>
          <w:divBdr>
            <w:top w:val="none" w:sz="0" w:space="0" w:color="auto"/>
            <w:left w:val="none" w:sz="0" w:space="0" w:color="auto"/>
            <w:bottom w:val="none" w:sz="0" w:space="0" w:color="auto"/>
            <w:right w:val="none" w:sz="0" w:space="0" w:color="auto"/>
          </w:divBdr>
        </w:div>
        <w:div w:id="1271663748">
          <w:marLeft w:val="0"/>
          <w:marRight w:val="0"/>
          <w:marTop w:val="0"/>
          <w:marBottom w:val="0"/>
          <w:divBdr>
            <w:top w:val="none" w:sz="0" w:space="0" w:color="auto"/>
            <w:left w:val="none" w:sz="0" w:space="0" w:color="auto"/>
            <w:bottom w:val="none" w:sz="0" w:space="0" w:color="auto"/>
            <w:right w:val="none" w:sz="0" w:space="0" w:color="auto"/>
          </w:divBdr>
        </w:div>
        <w:div w:id="1333334719">
          <w:marLeft w:val="0"/>
          <w:marRight w:val="0"/>
          <w:marTop w:val="0"/>
          <w:marBottom w:val="0"/>
          <w:divBdr>
            <w:top w:val="none" w:sz="0" w:space="0" w:color="auto"/>
            <w:left w:val="none" w:sz="0" w:space="0" w:color="auto"/>
            <w:bottom w:val="none" w:sz="0" w:space="0" w:color="auto"/>
            <w:right w:val="none" w:sz="0" w:space="0" w:color="auto"/>
          </w:divBdr>
        </w:div>
        <w:div w:id="1362125145">
          <w:marLeft w:val="0"/>
          <w:marRight w:val="0"/>
          <w:marTop w:val="0"/>
          <w:marBottom w:val="0"/>
          <w:divBdr>
            <w:top w:val="none" w:sz="0" w:space="0" w:color="auto"/>
            <w:left w:val="none" w:sz="0" w:space="0" w:color="auto"/>
            <w:bottom w:val="none" w:sz="0" w:space="0" w:color="auto"/>
            <w:right w:val="none" w:sz="0" w:space="0" w:color="auto"/>
          </w:divBdr>
        </w:div>
        <w:div w:id="1375108749">
          <w:marLeft w:val="0"/>
          <w:marRight w:val="0"/>
          <w:marTop w:val="0"/>
          <w:marBottom w:val="0"/>
          <w:divBdr>
            <w:top w:val="none" w:sz="0" w:space="0" w:color="auto"/>
            <w:left w:val="none" w:sz="0" w:space="0" w:color="auto"/>
            <w:bottom w:val="none" w:sz="0" w:space="0" w:color="auto"/>
            <w:right w:val="none" w:sz="0" w:space="0" w:color="auto"/>
          </w:divBdr>
        </w:div>
        <w:div w:id="1379089727">
          <w:marLeft w:val="0"/>
          <w:marRight w:val="0"/>
          <w:marTop w:val="0"/>
          <w:marBottom w:val="0"/>
          <w:divBdr>
            <w:top w:val="none" w:sz="0" w:space="0" w:color="auto"/>
            <w:left w:val="none" w:sz="0" w:space="0" w:color="auto"/>
            <w:bottom w:val="none" w:sz="0" w:space="0" w:color="auto"/>
            <w:right w:val="none" w:sz="0" w:space="0" w:color="auto"/>
          </w:divBdr>
        </w:div>
        <w:div w:id="1394888142">
          <w:marLeft w:val="0"/>
          <w:marRight w:val="0"/>
          <w:marTop w:val="0"/>
          <w:marBottom w:val="0"/>
          <w:divBdr>
            <w:top w:val="none" w:sz="0" w:space="0" w:color="auto"/>
            <w:left w:val="none" w:sz="0" w:space="0" w:color="auto"/>
            <w:bottom w:val="none" w:sz="0" w:space="0" w:color="auto"/>
            <w:right w:val="none" w:sz="0" w:space="0" w:color="auto"/>
          </w:divBdr>
        </w:div>
        <w:div w:id="1405833512">
          <w:marLeft w:val="0"/>
          <w:marRight w:val="0"/>
          <w:marTop w:val="0"/>
          <w:marBottom w:val="0"/>
          <w:divBdr>
            <w:top w:val="none" w:sz="0" w:space="0" w:color="auto"/>
            <w:left w:val="none" w:sz="0" w:space="0" w:color="auto"/>
            <w:bottom w:val="none" w:sz="0" w:space="0" w:color="auto"/>
            <w:right w:val="none" w:sz="0" w:space="0" w:color="auto"/>
          </w:divBdr>
        </w:div>
        <w:div w:id="1429809534">
          <w:marLeft w:val="0"/>
          <w:marRight w:val="0"/>
          <w:marTop w:val="0"/>
          <w:marBottom w:val="0"/>
          <w:divBdr>
            <w:top w:val="none" w:sz="0" w:space="0" w:color="auto"/>
            <w:left w:val="none" w:sz="0" w:space="0" w:color="auto"/>
            <w:bottom w:val="none" w:sz="0" w:space="0" w:color="auto"/>
            <w:right w:val="none" w:sz="0" w:space="0" w:color="auto"/>
          </w:divBdr>
        </w:div>
        <w:div w:id="1459908984">
          <w:marLeft w:val="0"/>
          <w:marRight w:val="0"/>
          <w:marTop w:val="0"/>
          <w:marBottom w:val="0"/>
          <w:divBdr>
            <w:top w:val="none" w:sz="0" w:space="0" w:color="auto"/>
            <w:left w:val="none" w:sz="0" w:space="0" w:color="auto"/>
            <w:bottom w:val="none" w:sz="0" w:space="0" w:color="auto"/>
            <w:right w:val="none" w:sz="0" w:space="0" w:color="auto"/>
          </w:divBdr>
        </w:div>
        <w:div w:id="1485462582">
          <w:marLeft w:val="0"/>
          <w:marRight w:val="0"/>
          <w:marTop w:val="0"/>
          <w:marBottom w:val="0"/>
          <w:divBdr>
            <w:top w:val="none" w:sz="0" w:space="0" w:color="auto"/>
            <w:left w:val="none" w:sz="0" w:space="0" w:color="auto"/>
            <w:bottom w:val="none" w:sz="0" w:space="0" w:color="auto"/>
            <w:right w:val="none" w:sz="0" w:space="0" w:color="auto"/>
          </w:divBdr>
        </w:div>
        <w:div w:id="1511947950">
          <w:marLeft w:val="0"/>
          <w:marRight w:val="0"/>
          <w:marTop w:val="0"/>
          <w:marBottom w:val="0"/>
          <w:divBdr>
            <w:top w:val="none" w:sz="0" w:space="0" w:color="auto"/>
            <w:left w:val="none" w:sz="0" w:space="0" w:color="auto"/>
            <w:bottom w:val="none" w:sz="0" w:space="0" w:color="auto"/>
            <w:right w:val="none" w:sz="0" w:space="0" w:color="auto"/>
          </w:divBdr>
        </w:div>
        <w:div w:id="1532456770">
          <w:marLeft w:val="0"/>
          <w:marRight w:val="0"/>
          <w:marTop w:val="0"/>
          <w:marBottom w:val="0"/>
          <w:divBdr>
            <w:top w:val="none" w:sz="0" w:space="0" w:color="auto"/>
            <w:left w:val="none" w:sz="0" w:space="0" w:color="auto"/>
            <w:bottom w:val="none" w:sz="0" w:space="0" w:color="auto"/>
            <w:right w:val="none" w:sz="0" w:space="0" w:color="auto"/>
          </w:divBdr>
        </w:div>
        <w:div w:id="1546721496">
          <w:marLeft w:val="0"/>
          <w:marRight w:val="0"/>
          <w:marTop w:val="0"/>
          <w:marBottom w:val="0"/>
          <w:divBdr>
            <w:top w:val="none" w:sz="0" w:space="0" w:color="auto"/>
            <w:left w:val="none" w:sz="0" w:space="0" w:color="auto"/>
            <w:bottom w:val="none" w:sz="0" w:space="0" w:color="auto"/>
            <w:right w:val="none" w:sz="0" w:space="0" w:color="auto"/>
          </w:divBdr>
        </w:div>
        <w:div w:id="1557735662">
          <w:marLeft w:val="0"/>
          <w:marRight w:val="0"/>
          <w:marTop w:val="0"/>
          <w:marBottom w:val="0"/>
          <w:divBdr>
            <w:top w:val="none" w:sz="0" w:space="0" w:color="auto"/>
            <w:left w:val="none" w:sz="0" w:space="0" w:color="auto"/>
            <w:bottom w:val="none" w:sz="0" w:space="0" w:color="auto"/>
            <w:right w:val="none" w:sz="0" w:space="0" w:color="auto"/>
          </w:divBdr>
        </w:div>
        <w:div w:id="1561945322">
          <w:marLeft w:val="0"/>
          <w:marRight w:val="0"/>
          <w:marTop w:val="0"/>
          <w:marBottom w:val="0"/>
          <w:divBdr>
            <w:top w:val="none" w:sz="0" w:space="0" w:color="auto"/>
            <w:left w:val="none" w:sz="0" w:space="0" w:color="auto"/>
            <w:bottom w:val="none" w:sz="0" w:space="0" w:color="auto"/>
            <w:right w:val="none" w:sz="0" w:space="0" w:color="auto"/>
          </w:divBdr>
        </w:div>
        <w:div w:id="1567883392">
          <w:marLeft w:val="0"/>
          <w:marRight w:val="0"/>
          <w:marTop w:val="0"/>
          <w:marBottom w:val="0"/>
          <w:divBdr>
            <w:top w:val="none" w:sz="0" w:space="0" w:color="auto"/>
            <w:left w:val="none" w:sz="0" w:space="0" w:color="auto"/>
            <w:bottom w:val="none" w:sz="0" w:space="0" w:color="auto"/>
            <w:right w:val="none" w:sz="0" w:space="0" w:color="auto"/>
          </w:divBdr>
        </w:div>
        <w:div w:id="1599482324">
          <w:marLeft w:val="0"/>
          <w:marRight w:val="0"/>
          <w:marTop w:val="0"/>
          <w:marBottom w:val="0"/>
          <w:divBdr>
            <w:top w:val="none" w:sz="0" w:space="0" w:color="auto"/>
            <w:left w:val="none" w:sz="0" w:space="0" w:color="auto"/>
            <w:bottom w:val="none" w:sz="0" w:space="0" w:color="auto"/>
            <w:right w:val="none" w:sz="0" w:space="0" w:color="auto"/>
          </w:divBdr>
        </w:div>
        <w:div w:id="1674995142">
          <w:marLeft w:val="0"/>
          <w:marRight w:val="0"/>
          <w:marTop w:val="0"/>
          <w:marBottom w:val="0"/>
          <w:divBdr>
            <w:top w:val="none" w:sz="0" w:space="0" w:color="auto"/>
            <w:left w:val="none" w:sz="0" w:space="0" w:color="auto"/>
            <w:bottom w:val="none" w:sz="0" w:space="0" w:color="auto"/>
            <w:right w:val="none" w:sz="0" w:space="0" w:color="auto"/>
          </w:divBdr>
        </w:div>
        <w:div w:id="1681197795">
          <w:marLeft w:val="0"/>
          <w:marRight w:val="0"/>
          <w:marTop w:val="0"/>
          <w:marBottom w:val="0"/>
          <w:divBdr>
            <w:top w:val="none" w:sz="0" w:space="0" w:color="auto"/>
            <w:left w:val="none" w:sz="0" w:space="0" w:color="auto"/>
            <w:bottom w:val="none" w:sz="0" w:space="0" w:color="auto"/>
            <w:right w:val="none" w:sz="0" w:space="0" w:color="auto"/>
          </w:divBdr>
        </w:div>
        <w:div w:id="1694456637">
          <w:marLeft w:val="0"/>
          <w:marRight w:val="0"/>
          <w:marTop w:val="0"/>
          <w:marBottom w:val="0"/>
          <w:divBdr>
            <w:top w:val="none" w:sz="0" w:space="0" w:color="auto"/>
            <w:left w:val="none" w:sz="0" w:space="0" w:color="auto"/>
            <w:bottom w:val="none" w:sz="0" w:space="0" w:color="auto"/>
            <w:right w:val="none" w:sz="0" w:space="0" w:color="auto"/>
          </w:divBdr>
        </w:div>
        <w:div w:id="1751850919">
          <w:marLeft w:val="0"/>
          <w:marRight w:val="0"/>
          <w:marTop w:val="0"/>
          <w:marBottom w:val="0"/>
          <w:divBdr>
            <w:top w:val="none" w:sz="0" w:space="0" w:color="auto"/>
            <w:left w:val="none" w:sz="0" w:space="0" w:color="auto"/>
            <w:bottom w:val="none" w:sz="0" w:space="0" w:color="auto"/>
            <w:right w:val="none" w:sz="0" w:space="0" w:color="auto"/>
          </w:divBdr>
        </w:div>
        <w:div w:id="1786120566">
          <w:marLeft w:val="0"/>
          <w:marRight w:val="0"/>
          <w:marTop w:val="0"/>
          <w:marBottom w:val="0"/>
          <w:divBdr>
            <w:top w:val="none" w:sz="0" w:space="0" w:color="auto"/>
            <w:left w:val="none" w:sz="0" w:space="0" w:color="auto"/>
            <w:bottom w:val="none" w:sz="0" w:space="0" w:color="auto"/>
            <w:right w:val="none" w:sz="0" w:space="0" w:color="auto"/>
          </w:divBdr>
        </w:div>
        <w:div w:id="1798450805">
          <w:marLeft w:val="0"/>
          <w:marRight w:val="0"/>
          <w:marTop w:val="0"/>
          <w:marBottom w:val="0"/>
          <w:divBdr>
            <w:top w:val="none" w:sz="0" w:space="0" w:color="auto"/>
            <w:left w:val="none" w:sz="0" w:space="0" w:color="auto"/>
            <w:bottom w:val="none" w:sz="0" w:space="0" w:color="auto"/>
            <w:right w:val="none" w:sz="0" w:space="0" w:color="auto"/>
          </w:divBdr>
        </w:div>
        <w:div w:id="1802574694">
          <w:marLeft w:val="0"/>
          <w:marRight w:val="0"/>
          <w:marTop w:val="0"/>
          <w:marBottom w:val="0"/>
          <w:divBdr>
            <w:top w:val="none" w:sz="0" w:space="0" w:color="auto"/>
            <w:left w:val="none" w:sz="0" w:space="0" w:color="auto"/>
            <w:bottom w:val="none" w:sz="0" w:space="0" w:color="auto"/>
            <w:right w:val="none" w:sz="0" w:space="0" w:color="auto"/>
          </w:divBdr>
        </w:div>
        <w:div w:id="1821342710">
          <w:marLeft w:val="0"/>
          <w:marRight w:val="0"/>
          <w:marTop w:val="0"/>
          <w:marBottom w:val="0"/>
          <w:divBdr>
            <w:top w:val="none" w:sz="0" w:space="0" w:color="auto"/>
            <w:left w:val="none" w:sz="0" w:space="0" w:color="auto"/>
            <w:bottom w:val="none" w:sz="0" w:space="0" w:color="auto"/>
            <w:right w:val="none" w:sz="0" w:space="0" w:color="auto"/>
          </w:divBdr>
        </w:div>
        <w:div w:id="1856191170">
          <w:marLeft w:val="0"/>
          <w:marRight w:val="0"/>
          <w:marTop w:val="0"/>
          <w:marBottom w:val="0"/>
          <w:divBdr>
            <w:top w:val="none" w:sz="0" w:space="0" w:color="auto"/>
            <w:left w:val="none" w:sz="0" w:space="0" w:color="auto"/>
            <w:bottom w:val="none" w:sz="0" w:space="0" w:color="auto"/>
            <w:right w:val="none" w:sz="0" w:space="0" w:color="auto"/>
          </w:divBdr>
        </w:div>
        <w:div w:id="1874532762">
          <w:marLeft w:val="0"/>
          <w:marRight w:val="0"/>
          <w:marTop w:val="0"/>
          <w:marBottom w:val="0"/>
          <w:divBdr>
            <w:top w:val="none" w:sz="0" w:space="0" w:color="auto"/>
            <w:left w:val="none" w:sz="0" w:space="0" w:color="auto"/>
            <w:bottom w:val="none" w:sz="0" w:space="0" w:color="auto"/>
            <w:right w:val="none" w:sz="0" w:space="0" w:color="auto"/>
          </w:divBdr>
        </w:div>
        <w:div w:id="1877890305">
          <w:marLeft w:val="0"/>
          <w:marRight w:val="0"/>
          <w:marTop w:val="0"/>
          <w:marBottom w:val="0"/>
          <w:divBdr>
            <w:top w:val="none" w:sz="0" w:space="0" w:color="auto"/>
            <w:left w:val="none" w:sz="0" w:space="0" w:color="auto"/>
            <w:bottom w:val="none" w:sz="0" w:space="0" w:color="auto"/>
            <w:right w:val="none" w:sz="0" w:space="0" w:color="auto"/>
          </w:divBdr>
        </w:div>
        <w:div w:id="1926571659">
          <w:marLeft w:val="0"/>
          <w:marRight w:val="0"/>
          <w:marTop w:val="0"/>
          <w:marBottom w:val="0"/>
          <w:divBdr>
            <w:top w:val="none" w:sz="0" w:space="0" w:color="auto"/>
            <w:left w:val="none" w:sz="0" w:space="0" w:color="auto"/>
            <w:bottom w:val="none" w:sz="0" w:space="0" w:color="auto"/>
            <w:right w:val="none" w:sz="0" w:space="0" w:color="auto"/>
          </w:divBdr>
        </w:div>
        <w:div w:id="1930583326">
          <w:marLeft w:val="0"/>
          <w:marRight w:val="0"/>
          <w:marTop w:val="0"/>
          <w:marBottom w:val="0"/>
          <w:divBdr>
            <w:top w:val="none" w:sz="0" w:space="0" w:color="auto"/>
            <w:left w:val="none" w:sz="0" w:space="0" w:color="auto"/>
            <w:bottom w:val="none" w:sz="0" w:space="0" w:color="auto"/>
            <w:right w:val="none" w:sz="0" w:space="0" w:color="auto"/>
          </w:divBdr>
        </w:div>
        <w:div w:id="1946308558">
          <w:marLeft w:val="0"/>
          <w:marRight w:val="0"/>
          <w:marTop w:val="0"/>
          <w:marBottom w:val="0"/>
          <w:divBdr>
            <w:top w:val="none" w:sz="0" w:space="0" w:color="auto"/>
            <w:left w:val="none" w:sz="0" w:space="0" w:color="auto"/>
            <w:bottom w:val="none" w:sz="0" w:space="0" w:color="auto"/>
            <w:right w:val="none" w:sz="0" w:space="0" w:color="auto"/>
          </w:divBdr>
        </w:div>
        <w:div w:id="1954480144">
          <w:marLeft w:val="0"/>
          <w:marRight w:val="0"/>
          <w:marTop w:val="0"/>
          <w:marBottom w:val="0"/>
          <w:divBdr>
            <w:top w:val="none" w:sz="0" w:space="0" w:color="auto"/>
            <w:left w:val="none" w:sz="0" w:space="0" w:color="auto"/>
            <w:bottom w:val="none" w:sz="0" w:space="0" w:color="auto"/>
            <w:right w:val="none" w:sz="0" w:space="0" w:color="auto"/>
          </w:divBdr>
        </w:div>
        <w:div w:id="1975333822">
          <w:marLeft w:val="0"/>
          <w:marRight w:val="0"/>
          <w:marTop w:val="0"/>
          <w:marBottom w:val="0"/>
          <w:divBdr>
            <w:top w:val="none" w:sz="0" w:space="0" w:color="auto"/>
            <w:left w:val="none" w:sz="0" w:space="0" w:color="auto"/>
            <w:bottom w:val="none" w:sz="0" w:space="0" w:color="auto"/>
            <w:right w:val="none" w:sz="0" w:space="0" w:color="auto"/>
          </w:divBdr>
        </w:div>
        <w:div w:id="2011835163">
          <w:marLeft w:val="0"/>
          <w:marRight w:val="0"/>
          <w:marTop w:val="0"/>
          <w:marBottom w:val="0"/>
          <w:divBdr>
            <w:top w:val="none" w:sz="0" w:space="0" w:color="auto"/>
            <w:left w:val="none" w:sz="0" w:space="0" w:color="auto"/>
            <w:bottom w:val="none" w:sz="0" w:space="0" w:color="auto"/>
            <w:right w:val="none" w:sz="0" w:space="0" w:color="auto"/>
          </w:divBdr>
        </w:div>
        <w:div w:id="2026322202">
          <w:marLeft w:val="0"/>
          <w:marRight w:val="0"/>
          <w:marTop w:val="0"/>
          <w:marBottom w:val="0"/>
          <w:divBdr>
            <w:top w:val="none" w:sz="0" w:space="0" w:color="auto"/>
            <w:left w:val="none" w:sz="0" w:space="0" w:color="auto"/>
            <w:bottom w:val="none" w:sz="0" w:space="0" w:color="auto"/>
            <w:right w:val="none" w:sz="0" w:space="0" w:color="auto"/>
          </w:divBdr>
        </w:div>
        <w:div w:id="2043019368">
          <w:marLeft w:val="0"/>
          <w:marRight w:val="0"/>
          <w:marTop w:val="0"/>
          <w:marBottom w:val="0"/>
          <w:divBdr>
            <w:top w:val="none" w:sz="0" w:space="0" w:color="auto"/>
            <w:left w:val="none" w:sz="0" w:space="0" w:color="auto"/>
            <w:bottom w:val="none" w:sz="0" w:space="0" w:color="auto"/>
            <w:right w:val="none" w:sz="0" w:space="0" w:color="auto"/>
          </w:divBdr>
        </w:div>
        <w:div w:id="2052068893">
          <w:marLeft w:val="0"/>
          <w:marRight w:val="0"/>
          <w:marTop w:val="0"/>
          <w:marBottom w:val="0"/>
          <w:divBdr>
            <w:top w:val="none" w:sz="0" w:space="0" w:color="auto"/>
            <w:left w:val="none" w:sz="0" w:space="0" w:color="auto"/>
            <w:bottom w:val="none" w:sz="0" w:space="0" w:color="auto"/>
            <w:right w:val="none" w:sz="0" w:space="0" w:color="auto"/>
          </w:divBdr>
        </w:div>
        <w:div w:id="2090272840">
          <w:marLeft w:val="0"/>
          <w:marRight w:val="0"/>
          <w:marTop w:val="0"/>
          <w:marBottom w:val="0"/>
          <w:divBdr>
            <w:top w:val="none" w:sz="0" w:space="0" w:color="auto"/>
            <w:left w:val="none" w:sz="0" w:space="0" w:color="auto"/>
            <w:bottom w:val="none" w:sz="0" w:space="0" w:color="auto"/>
            <w:right w:val="none" w:sz="0" w:space="0" w:color="auto"/>
          </w:divBdr>
        </w:div>
        <w:div w:id="2100364035">
          <w:marLeft w:val="0"/>
          <w:marRight w:val="0"/>
          <w:marTop w:val="0"/>
          <w:marBottom w:val="0"/>
          <w:divBdr>
            <w:top w:val="none" w:sz="0" w:space="0" w:color="auto"/>
            <w:left w:val="none" w:sz="0" w:space="0" w:color="auto"/>
            <w:bottom w:val="none" w:sz="0" w:space="0" w:color="auto"/>
            <w:right w:val="none" w:sz="0" w:space="0" w:color="auto"/>
          </w:divBdr>
        </w:div>
        <w:div w:id="2101944107">
          <w:marLeft w:val="0"/>
          <w:marRight w:val="0"/>
          <w:marTop w:val="0"/>
          <w:marBottom w:val="0"/>
          <w:divBdr>
            <w:top w:val="none" w:sz="0" w:space="0" w:color="auto"/>
            <w:left w:val="none" w:sz="0" w:space="0" w:color="auto"/>
            <w:bottom w:val="none" w:sz="0" w:space="0" w:color="auto"/>
            <w:right w:val="none" w:sz="0" w:space="0" w:color="auto"/>
          </w:divBdr>
        </w:div>
        <w:div w:id="2128504295">
          <w:marLeft w:val="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870098985">
      <w:bodyDiv w:val="1"/>
      <w:marLeft w:val="0"/>
      <w:marRight w:val="0"/>
      <w:marTop w:val="0"/>
      <w:marBottom w:val="0"/>
      <w:divBdr>
        <w:top w:val="none" w:sz="0" w:space="0" w:color="auto"/>
        <w:left w:val="none" w:sz="0" w:space="0" w:color="auto"/>
        <w:bottom w:val="none" w:sz="0" w:space="0" w:color="auto"/>
        <w:right w:val="none" w:sz="0" w:space="0" w:color="auto"/>
      </w:divBdr>
      <w:divsChild>
        <w:div w:id="1667829647">
          <w:marLeft w:val="677"/>
          <w:marRight w:val="0"/>
          <w:marTop w:val="0"/>
          <w:marBottom w:val="0"/>
          <w:divBdr>
            <w:top w:val="none" w:sz="0" w:space="0" w:color="auto"/>
            <w:left w:val="none" w:sz="0" w:space="0" w:color="auto"/>
            <w:bottom w:val="none" w:sz="0" w:space="0" w:color="auto"/>
            <w:right w:val="none" w:sz="0" w:space="0" w:color="auto"/>
          </w:divBdr>
        </w:div>
      </w:divsChild>
    </w:div>
    <w:div w:id="1893272389">
      <w:bodyDiv w:val="1"/>
      <w:marLeft w:val="0"/>
      <w:marRight w:val="0"/>
      <w:marTop w:val="0"/>
      <w:marBottom w:val="0"/>
      <w:divBdr>
        <w:top w:val="none" w:sz="0" w:space="0" w:color="auto"/>
        <w:left w:val="none" w:sz="0" w:space="0" w:color="auto"/>
        <w:bottom w:val="none" w:sz="0" w:space="0" w:color="auto"/>
        <w:right w:val="none" w:sz="0" w:space="0" w:color="auto"/>
      </w:divBdr>
      <w:divsChild>
        <w:div w:id="71051099">
          <w:marLeft w:val="0"/>
          <w:marRight w:val="0"/>
          <w:marTop w:val="0"/>
          <w:marBottom w:val="0"/>
          <w:divBdr>
            <w:top w:val="none" w:sz="0" w:space="0" w:color="auto"/>
            <w:left w:val="none" w:sz="0" w:space="0" w:color="auto"/>
            <w:bottom w:val="none" w:sz="0" w:space="0" w:color="auto"/>
            <w:right w:val="none" w:sz="0" w:space="0" w:color="auto"/>
          </w:divBdr>
        </w:div>
        <w:div w:id="1838685956">
          <w:marLeft w:val="0"/>
          <w:marRight w:val="0"/>
          <w:marTop w:val="0"/>
          <w:marBottom w:val="0"/>
          <w:divBdr>
            <w:top w:val="none" w:sz="0" w:space="0" w:color="auto"/>
            <w:left w:val="none" w:sz="0" w:space="0" w:color="auto"/>
            <w:bottom w:val="none" w:sz="0" w:space="0" w:color="auto"/>
            <w:right w:val="none" w:sz="0" w:space="0" w:color="auto"/>
          </w:divBdr>
        </w:div>
        <w:div w:id="1883902231">
          <w:marLeft w:val="0"/>
          <w:marRight w:val="0"/>
          <w:marTop w:val="0"/>
          <w:marBottom w:val="0"/>
          <w:divBdr>
            <w:top w:val="none" w:sz="0" w:space="0" w:color="auto"/>
            <w:left w:val="none" w:sz="0" w:space="0" w:color="auto"/>
            <w:bottom w:val="none" w:sz="0" w:space="0" w:color="auto"/>
            <w:right w:val="none" w:sz="0" w:space="0" w:color="auto"/>
          </w:divBdr>
        </w:div>
        <w:div w:id="596718849">
          <w:marLeft w:val="0"/>
          <w:marRight w:val="0"/>
          <w:marTop w:val="0"/>
          <w:marBottom w:val="0"/>
          <w:divBdr>
            <w:top w:val="none" w:sz="0" w:space="0" w:color="auto"/>
            <w:left w:val="none" w:sz="0" w:space="0" w:color="auto"/>
            <w:bottom w:val="none" w:sz="0" w:space="0" w:color="auto"/>
            <w:right w:val="none" w:sz="0" w:space="0" w:color="auto"/>
          </w:divBdr>
        </w:div>
        <w:div w:id="1831018773">
          <w:marLeft w:val="0"/>
          <w:marRight w:val="0"/>
          <w:marTop w:val="0"/>
          <w:marBottom w:val="0"/>
          <w:divBdr>
            <w:top w:val="none" w:sz="0" w:space="0" w:color="auto"/>
            <w:left w:val="none" w:sz="0" w:space="0" w:color="auto"/>
            <w:bottom w:val="none" w:sz="0" w:space="0" w:color="auto"/>
            <w:right w:val="none" w:sz="0" w:space="0" w:color="auto"/>
          </w:divBdr>
        </w:div>
        <w:div w:id="729495869">
          <w:marLeft w:val="0"/>
          <w:marRight w:val="0"/>
          <w:marTop w:val="0"/>
          <w:marBottom w:val="0"/>
          <w:divBdr>
            <w:top w:val="none" w:sz="0" w:space="0" w:color="auto"/>
            <w:left w:val="none" w:sz="0" w:space="0" w:color="auto"/>
            <w:bottom w:val="none" w:sz="0" w:space="0" w:color="auto"/>
            <w:right w:val="none" w:sz="0" w:space="0" w:color="auto"/>
          </w:divBdr>
        </w:div>
        <w:div w:id="1648852439">
          <w:marLeft w:val="0"/>
          <w:marRight w:val="0"/>
          <w:marTop w:val="0"/>
          <w:marBottom w:val="0"/>
          <w:divBdr>
            <w:top w:val="none" w:sz="0" w:space="0" w:color="auto"/>
            <w:left w:val="none" w:sz="0" w:space="0" w:color="auto"/>
            <w:bottom w:val="none" w:sz="0" w:space="0" w:color="auto"/>
            <w:right w:val="none" w:sz="0" w:space="0" w:color="auto"/>
          </w:divBdr>
        </w:div>
        <w:div w:id="1004631429">
          <w:marLeft w:val="0"/>
          <w:marRight w:val="0"/>
          <w:marTop w:val="0"/>
          <w:marBottom w:val="0"/>
          <w:divBdr>
            <w:top w:val="none" w:sz="0" w:space="0" w:color="auto"/>
            <w:left w:val="none" w:sz="0" w:space="0" w:color="auto"/>
            <w:bottom w:val="none" w:sz="0" w:space="0" w:color="auto"/>
            <w:right w:val="none" w:sz="0" w:space="0" w:color="auto"/>
          </w:divBdr>
        </w:div>
        <w:div w:id="548105853">
          <w:marLeft w:val="0"/>
          <w:marRight w:val="0"/>
          <w:marTop w:val="0"/>
          <w:marBottom w:val="0"/>
          <w:divBdr>
            <w:top w:val="none" w:sz="0" w:space="0" w:color="auto"/>
            <w:left w:val="none" w:sz="0" w:space="0" w:color="auto"/>
            <w:bottom w:val="none" w:sz="0" w:space="0" w:color="auto"/>
            <w:right w:val="none" w:sz="0" w:space="0" w:color="auto"/>
          </w:divBdr>
        </w:div>
        <w:div w:id="1225869260">
          <w:marLeft w:val="0"/>
          <w:marRight w:val="0"/>
          <w:marTop w:val="0"/>
          <w:marBottom w:val="0"/>
          <w:divBdr>
            <w:top w:val="none" w:sz="0" w:space="0" w:color="auto"/>
            <w:left w:val="none" w:sz="0" w:space="0" w:color="auto"/>
            <w:bottom w:val="none" w:sz="0" w:space="0" w:color="auto"/>
            <w:right w:val="none" w:sz="0" w:space="0" w:color="auto"/>
          </w:divBdr>
        </w:div>
        <w:div w:id="1943415976">
          <w:marLeft w:val="0"/>
          <w:marRight w:val="0"/>
          <w:marTop w:val="0"/>
          <w:marBottom w:val="0"/>
          <w:divBdr>
            <w:top w:val="none" w:sz="0" w:space="0" w:color="auto"/>
            <w:left w:val="none" w:sz="0" w:space="0" w:color="auto"/>
            <w:bottom w:val="none" w:sz="0" w:space="0" w:color="auto"/>
            <w:right w:val="none" w:sz="0" w:space="0" w:color="auto"/>
          </w:divBdr>
        </w:div>
        <w:div w:id="1210679185">
          <w:marLeft w:val="0"/>
          <w:marRight w:val="0"/>
          <w:marTop w:val="0"/>
          <w:marBottom w:val="0"/>
          <w:divBdr>
            <w:top w:val="none" w:sz="0" w:space="0" w:color="auto"/>
            <w:left w:val="none" w:sz="0" w:space="0" w:color="auto"/>
            <w:bottom w:val="none" w:sz="0" w:space="0" w:color="auto"/>
            <w:right w:val="none" w:sz="0" w:space="0" w:color="auto"/>
          </w:divBdr>
        </w:div>
        <w:div w:id="271137216">
          <w:marLeft w:val="0"/>
          <w:marRight w:val="0"/>
          <w:marTop w:val="0"/>
          <w:marBottom w:val="0"/>
          <w:divBdr>
            <w:top w:val="none" w:sz="0" w:space="0" w:color="auto"/>
            <w:left w:val="none" w:sz="0" w:space="0" w:color="auto"/>
            <w:bottom w:val="none" w:sz="0" w:space="0" w:color="auto"/>
            <w:right w:val="none" w:sz="0" w:space="0" w:color="auto"/>
          </w:divBdr>
        </w:div>
        <w:div w:id="517891692">
          <w:marLeft w:val="0"/>
          <w:marRight w:val="0"/>
          <w:marTop w:val="0"/>
          <w:marBottom w:val="0"/>
          <w:divBdr>
            <w:top w:val="none" w:sz="0" w:space="0" w:color="auto"/>
            <w:left w:val="none" w:sz="0" w:space="0" w:color="auto"/>
            <w:bottom w:val="none" w:sz="0" w:space="0" w:color="auto"/>
            <w:right w:val="none" w:sz="0" w:space="0" w:color="auto"/>
          </w:divBdr>
        </w:div>
        <w:div w:id="1468621711">
          <w:marLeft w:val="0"/>
          <w:marRight w:val="0"/>
          <w:marTop w:val="0"/>
          <w:marBottom w:val="0"/>
          <w:divBdr>
            <w:top w:val="none" w:sz="0" w:space="0" w:color="auto"/>
            <w:left w:val="none" w:sz="0" w:space="0" w:color="auto"/>
            <w:bottom w:val="none" w:sz="0" w:space="0" w:color="auto"/>
            <w:right w:val="none" w:sz="0" w:space="0" w:color="auto"/>
          </w:divBdr>
        </w:div>
        <w:div w:id="2103066547">
          <w:marLeft w:val="0"/>
          <w:marRight w:val="0"/>
          <w:marTop w:val="0"/>
          <w:marBottom w:val="0"/>
          <w:divBdr>
            <w:top w:val="none" w:sz="0" w:space="0" w:color="auto"/>
            <w:left w:val="none" w:sz="0" w:space="0" w:color="auto"/>
            <w:bottom w:val="none" w:sz="0" w:space="0" w:color="auto"/>
            <w:right w:val="none" w:sz="0" w:space="0" w:color="auto"/>
          </w:divBdr>
        </w:div>
        <w:div w:id="1604995661">
          <w:marLeft w:val="0"/>
          <w:marRight w:val="0"/>
          <w:marTop w:val="0"/>
          <w:marBottom w:val="0"/>
          <w:divBdr>
            <w:top w:val="none" w:sz="0" w:space="0" w:color="auto"/>
            <w:left w:val="none" w:sz="0" w:space="0" w:color="auto"/>
            <w:bottom w:val="none" w:sz="0" w:space="0" w:color="auto"/>
            <w:right w:val="none" w:sz="0" w:space="0" w:color="auto"/>
          </w:divBdr>
        </w:div>
        <w:div w:id="423300937">
          <w:marLeft w:val="0"/>
          <w:marRight w:val="0"/>
          <w:marTop w:val="0"/>
          <w:marBottom w:val="0"/>
          <w:divBdr>
            <w:top w:val="none" w:sz="0" w:space="0" w:color="auto"/>
            <w:left w:val="none" w:sz="0" w:space="0" w:color="auto"/>
            <w:bottom w:val="none" w:sz="0" w:space="0" w:color="auto"/>
            <w:right w:val="none" w:sz="0" w:space="0" w:color="auto"/>
          </w:divBdr>
        </w:div>
        <w:div w:id="1574974610">
          <w:marLeft w:val="0"/>
          <w:marRight w:val="0"/>
          <w:marTop w:val="0"/>
          <w:marBottom w:val="0"/>
          <w:divBdr>
            <w:top w:val="none" w:sz="0" w:space="0" w:color="auto"/>
            <w:left w:val="none" w:sz="0" w:space="0" w:color="auto"/>
            <w:bottom w:val="none" w:sz="0" w:space="0" w:color="auto"/>
            <w:right w:val="none" w:sz="0" w:space="0" w:color="auto"/>
          </w:divBdr>
        </w:div>
        <w:div w:id="1517307585">
          <w:marLeft w:val="0"/>
          <w:marRight w:val="0"/>
          <w:marTop w:val="0"/>
          <w:marBottom w:val="0"/>
          <w:divBdr>
            <w:top w:val="none" w:sz="0" w:space="0" w:color="auto"/>
            <w:left w:val="none" w:sz="0" w:space="0" w:color="auto"/>
            <w:bottom w:val="none" w:sz="0" w:space="0" w:color="auto"/>
            <w:right w:val="none" w:sz="0" w:space="0" w:color="auto"/>
          </w:divBdr>
        </w:div>
        <w:div w:id="2076853544">
          <w:marLeft w:val="0"/>
          <w:marRight w:val="0"/>
          <w:marTop w:val="0"/>
          <w:marBottom w:val="0"/>
          <w:divBdr>
            <w:top w:val="none" w:sz="0" w:space="0" w:color="auto"/>
            <w:left w:val="none" w:sz="0" w:space="0" w:color="auto"/>
            <w:bottom w:val="none" w:sz="0" w:space="0" w:color="auto"/>
            <w:right w:val="none" w:sz="0" w:space="0" w:color="auto"/>
          </w:divBdr>
        </w:div>
        <w:div w:id="655034906">
          <w:marLeft w:val="0"/>
          <w:marRight w:val="0"/>
          <w:marTop w:val="0"/>
          <w:marBottom w:val="0"/>
          <w:divBdr>
            <w:top w:val="none" w:sz="0" w:space="0" w:color="auto"/>
            <w:left w:val="none" w:sz="0" w:space="0" w:color="auto"/>
            <w:bottom w:val="none" w:sz="0" w:space="0" w:color="auto"/>
            <w:right w:val="none" w:sz="0" w:space="0" w:color="auto"/>
          </w:divBdr>
        </w:div>
        <w:div w:id="425883207">
          <w:marLeft w:val="0"/>
          <w:marRight w:val="0"/>
          <w:marTop w:val="0"/>
          <w:marBottom w:val="0"/>
          <w:divBdr>
            <w:top w:val="none" w:sz="0" w:space="0" w:color="auto"/>
            <w:left w:val="none" w:sz="0" w:space="0" w:color="auto"/>
            <w:bottom w:val="none" w:sz="0" w:space="0" w:color="auto"/>
            <w:right w:val="none" w:sz="0" w:space="0" w:color="auto"/>
          </w:divBdr>
        </w:div>
        <w:div w:id="1025717607">
          <w:marLeft w:val="0"/>
          <w:marRight w:val="0"/>
          <w:marTop w:val="0"/>
          <w:marBottom w:val="0"/>
          <w:divBdr>
            <w:top w:val="none" w:sz="0" w:space="0" w:color="auto"/>
            <w:left w:val="none" w:sz="0" w:space="0" w:color="auto"/>
            <w:bottom w:val="none" w:sz="0" w:space="0" w:color="auto"/>
            <w:right w:val="none" w:sz="0" w:space="0" w:color="auto"/>
          </w:divBdr>
        </w:div>
        <w:div w:id="1125655598">
          <w:marLeft w:val="0"/>
          <w:marRight w:val="0"/>
          <w:marTop w:val="0"/>
          <w:marBottom w:val="0"/>
          <w:divBdr>
            <w:top w:val="none" w:sz="0" w:space="0" w:color="auto"/>
            <w:left w:val="none" w:sz="0" w:space="0" w:color="auto"/>
            <w:bottom w:val="none" w:sz="0" w:space="0" w:color="auto"/>
            <w:right w:val="none" w:sz="0" w:space="0" w:color="auto"/>
          </w:divBdr>
        </w:div>
        <w:div w:id="2079089821">
          <w:marLeft w:val="0"/>
          <w:marRight w:val="0"/>
          <w:marTop w:val="0"/>
          <w:marBottom w:val="0"/>
          <w:divBdr>
            <w:top w:val="none" w:sz="0" w:space="0" w:color="auto"/>
            <w:left w:val="none" w:sz="0" w:space="0" w:color="auto"/>
            <w:bottom w:val="none" w:sz="0" w:space="0" w:color="auto"/>
            <w:right w:val="none" w:sz="0" w:space="0" w:color="auto"/>
          </w:divBdr>
        </w:div>
        <w:div w:id="316687507">
          <w:marLeft w:val="0"/>
          <w:marRight w:val="0"/>
          <w:marTop w:val="0"/>
          <w:marBottom w:val="0"/>
          <w:divBdr>
            <w:top w:val="none" w:sz="0" w:space="0" w:color="auto"/>
            <w:left w:val="none" w:sz="0" w:space="0" w:color="auto"/>
            <w:bottom w:val="none" w:sz="0" w:space="0" w:color="auto"/>
            <w:right w:val="none" w:sz="0" w:space="0" w:color="auto"/>
          </w:divBdr>
        </w:div>
        <w:div w:id="1541014244">
          <w:marLeft w:val="0"/>
          <w:marRight w:val="0"/>
          <w:marTop w:val="0"/>
          <w:marBottom w:val="0"/>
          <w:divBdr>
            <w:top w:val="none" w:sz="0" w:space="0" w:color="auto"/>
            <w:left w:val="none" w:sz="0" w:space="0" w:color="auto"/>
            <w:bottom w:val="none" w:sz="0" w:space="0" w:color="auto"/>
            <w:right w:val="none" w:sz="0" w:space="0" w:color="auto"/>
          </w:divBdr>
        </w:div>
        <w:div w:id="1974090227">
          <w:marLeft w:val="0"/>
          <w:marRight w:val="0"/>
          <w:marTop w:val="0"/>
          <w:marBottom w:val="0"/>
          <w:divBdr>
            <w:top w:val="none" w:sz="0" w:space="0" w:color="auto"/>
            <w:left w:val="none" w:sz="0" w:space="0" w:color="auto"/>
            <w:bottom w:val="none" w:sz="0" w:space="0" w:color="auto"/>
            <w:right w:val="none" w:sz="0" w:space="0" w:color="auto"/>
          </w:divBdr>
        </w:div>
        <w:div w:id="794911702">
          <w:marLeft w:val="0"/>
          <w:marRight w:val="0"/>
          <w:marTop w:val="0"/>
          <w:marBottom w:val="0"/>
          <w:divBdr>
            <w:top w:val="none" w:sz="0" w:space="0" w:color="auto"/>
            <w:left w:val="none" w:sz="0" w:space="0" w:color="auto"/>
            <w:bottom w:val="none" w:sz="0" w:space="0" w:color="auto"/>
            <w:right w:val="none" w:sz="0" w:space="0" w:color="auto"/>
          </w:divBdr>
        </w:div>
        <w:div w:id="808672462">
          <w:marLeft w:val="0"/>
          <w:marRight w:val="0"/>
          <w:marTop w:val="0"/>
          <w:marBottom w:val="0"/>
          <w:divBdr>
            <w:top w:val="none" w:sz="0" w:space="0" w:color="auto"/>
            <w:left w:val="none" w:sz="0" w:space="0" w:color="auto"/>
            <w:bottom w:val="none" w:sz="0" w:space="0" w:color="auto"/>
            <w:right w:val="none" w:sz="0" w:space="0" w:color="auto"/>
          </w:divBdr>
        </w:div>
        <w:div w:id="1913275064">
          <w:marLeft w:val="0"/>
          <w:marRight w:val="0"/>
          <w:marTop w:val="0"/>
          <w:marBottom w:val="0"/>
          <w:divBdr>
            <w:top w:val="none" w:sz="0" w:space="0" w:color="auto"/>
            <w:left w:val="none" w:sz="0" w:space="0" w:color="auto"/>
            <w:bottom w:val="none" w:sz="0" w:space="0" w:color="auto"/>
            <w:right w:val="none" w:sz="0" w:space="0" w:color="auto"/>
          </w:divBdr>
        </w:div>
        <w:div w:id="991330293">
          <w:marLeft w:val="0"/>
          <w:marRight w:val="0"/>
          <w:marTop w:val="0"/>
          <w:marBottom w:val="0"/>
          <w:divBdr>
            <w:top w:val="none" w:sz="0" w:space="0" w:color="auto"/>
            <w:left w:val="none" w:sz="0" w:space="0" w:color="auto"/>
            <w:bottom w:val="none" w:sz="0" w:space="0" w:color="auto"/>
            <w:right w:val="none" w:sz="0" w:space="0" w:color="auto"/>
          </w:divBdr>
        </w:div>
        <w:div w:id="403336920">
          <w:marLeft w:val="0"/>
          <w:marRight w:val="0"/>
          <w:marTop w:val="0"/>
          <w:marBottom w:val="0"/>
          <w:divBdr>
            <w:top w:val="none" w:sz="0" w:space="0" w:color="auto"/>
            <w:left w:val="none" w:sz="0" w:space="0" w:color="auto"/>
            <w:bottom w:val="none" w:sz="0" w:space="0" w:color="auto"/>
            <w:right w:val="none" w:sz="0" w:space="0" w:color="auto"/>
          </w:divBdr>
        </w:div>
        <w:div w:id="1923828821">
          <w:marLeft w:val="0"/>
          <w:marRight w:val="0"/>
          <w:marTop w:val="0"/>
          <w:marBottom w:val="0"/>
          <w:divBdr>
            <w:top w:val="none" w:sz="0" w:space="0" w:color="auto"/>
            <w:left w:val="none" w:sz="0" w:space="0" w:color="auto"/>
            <w:bottom w:val="none" w:sz="0" w:space="0" w:color="auto"/>
            <w:right w:val="none" w:sz="0" w:space="0" w:color="auto"/>
          </w:divBdr>
        </w:div>
        <w:div w:id="166751023">
          <w:marLeft w:val="0"/>
          <w:marRight w:val="0"/>
          <w:marTop w:val="0"/>
          <w:marBottom w:val="0"/>
          <w:divBdr>
            <w:top w:val="none" w:sz="0" w:space="0" w:color="auto"/>
            <w:left w:val="none" w:sz="0" w:space="0" w:color="auto"/>
            <w:bottom w:val="none" w:sz="0" w:space="0" w:color="auto"/>
            <w:right w:val="none" w:sz="0" w:space="0" w:color="auto"/>
          </w:divBdr>
        </w:div>
        <w:div w:id="58871546">
          <w:marLeft w:val="0"/>
          <w:marRight w:val="0"/>
          <w:marTop w:val="0"/>
          <w:marBottom w:val="0"/>
          <w:divBdr>
            <w:top w:val="none" w:sz="0" w:space="0" w:color="auto"/>
            <w:left w:val="none" w:sz="0" w:space="0" w:color="auto"/>
            <w:bottom w:val="none" w:sz="0" w:space="0" w:color="auto"/>
            <w:right w:val="none" w:sz="0" w:space="0" w:color="auto"/>
          </w:divBdr>
        </w:div>
        <w:div w:id="1684089957">
          <w:marLeft w:val="0"/>
          <w:marRight w:val="0"/>
          <w:marTop w:val="0"/>
          <w:marBottom w:val="0"/>
          <w:divBdr>
            <w:top w:val="none" w:sz="0" w:space="0" w:color="auto"/>
            <w:left w:val="none" w:sz="0" w:space="0" w:color="auto"/>
            <w:bottom w:val="none" w:sz="0" w:space="0" w:color="auto"/>
            <w:right w:val="none" w:sz="0" w:space="0" w:color="auto"/>
          </w:divBdr>
        </w:div>
        <w:div w:id="765032689">
          <w:marLeft w:val="0"/>
          <w:marRight w:val="0"/>
          <w:marTop w:val="0"/>
          <w:marBottom w:val="0"/>
          <w:divBdr>
            <w:top w:val="none" w:sz="0" w:space="0" w:color="auto"/>
            <w:left w:val="none" w:sz="0" w:space="0" w:color="auto"/>
            <w:bottom w:val="none" w:sz="0" w:space="0" w:color="auto"/>
            <w:right w:val="none" w:sz="0" w:space="0" w:color="auto"/>
          </w:divBdr>
        </w:div>
        <w:div w:id="1872571607">
          <w:marLeft w:val="0"/>
          <w:marRight w:val="0"/>
          <w:marTop w:val="0"/>
          <w:marBottom w:val="0"/>
          <w:divBdr>
            <w:top w:val="none" w:sz="0" w:space="0" w:color="auto"/>
            <w:left w:val="none" w:sz="0" w:space="0" w:color="auto"/>
            <w:bottom w:val="none" w:sz="0" w:space="0" w:color="auto"/>
            <w:right w:val="none" w:sz="0" w:space="0" w:color="auto"/>
          </w:divBdr>
        </w:div>
        <w:div w:id="1522739894">
          <w:marLeft w:val="0"/>
          <w:marRight w:val="0"/>
          <w:marTop w:val="0"/>
          <w:marBottom w:val="0"/>
          <w:divBdr>
            <w:top w:val="none" w:sz="0" w:space="0" w:color="auto"/>
            <w:left w:val="none" w:sz="0" w:space="0" w:color="auto"/>
            <w:bottom w:val="none" w:sz="0" w:space="0" w:color="auto"/>
            <w:right w:val="none" w:sz="0" w:space="0" w:color="auto"/>
          </w:divBdr>
        </w:div>
        <w:div w:id="283848440">
          <w:marLeft w:val="0"/>
          <w:marRight w:val="0"/>
          <w:marTop w:val="0"/>
          <w:marBottom w:val="0"/>
          <w:divBdr>
            <w:top w:val="none" w:sz="0" w:space="0" w:color="auto"/>
            <w:left w:val="none" w:sz="0" w:space="0" w:color="auto"/>
            <w:bottom w:val="none" w:sz="0" w:space="0" w:color="auto"/>
            <w:right w:val="none" w:sz="0" w:space="0" w:color="auto"/>
          </w:divBdr>
        </w:div>
        <w:div w:id="14114814">
          <w:marLeft w:val="0"/>
          <w:marRight w:val="0"/>
          <w:marTop w:val="0"/>
          <w:marBottom w:val="0"/>
          <w:divBdr>
            <w:top w:val="none" w:sz="0" w:space="0" w:color="auto"/>
            <w:left w:val="none" w:sz="0" w:space="0" w:color="auto"/>
            <w:bottom w:val="none" w:sz="0" w:space="0" w:color="auto"/>
            <w:right w:val="none" w:sz="0" w:space="0" w:color="auto"/>
          </w:divBdr>
        </w:div>
        <w:div w:id="1120951114">
          <w:marLeft w:val="0"/>
          <w:marRight w:val="0"/>
          <w:marTop w:val="0"/>
          <w:marBottom w:val="0"/>
          <w:divBdr>
            <w:top w:val="none" w:sz="0" w:space="0" w:color="auto"/>
            <w:left w:val="none" w:sz="0" w:space="0" w:color="auto"/>
            <w:bottom w:val="none" w:sz="0" w:space="0" w:color="auto"/>
            <w:right w:val="none" w:sz="0" w:space="0" w:color="auto"/>
          </w:divBdr>
        </w:div>
        <w:div w:id="1322350924">
          <w:marLeft w:val="0"/>
          <w:marRight w:val="0"/>
          <w:marTop w:val="0"/>
          <w:marBottom w:val="0"/>
          <w:divBdr>
            <w:top w:val="none" w:sz="0" w:space="0" w:color="auto"/>
            <w:left w:val="none" w:sz="0" w:space="0" w:color="auto"/>
            <w:bottom w:val="none" w:sz="0" w:space="0" w:color="auto"/>
            <w:right w:val="none" w:sz="0" w:space="0" w:color="auto"/>
          </w:divBdr>
        </w:div>
        <w:div w:id="344209415">
          <w:marLeft w:val="0"/>
          <w:marRight w:val="0"/>
          <w:marTop w:val="0"/>
          <w:marBottom w:val="0"/>
          <w:divBdr>
            <w:top w:val="none" w:sz="0" w:space="0" w:color="auto"/>
            <w:left w:val="none" w:sz="0" w:space="0" w:color="auto"/>
            <w:bottom w:val="none" w:sz="0" w:space="0" w:color="auto"/>
            <w:right w:val="none" w:sz="0" w:space="0" w:color="auto"/>
          </w:divBdr>
        </w:div>
        <w:div w:id="73861223">
          <w:marLeft w:val="0"/>
          <w:marRight w:val="0"/>
          <w:marTop w:val="0"/>
          <w:marBottom w:val="0"/>
          <w:divBdr>
            <w:top w:val="none" w:sz="0" w:space="0" w:color="auto"/>
            <w:left w:val="none" w:sz="0" w:space="0" w:color="auto"/>
            <w:bottom w:val="none" w:sz="0" w:space="0" w:color="auto"/>
            <w:right w:val="none" w:sz="0" w:space="0" w:color="auto"/>
          </w:divBdr>
        </w:div>
        <w:div w:id="1817913201">
          <w:marLeft w:val="0"/>
          <w:marRight w:val="0"/>
          <w:marTop w:val="0"/>
          <w:marBottom w:val="0"/>
          <w:divBdr>
            <w:top w:val="none" w:sz="0" w:space="0" w:color="auto"/>
            <w:left w:val="none" w:sz="0" w:space="0" w:color="auto"/>
            <w:bottom w:val="none" w:sz="0" w:space="0" w:color="auto"/>
            <w:right w:val="none" w:sz="0" w:space="0" w:color="auto"/>
          </w:divBdr>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67000539">
      <w:bodyDiv w:val="1"/>
      <w:marLeft w:val="0"/>
      <w:marRight w:val="0"/>
      <w:marTop w:val="0"/>
      <w:marBottom w:val="0"/>
      <w:divBdr>
        <w:top w:val="none" w:sz="0" w:space="0" w:color="auto"/>
        <w:left w:val="none" w:sz="0" w:space="0" w:color="auto"/>
        <w:bottom w:val="none" w:sz="0" w:space="0" w:color="auto"/>
        <w:right w:val="none" w:sz="0" w:space="0" w:color="auto"/>
      </w:divBdr>
      <w:divsChild>
        <w:div w:id="25762596">
          <w:marLeft w:val="0"/>
          <w:marRight w:val="0"/>
          <w:marTop w:val="0"/>
          <w:marBottom w:val="0"/>
          <w:divBdr>
            <w:top w:val="none" w:sz="0" w:space="0" w:color="auto"/>
            <w:left w:val="none" w:sz="0" w:space="0" w:color="auto"/>
            <w:bottom w:val="none" w:sz="0" w:space="0" w:color="auto"/>
            <w:right w:val="none" w:sz="0" w:space="0" w:color="auto"/>
          </w:divBdr>
        </w:div>
        <w:div w:id="77948808">
          <w:marLeft w:val="0"/>
          <w:marRight w:val="0"/>
          <w:marTop w:val="0"/>
          <w:marBottom w:val="0"/>
          <w:divBdr>
            <w:top w:val="none" w:sz="0" w:space="0" w:color="auto"/>
            <w:left w:val="none" w:sz="0" w:space="0" w:color="auto"/>
            <w:bottom w:val="none" w:sz="0" w:space="0" w:color="auto"/>
            <w:right w:val="none" w:sz="0" w:space="0" w:color="auto"/>
          </w:divBdr>
        </w:div>
        <w:div w:id="89743491">
          <w:marLeft w:val="0"/>
          <w:marRight w:val="0"/>
          <w:marTop w:val="0"/>
          <w:marBottom w:val="0"/>
          <w:divBdr>
            <w:top w:val="none" w:sz="0" w:space="0" w:color="auto"/>
            <w:left w:val="none" w:sz="0" w:space="0" w:color="auto"/>
            <w:bottom w:val="none" w:sz="0" w:space="0" w:color="auto"/>
            <w:right w:val="none" w:sz="0" w:space="0" w:color="auto"/>
          </w:divBdr>
        </w:div>
        <w:div w:id="106824031">
          <w:marLeft w:val="0"/>
          <w:marRight w:val="0"/>
          <w:marTop w:val="0"/>
          <w:marBottom w:val="0"/>
          <w:divBdr>
            <w:top w:val="none" w:sz="0" w:space="0" w:color="auto"/>
            <w:left w:val="none" w:sz="0" w:space="0" w:color="auto"/>
            <w:bottom w:val="none" w:sz="0" w:space="0" w:color="auto"/>
            <w:right w:val="none" w:sz="0" w:space="0" w:color="auto"/>
          </w:divBdr>
        </w:div>
        <w:div w:id="138150743">
          <w:marLeft w:val="0"/>
          <w:marRight w:val="0"/>
          <w:marTop w:val="0"/>
          <w:marBottom w:val="0"/>
          <w:divBdr>
            <w:top w:val="none" w:sz="0" w:space="0" w:color="auto"/>
            <w:left w:val="none" w:sz="0" w:space="0" w:color="auto"/>
            <w:bottom w:val="none" w:sz="0" w:space="0" w:color="auto"/>
            <w:right w:val="none" w:sz="0" w:space="0" w:color="auto"/>
          </w:divBdr>
        </w:div>
        <w:div w:id="158079701">
          <w:marLeft w:val="0"/>
          <w:marRight w:val="0"/>
          <w:marTop w:val="0"/>
          <w:marBottom w:val="0"/>
          <w:divBdr>
            <w:top w:val="none" w:sz="0" w:space="0" w:color="auto"/>
            <w:left w:val="none" w:sz="0" w:space="0" w:color="auto"/>
            <w:bottom w:val="none" w:sz="0" w:space="0" w:color="auto"/>
            <w:right w:val="none" w:sz="0" w:space="0" w:color="auto"/>
          </w:divBdr>
        </w:div>
        <w:div w:id="196822304">
          <w:marLeft w:val="0"/>
          <w:marRight w:val="0"/>
          <w:marTop w:val="0"/>
          <w:marBottom w:val="0"/>
          <w:divBdr>
            <w:top w:val="none" w:sz="0" w:space="0" w:color="auto"/>
            <w:left w:val="none" w:sz="0" w:space="0" w:color="auto"/>
            <w:bottom w:val="none" w:sz="0" w:space="0" w:color="auto"/>
            <w:right w:val="none" w:sz="0" w:space="0" w:color="auto"/>
          </w:divBdr>
        </w:div>
        <w:div w:id="260457109">
          <w:marLeft w:val="0"/>
          <w:marRight w:val="0"/>
          <w:marTop w:val="0"/>
          <w:marBottom w:val="0"/>
          <w:divBdr>
            <w:top w:val="none" w:sz="0" w:space="0" w:color="auto"/>
            <w:left w:val="none" w:sz="0" w:space="0" w:color="auto"/>
            <w:bottom w:val="none" w:sz="0" w:space="0" w:color="auto"/>
            <w:right w:val="none" w:sz="0" w:space="0" w:color="auto"/>
          </w:divBdr>
        </w:div>
        <w:div w:id="265815087">
          <w:marLeft w:val="0"/>
          <w:marRight w:val="0"/>
          <w:marTop w:val="0"/>
          <w:marBottom w:val="0"/>
          <w:divBdr>
            <w:top w:val="none" w:sz="0" w:space="0" w:color="auto"/>
            <w:left w:val="none" w:sz="0" w:space="0" w:color="auto"/>
            <w:bottom w:val="none" w:sz="0" w:space="0" w:color="auto"/>
            <w:right w:val="none" w:sz="0" w:space="0" w:color="auto"/>
          </w:divBdr>
        </w:div>
        <w:div w:id="277489899">
          <w:marLeft w:val="0"/>
          <w:marRight w:val="0"/>
          <w:marTop w:val="0"/>
          <w:marBottom w:val="0"/>
          <w:divBdr>
            <w:top w:val="none" w:sz="0" w:space="0" w:color="auto"/>
            <w:left w:val="none" w:sz="0" w:space="0" w:color="auto"/>
            <w:bottom w:val="none" w:sz="0" w:space="0" w:color="auto"/>
            <w:right w:val="none" w:sz="0" w:space="0" w:color="auto"/>
          </w:divBdr>
        </w:div>
        <w:div w:id="311524726">
          <w:marLeft w:val="0"/>
          <w:marRight w:val="0"/>
          <w:marTop w:val="0"/>
          <w:marBottom w:val="0"/>
          <w:divBdr>
            <w:top w:val="none" w:sz="0" w:space="0" w:color="auto"/>
            <w:left w:val="none" w:sz="0" w:space="0" w:color="auto"/>
            <w:bottom w:val="none" w:sz="0" w:space="0" w:color="auto"/>
            <w:right w:val="none" w:sz="0" w:space="0" w:color="auto"/>
          </w:divBdr>
        </w:div>
        <w:div w:id="336927363">
          <w:marLeft w:val="0"/>
          <w:marRight w:val="0"/>
          <w:marTop w:val="0"/>
          <w:marBottom w:val="0"/>
          <w:divBdr>
            <w:top w:val="none" w:sz="0" w:space="0" w:color="auto"/>
            <w:left w:val="none" w:sz="0" w:space="0" w:color="auto"/>
            <w:bottom w:val="none" w:sz="0" w:space="0" w:color="auto"/>
            <w:right w:val="none" w:sz="0" w:space="0" w:color="auto"/>
          </w:divBdr>
        </w:div>
        <w:div w:id="342510886">
          <w:marLeft w:val="0"/>
          <w:marRight w:val="0"/>
          <w:marTop w:val="0"/>
          <w:marBottom w:val="0"/>
          <w:divBdr>
            <w:top w:val="none" w:sz="0" w:space="0" w:color="auto"/>
            <w:left w:val="none" w:sz="0" w:space="0" w:color="auto"/>
            <w:bottom w:val="none" w:sz="0" w:space="0" w:color="auto"/>
            <w:right w:val="none" w:sz="0" w:space="0" w:color="auto"/>
          </w:divBdr>
        </w:div>
        <w:div w:id="352074755">
          <w:marLeft w:val="0"/>
          <w:marRight w:val="0"/>
          <w:marTop w:val="0"/>
          <w:marBottom w:val="0"/>
          <w:divBdr>
            <w:top w:val="none" w:sz="0" w:space="0" w:color="auto"/>
            <w:left w:val="none" w:sz="0" w:space="0" w:color="auto"/>
            <w:bottom w:val="none" w:sz="0" w:space="0" w:color="auto"/>
            <w:right w:val="none" w:sz="0" w:space="0" w:color="auto"/>
          </w:divBdr>
        </w:div>
        <w:div w:id="353386645">
          <w:marLeft w:val="0"/>
          <w:marRight w:val="0"/>
          <w:marTop w:val="0"/>
          <w:marBottom w:val="0"/>
          <w:divBdr>
            <w:top w:val="none" w:sz="0" w:space="0" w:color="auto"/>
            <w:left w:val="none" w:sz="0" w:space="0" w:color="auto"/>
            <w:bottom w:val="none" w:sz="0" w:space="0" w:color="auto"/>
            <w:right w:val="none" w:sz="0" w:space="0" w:color="auto"/>
          </w:divBdr>
        </w:div>
        <w:div w:id="360980586">
          <w:marLeft w:val="0"/>
          <w:marRight w:val="0"/>
          <w:marTop w:val="0"/>
          <w:marBottom w:val="0"/>
          <w:divBdr>
            <w:top w:val="none" w:sz="0" w:space="0" w:color="auto"/>
            <w:left w:val="none" w:sz="0" w:space="0" w:color="auto"/>
            <w:bottom w:val="none" w:sz="0" w:space="0" w:color="auto"/>
            <w:right w:val="none" w:sz="0" w:space="0" w:color="auto"/>
          </w:divBdr>
        </w:div>
        <w:div w:id="363407352">
          <w:marLeft w:val="0"/>
          <w:marRight w:val="0"/>
          <w:marTop w:val="0"/>
          <w:marBottom w:val="0"/>
          <w:divBdr>
            <w:top w:val="none" w:sz="0" w:space="0" w:color="auto"/>
            <w:left w:val="none" w:sz="0" w:space="0" w:color="auto"/>
            <w:bottom w:val="none" w:sz="0" w:space="0" w:color="auto"/>
            <w:right w:val="none" w:sz="0" w:space="0" w:color="auto"/>
          </w:divBdr>
        </w:div>
        <w:div w:id="399518283">
          <w:marLeft w:val="0"/>
          <w:marRight w:val="0"/>
          <w:marTop w:val="0"/>
          <w:marBottom w:val="0"/>
          <w:divBdr>
            <w:top w:val="none" w:sz="0" w:space="0" w:color="auto"/>
            <w:left w:val="none" w:sz="0" w:space="0" w:color="auto"/>
            <w:bottom w:val="none" w:sz="0" w:space="0" w:color="auto"/>
            <w:right w:val="none" w:sz="0" w:space="0" w:color="auto"/>
          </w:divBdr>
        </w:div>
        <w:div w:id="464858471">
          <w:marLeft w:val="0"/>
          <w:marRight w:val="0"/>
          <w:marTop w:val="0"/>
          <w:marBottom w:val="0"/>
          <w:divBdr>
            <w:top w:val="none" w:sz="0" w:space="0" w:color="auto"/>
            <w:left w:val="none" w:sz="0" w:space="0" w:color="auto"/>
            <w:bottom w:val="none" w:sz="0" w:space="0" w:color="auto"/>
            <w:right w:val="none" w:sz="0" w:space="0" w:color="auto"/>
          </w:divBdr>
        </w:div>
        <w:div w:id="495386962">
          <w:marLeft w:val="0"/>
          <w:marRight w:val="0"/>
          <w:marTop w:val="0"/>
          <w:marBottom w:val="0"/>
          <w:divBdr>
            <w:top w:val="none" w:sz="0" w:space="0" w:color="auto"/>
            <w:left w:val="none" w:sz="0" w:space="0" w:color="auto"/>
            <w:bottom w:val="none" w:sz="0" w:space="0" w:color="auto"/>
            <w:right w:val="none" w:sz="0" w:space="0" w:color="auto"/>
          </w:divBdr>
        </w:div>
        <w:div w:id="544407971">
          <w:marLeft w:val="0"/>
          <w:marRight w:val="0"/>
          <w:marTop w:val="0"/>
          <w:marBottom w:val="0"/>
          <w:divBdr>
            <w:top w:val="none" w:sz="0" w:space="0" w:color="auto"/>
            <w:left w:val="none" w:sz="0" w:space="0" w:color="auto"/>
            <w:bottom w:val="none" w:sz="0" w:space="0" w:color="auto"/>
            <w:right w:val="none" w:sz="0" w:space="0" w:color="auto"/>
          </w:divBdr>
        </w:div>
        <w:div w:id="552697265">
          <w:marLeft w:val="0"/>
          <w:marRight w:val="0"/>
          <w:marTop w:val="0"/>
          <w:marBottom w:val="0"/>
          <w:divBdr>
            <w:top w:val="none" w:sz="0" w:space="0" w:color="auto"/>
            <w:left w:val="none" w:sz="0" w:space="0" w:color="auto"/>
            <w:bottom w:val="none" w:sz="0" w:space="0" w:color="auto"/>
            <w:right w:val="none" w:sz="0" w:space="0" w:color="auto"/>
          </w:divBdr>
        </w:div>
        <w:div w:id="573660798">
          <w:marLeft w:val="0"/>
          <w:marRight w:val="0"/>
          <w:marTop w:val="0"/>
          <w:marBottom w:val="0"/>
          <w:divBdr>
            <w:top w:val="none" w:sz="0" w:space="0" w:color="auto"/>
            <w:left w:val="none" w:sz="0" w:space="0" w:color="auto"/>
            <w:bottom w:val="none" w:sz="0" w:space="0" w:color="auto"/>
            <w:right w:val="none" w:sz="0" w:space="0" w:color="auto"/>
          </w:divBdr>
        </w:div>
        <w:div w:id="626663623">
          <w:marLeft w:val="0"/>
          <w:marRight w:val="0"/>
          <w:marTop w:val="0"/>
          <w:marBottom w:val="0"/>
          <w:divBdr>
            <w:top w:val="none" w:sz="0" w:space="0" w:color="auto"/>
            <w:left w:val="none" w:sz="0" w:space="0" w:color="auto"/>
            <w:bottom w:val="none" w:sz="0" w:space="0" w:color="auto"/>
            <w:right w:val="none" w:sz="0" w:space="0" w:color="auto"/>
          </w:divBdr>
        </w:div>
        <w:div w:id="644356100">
          <w:marLeft w:val="0"/>
          <w:marRight w:val="0"/>
          <w:marTop w:val="0"/>
          <w:marBottom w:val="0"/>
          <w:divBdr>
            <w:top w:val="none" w:sz="0" w:space="0" w:color="auto"/>
            <w:left w:val="none" w:sz="0" w:space="0" w:color="auto"/>
            <w:bottom w:val="none" w:sz="0" w:space="0" w:color="auto"/>
            <w:right w:val="none" w:sz="0" w:space="0" w:color="auto"/>
          </w:divBdr>
        </w:div>
        <w:div w:id="650064182">
          <w:marLeft w:val="0"/>
          <w:marRight w:val="0"/>
          <w:marTop w:val="0"/>
          <w:marBottom w:val="0"/>
          <w:divBdr>
            <w:top w:val="none" w:sz="0" w:space="0" w:color="auto"/>
            <w:left w:val="none" w:sz="0" w:space="0" w:color="auto"/>
            <w:bottom w:val="none" w:sz="0" w:space="0" w:color="auto"/>
            <w:right w:val="none" w:sz="0" w:space="0" w:color="auto"/>
          </w:divBdr>
        </w:div>
        <w:div w:id="661590764">
          <w:marLeft w:val="0"/>
          <w:marRight w:val="0"/>
          <w:marTop w:val="0"/>
          <w:marBottom w:val="0"/>
          <w:divBdr>
            <w:top w:val="none" w:sz="0" w:space="0" w:color="auto"/>
            <w:left w:val="none" w:sz="0" w:space="0" w:color="auto"/>
            <w:bottom w:val="none" w:sz="0" w:space="0" w:color="auto"/>
            <w:right w:val="none" w:sz="0" w:space="0" w:color="auto"/>
          </w:divBdr>
        </w:div>
        <w:div w:id="688802177">
          <w:marLeft w:val="0"/>
          <w:marRight w:val="0"/>
          <w:marTop w:val="0"/>
          <w:marBottom w:val="0"/>
          <w:divBdr>
            <w:top w:val="none" w:sz="0" w:space="0" w:color="auto"/>
            <w:left w:val="none" w:sz="0" w:space="0" w:color="auto"/>
            <w:bottom w:val="none" w:sz="0" w:space="0" w:color="auto"/>
            <w:right w:val="none" w:sz="0" w:space="0" w:color="auto"/>
          </w:divBdr>
        </w:div>
        <w:div w:id="744299914">
          <w:marLeft w:val="0"/>
          <w:marRight w:val="0"/>
          <w:marTop w:val="0"/>
          <w:marBottom w:val="0"/>
          <w:divBdr>
            <w:top w:val="none" w:sz="0" w:space="0" w:color="auto"/>
            <w:left w:val="none" w:sz="0" w:space="0" w:color="auto"/>
            <w:bottom w:val="none" w:sz="0" w:space="0" w:color="auto"/>
            <w:right w:val="none" w:sz="0" w:space="0" w:color="auto"/>
          </w:divBdr>
        </w:div>
        <w:div w:id="782112241">
          <w:marLeft w:val="0"/>
          <w:marRight w:val="0"/>
          <w:marTop w:val="0"/>
          <w:marBottom w:val="0"/>
          <w:divBdr>
            <w:top w:val="none" w:sz="0" w:space="0" w:color="auto"/>
            <w:left w:val="none" w:sz="0" w:space="0" w:color="auto"/>
            <w:bottom w:val="none" w:sz="0" w:space="0" w:color="auto"/>
            <w:right w:val="none" w:sz="0" w:space="0" w:color="auto"/>
          </w:divBdr>
        </w:div>
        <w:div w:id="806163413">
          <w:marLeft w:val="0"/>
          <w:marRight w:val="0"/>
          <w:marTop w:val="0"/>
          <w:marBottom w:val="0"/>
          <w:divBdr>
            <w:top w:val="none" w:sz="0" w:space="0" w:color="auto"/>
            <w:left w:val="none" w:sz="0" w:space="0" w:color="auto"/>
            <w:bottom w:val="none" w:sz="0" w:space="0" w:color="auto"/>
            <w:right w:val="none" w:sz="0" w:space="0" w:color="auto"/>
          </w:divBdr>
        </w:div>
        <w:div w:id="854811857">
          <w:marLeft w:val="0"/>
          <w:marRight w:val="0"/>
          <w:marTop w:val="0"/>
          <w:marBottom w:val="0"/>
          <w:divBdr>
            <w:top w:val="none" w:sz="0" w:space="0" w:color="auto"/>
            <w:left w:val="none" w:sz="0" w:space="0" w:color="auto"/>
            <w:bottom w:val="none" w:sz="0" w:space="0" w:color="auto"/>
            <w:right w:val="none" w:sz="0" w:space="0" w:color="auto"/>
          </w:divBdr>
        </w:div>
        <w:div w:id="858860709">
          <w:marLeft w:val="0"/>
          <w:marRight w:val="0"/>
          <w:marTop w:val="0"/>
          <w:marBottom w:val="0"/>
          <w:divBdr>
            <w:top w:val="none" w:sz="0" w:space="0" w:color="auto"/>
            <w:left w:val="none" w:sz="0" w:space="0" w:color="auto"/>
            <w:bottom w:val="none" w:sz="0" w:space="0" w:color="auto"/>
            <w:right w:val="none" w:sz="0" w:space="0" w:color="auto"/>
          </w:divBdr>
        </w:div>
        <w:div w:id="889730039">
          <w:marLeft w:val="0"/>
          <w:marRight w:val="0"/>
          <w:marTop w:val="0"/>
          <w:marBottom w:val="0"/>
          <w:divBdr>
            <w:top w:val="none" w:sz="0" w:space="0" w:color="auto"/>
            <w:left w:val="none" w:sz="0" w:space="0" w:color="auto"/>
            <w:bottom w:val="none" w:sz="0" w:space="0" w:color="auto"/>
            <w:right w:val="none" w:sz="0" w:space="0" w:color="auto"/>
          </w:divBdr>
        </w:div>
        <w:div w:id="972903410">
          <w:marLeft w:val="0"/>
          <w:marRight w:val="0"/>
          <w:marTop w:val="0"/>
          <w:marBottom w:val="0"/>
          <w:divBdr>
            <w:top w:val="none" w:sz="0" w:space="0" w:color="auto"/>
            <w:left w:val="none" w:sz="0" w:space="0" w:color="auto"/>
            <w:bottom w:val="none" w:sz="0" w:space="0" w:color="auto"/>
            <w:right w:val="none" w:sz="0" w:space="0" w:color="auto"/>
          </w:divBdr>
        </w:div>
        <w:div w:id="981694062">
          <w:marLeft w:val="0"/>
          <w:marRight w:val="0"/>
          <w:marTop w:val="0"/>
          <w:marBottom w:val="0"/>
          <w:divBdr>
            <w:top w:val="none" w:sz="0" w:space="0" w:color="auto"/>
            <w:left w:val="none" w:sz="0" w:space="0" w:color="auto"/>
            <w:bottom w:val="none" w:sz="0" w:space="0" w:color="auto"/>
            <w:right w:val="none" w:sz="0" w:space="0" w:color="auto"/>
          </w:divBdr>
        </w:div>
        <w:div w:id="999428668">
          <w:marLeft w:val="0"/>
          <w:marRight w:val="0"/>
          <w:marTop w:val="0"/>
          <w:marBottom w:val="0"/>
          <w:divBdr>
            <w:top w:val="none" w:sz="0" w:space="0" w:color="auto"/>
            <w:left w:val="none" w:sz="0" w:space="0" w:color="auto"/>
            <w:bottom w:val="none" w:sz="0" w:space="0" w:color="auto"/>
            <w:right w:val="none" w:sz="0" w:space="0" w:color="auto"/>
          </w:divBdr>
        </w:div>
        <w:div w:id="1180044345">
          <w:marLeft w:val="0"/>
          <w:marRight w:val="0"/>
          <w:marTop w:val="0"/>
          <w:marBottom w:val="0"/>
          <w:divBdr>
            <w:top w:val="none" w:sz="0" w:space="0" w:color="auto"/>
            <w:left w:val="none" w:sz="0" w:space="0" w:color="auto"/>
            <w:bottom w:val="none" w:sz="0" w:space="0" w:color="auto"/>
            <w:right w:val="none" w:sz="0" w:space="0" w:color="auto"/>
          </w:divBdr>
        </w:div>
        <w:div w:id="1310597743">
          <w:marLeft w:val="0"/>
          <w:marRight w:val="0"/>
          <w:marTop w:val="0"/>
          <w:marBottom w:val="0"/>
          <w:divBdr>
            <w:top w:val="none" w:sz="0" w:space="0" w:color="auto"/>
            <w:left w:val="none" w:sz="0" w:space="0" w:color="auto"/>
            <w:bottom w:val="none" w:sz="0" w:space="0" w:color="auto"/>
            <w:right w:val="none" w:sz="0" w:space="0" w:color="auto"/>
          </w:divBdr>
        </w:div>
        <w:div w:id="1350178101">
          <w:marLeft w:val="0"/>
          <w:marRight w:val="0"/>
          <w:marTop w:val="0"/>
          <w:marBottom w:val="0"/>
          <w:divBdr>
            <w:top w:val="none" w:sz="0" w:space="0" w:color="auto"/>
            <w:left w:val="none" w:sz="0" w:space="0" w:color="auto"/>
            <w:bottom w:val="none" w:sz="0" w:space="0" w:color="auto"/>
            <w:right w:val="none" w:sz="0" w:space="0" w:color="auto"/>
          </w:divBdr>
        </w:div>
        <w:div w:id="1362587350">
          <w:marLeft w:val="0"/>
          <w:marRight w:val="0"/>
          <w:marTop w:val="0"/>
          <w:marBottom w:val="0"/>
          <w:divBdr>
            <w:top w:val="none" w:sz="0" w:space="0" w:color="auto"/>
            <w:left w:val="none" w:sz="0" w:space="0" w:color="auto"/>
            <w:bottom w:val="none" w:sz="0" w:space="0" w:color="auto"/>
            <w:right w:val="none" w:sz="0" w:space="0" w:color="auto"/>
          </w:divBdr>
        </w:div>
        <w:div w:id="1368677887">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444377188">
          <w:marLeft w:val="0"/>
          <w:marRight w:val="0"/>
          <w:marTop w:val="0"/>
          <w:marBottom w:val="0"/>
          <w:divBdr>
            <w:top w:val="none" w:sz="0" w:space="0" w:color="auto"/>
            <w:left w:val="none" w:sz="0" w:space="0" w:color="auto"/>
            <w:bottom w:val="none" w:sz="0" w:space="0" w:color="auto"/>
            <w:right w:val="none" w:sz="0" w:space="0" w:color="auto"/>
          </w:divBdr>
        </w:div>
        <w:div w:id="1464538227">
          <w:marLeft w:val="0"/>
          <w:marRight w:val="0"/>
          <w:marTop w:val="0"/>
          <w:marBottom w:val="0"/>
          <w:divBdr>
            <w:top w:val="none" w:sz="0" w:space="0" w:color="auto"/>
            <w:left w:val="none" w:sz="0" w:space="0" w:color="auto"/>
            <w:bottom w:val="none" w:sz="0" w:space="0" w:color="auto"/>
            <w:right w:val="none" w:sz="0" w:space="0" w:color="auto"/>
          </w:divBdr>
        </w:div>
        <w:div w:id="1496073359">
          <w:marLeft w:val="0"/>
          <w:marRight w:val="0"/>
          <w:marTop w:val="0"/>
          <w:marBottom w:val="0"/>
          <w:divBdr>
            <w:top w:val="none" w:sz="0" w:space="0" w:color="auto"/>
            <w:left w:val="none" w:sz="0" w:space="0" w:color="auto"/>
            <w:bottom w:val="none" w:sz="0" w:space="0" w:color="auto"/>
            <w:right w:val="none" w:sz="0" w:space="0" w:color="auto"/>
          </w:divBdr>
        </w:div>
        <w:div w:id="1520004294">
          <w:marLeft w:val="0"/>
          <w:marRight w:val="0"/>
          <w:marTop w:val="0"/>
          <w:marBottom w:val="0"/>
          <w:divBdr>
            <w:top w:val="none" w:sz="0" w:space="0" w:color="auto"/>
            <w:left w:val="none" w:sz="0" w:space="0" w:color="auto"/>
            <w:bottom w:val="none" w:sz="0" w:space="0" w:color="auto"/>
            <w:right w:val="none" w:sz="0" w:space="0" w:color="auto"/>
          </w:divBdr>
        </w:div>
        <w:div w:id="1673603235">
          <w:marLeft w:val="0"/>
          <w:marRight w:val="0"/>
          <w:marTop w:val="0"/>
          <w:marBottom w:val="0"/>
          <w:divBdr>
            <w:top w:val="none" w:sz="0" w:space="0" w:color="auto"/>
            <w:left w:val="none" w:sz="0" w:space="0" w:color="auto"/>
            <w:bottom w:val="none" w:sz="0" w:space="0" w:color="auto"/>
            <w:right w:val="none" w:sz="0" w:space="0" w:color="auto"/>
          </w:divBdr>
        </w:div>
        <w:div w:id="1800608300">
          <w:marLeft w:val="0"/>
          <w:marRight w:val="0"/>
          <w:marTop w:val="0"/>
          <w:marBottom w:val="0"/>
          <w:divBdr>
            <w:top w:val="none" w:sz="0" w:space="0" w:color="auto"/>
            <w:left w:val="none" w:sz="0" w:space="0" w:color="auto"/>
            <w:bottom w:val="none" w:sz="0" w:space="0" w:color="auto"/>
            <w:right w:val="none" w:sz="0" w:space="0" w:color="auto"/>
          </w:divBdr>
        </w:div>
        <w:div w:id="1866093910">
          <w:marLeft w:val="0"/>
          <w:marRight w:val="0"/>
          <w:marTop w:val="0"/>
          <w:marBottom w:val="0"/>
          <w:divBdr>
            <w:top w:val="none" w:sz="0" w:space="0" w:color="auto"/>
            <w:left w:val="none" w:sz="0" w:space="0" w:color="auto"/>
            <w:bottom w:val="none" w:sz="0" w:space="0" w:color="auto"/>
            <w:right w:val="none" w:sz="0" w:space="0" w:color="auto"/>
          </w:divBdr>
        </w:div>
        <w:div w:id="1873490735">
          <w:marLeft w:val="0"/>
          <w:marRight w:val="0"/>
          <w:marTop w:val="0"/>
          <w:marBottom w:val="0"/>
          <w:divBdr>
            <w:top w:val="none" w:sz="0" w:space="0" w:color="auto"/>
            <w:left w:val="none" w:sz="0" w:space="0" w:color="auto"/>
            <w:bottom w:val="none" w:sz="0" w:space="0" w:color="auto"/>
            <w:right w:val="none" w:sz="0" w:space="0" w:color="auto"/>
          </w:divBdr>
        </w:div>
        <w:div w:id="1885290081">
          <w:marLeft w:val="0"/>
          <w:marRight w:val="0"/>
          <w:marTop w:val="0"/>
          <w:marBottom w:val="0"/>
          <w:divBdr>
            <w:top w:val="none" w:sz="0" w:space="0" w:color="auto"/>
            <w:left w:val="none" w:sz="0" w:space="0" w:color="auto"/>
            <w:bottom w:val="none" w:sz="0" w:space="0" w:color="auto"/>
            <w:right w:val="none" w:sz="0" w:space="0" w:color="auto"/>
          </w:divBdr>
        </w:div>
        <w:div w:id="1928805904">
          <w:marLeft w:val="0"/>
          <w:marRight w:val="0"/>
          <w:marTop w:val="0"/>
          <w:marBottom w:val="0"/>
          <w:divBdr>
            <w:top w:val="none" w:sz="0" w:space="0" w:color="auto"/>
            <w:left w:val="none" w:sz="0" w:space="0" w:color="auto"/>
            <w:bottom w:val="none" w:sz="0" w:space="0" w:color="auto"/>
            <w:right w:val="none" w:sz="0" w:space="0" w:color="auto"/>
          </w:divBdr>
        </w:div>
        <w:div w:id="1995336540">
          <w:marLeft w:val="0"/>
          <w:marRight w:val="0"/>
          <w:marTop w:val="0"/>
          <w:marBottom w:val="0"/>
          <w:divBdr>
            <w:top w:val="none" w:sz="0" w:space="0" w:color="auto"/>
            <w:left w:val="none" w:sz="0" w:space="0" w:color="auto"/>
            <w:bottom w:val="none" w:sz="0" w:space="0" w:color="auto"/>
            <w:right w:val="none" w:sz="0" w:space="0" w:color="auto"/>
          </w:divBdr>
        </w:div>
        <w:div w:id="2034112195">
          <w:marLeft w:val="0"/>
          <w:marRight w:val="0"/>
          <w:marTop w:val="0"/>
          <w:marBottom w:val="0"/>
          <w:divBdr>
            <w:top w:val="none" w:sz="0" w:space="0" w:color="auto"/>
            <w:left w:val="none" w:sz="0" w:space="0" w:color="auto"/>
            <w:bottom w:val="none" w:sz="0" w:space="0" w:color="auto"/>
            <w:right w:val="none" w:sz="0" w:space="0" w:color="auto"/>
          </w:divBdr>
        </w:div>
        <w:div w:id="2095932203">
          <w:marLeft w:val="0"/>
          <w:marRight w:val="0"/>
          <w:marTop w:val="0"/>
          <w:marBottom w:val="0"/>
          <w:divBdr>
            <w:top w:val="none" w:sz="0" w:space="0" w:color="auto"/>
            <w:left w:val="none" w:sz="0" w:space="0" w:color="auto"/>
            <w:bottom w:val="none" w:sz="0" w:space="0" w:color="auto"/>
            <w:right w:val="none" w:sz="0" w:space="0" w:color="auto"/>
          </w:divBdr>
        </w:div>
      </w:divsChild>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005426751">
      <w:bodyDiv w:val="1"/>
      <w:marLeft w:val="0"/>
      <w:marRight w:val="0"/>
      <w:marTop w:val="0"/>
      <w:marBottom w:val="0"/>
      <w:divBdr>
        <w:top w:val="none" w:sz="0" w:space="0" w:color="auto"/>
        <w:left w:val="none" w:sz="0" w:space="0" w:color="auto"/>
        <w:bottom w:val="none" w:sz="0" w:space="0" w:color="auto"/>
        <w:right w:val="none" w:sz="0" w:space="0" w:color="auto"/>
      </w:divBdr>
    </w:div>
    <w:div w:id="2014608167">
      <w:bodyDiv w:val="1"/>
      <w:marLeft w:val="0"/>
      <w:marRight w:val="0"/>
      <w:marTop w:val="0"/>
      <w:marBottom w:val="0"/>
      <w:divBdr>
        <w:top w:val="none" w:sz="0" w:space="0" w:color="auto"/>
        <w:left w:val="none" w:sz="0" w:space="0" w:color="auto"/>
        <w:bottom w:val="none" w:sz="0" w:space="0" w:color="auto"/>
        <w:right w:val="none" w:sz="0" w:space="0" w:color="auto"/>
      </w:divBdr>
      <w:divsChild>
        <w:div w:id="201554710">
          <w:marLeft w:val="0"/>
          <w:marRight w:val="0"/>
          <w:marTop w:val="0"/>
          <w:marBottom w:val="0"/>
          <w:divBdr>
            <w:top w:val="none" w:sz="0" w:space="0" w:color="auto"/>
            <w:left w:val="none" w:sz="0" w:space="0" w:color="auto"/>
            <w:bottom w:val="none" w:sz="0" w:space="0" w:color="auto"/>
            <w:right w:val="none" w:sz="0" w:space="0" w:color="auto"/>
          </w:divBdr>
        </w:div>
        <w:div w:id="827790304">
          <w:marLeft w:val="0"/>
          <w:marRight w:val="0"/>
          <w:marTop w:val="0"/>
          <w:marBottom w:val="0"/>
          <w:divBdr>
            <w:top w:val="none" w:sz="0" w:space="0" w:color="auto"/>
            <w:left w:val="none" w:sz="0" w:space="0" w:color="auto"/>
            <w:bottom w:val="none" w:sz="0" w:space="0" w:color="auto"/>
            <w:right w:val="none" w:sz="0" w:space="0" w:color="auto"/>
          </w:divBdr>
        </w:div>
        <w:div w:id="209001137">
          <w:marLeft w:val="0"/>
          <w:marRight w:val="0"/>
          <w:marTop w:val="0"/>
          <w:marBottom w:val="0"/>
          <w:divBdr>
            <w:top w:val="none" w:sz="0" w:space="0" w:color="auto"/>
            <w:left w:val="none" w:sz="0" w:space="0" w:color="auto"/>
            <w:bottom w:val="none" w:sz="0" w:space="0" w:color="auto"/>
            <w:right w:val="none" w:sz="0" w:space="0" w:color="auto"/>
          </w:divBdr>
        </w:div>
        <w:div w:id="126826157">
          <w:marLeft w:val="0"/>
          <w:marRight w:val="0"/>
          <w:marTop w:val="0"/>
          <w:marBottom w:val="0"/>
          <w:divBdr>
            <w:top w:val="none" w:sz="0" w:space="0" w:color="auto"/>
            <w:left w:val="none" w:sz="0" w:space="0" w:color="auto"/>
            <w:bottom w:val="none" w:sz="0" w:space="0" w:color="auto"/>
            <w:right w:val="none" w:sz="0" w:space="0" w:color="auto"/>
          </w:divBdr>
        </w:div>
        <w:div w:id="447698984">
          <w:marLeft w:val="0"/>
          <w:marRight w:val="0"/>
          <w:marTop w:val="0"/>
          <w:marBottom w:val="0"/>
          <w:divBdr>
            <w:top w:val="none" w:sz="0" w:space="0" w:color="auto"/>
            <w:left w:val="none" w:sz="0" w:space="0" w:color="auto"/>
            <w:bottom w:val="none" w:sz="0" w:space="0" w:color="auto"/>
            <w:right w:val="none" w:sz="0" w:space="0" w:color="auto"/>
          </w:divBdr>
        </w:div>
        <w:div w:id="154493807">
          <w:marLeft w:val="0"/>
          <w:marRight w:val="0"/>
          <w:marTop w:val="0"/>
          <w:marBottom w:val="0"/>
          <w:divBdr>
            <w:top w:val="none" w:sz="0" w:space="0" w:color="auto"/>
            <w:left w:val="none" w:sz="0" w:space="0" w:color="auto"/>
            <w:bottom w:val="none" w:sz="0" w:space="0" w:color="auto"/>
            <w:right w:val="none" w:sz="0" w:space="0" w:color="auto"/>
          </w:divBdr>
        </w:div>
        <w:div w:id="1333072388">
          <w:marLeft w:val="0"/>
          <w:marRight w:val="0"/>
          <w:marTop w:val="0"/>
          <w:marBottom w:val="0"/>
          <w:divBdr>
            <w:top w:val="none" w:sz="0" w:space="0" w:color="auto"/>
            <w:left w:val="none" w:sz="0" w:space="0" w:color="auto"/>
            <w:bottom w:val="none" w:sz="0" w:space="0" w:color="auto"/>
            <w:right w:val="none" w:sz="0" w:space="0" w:color="auto"/>
          </w:divBdr>
        </w:div>
        <w:div w:id="879441552">
          <w:marLeft w:val="0"/>
          <w:marRight w:val="0"/>
          <w:marTop w:val="0"/>
          <w:marBottom w:val="0"/>
          <w:divBdr>
            <w:top w:val="none" w:sz="0" w:space="0" w:color="auto"/>
            <w:left w:val="none" w:sz="0" w:space="0" w:color="auto"/>
            <w:bottom w:val="none" w:sz="0" w:space="0" w:color="auto"/>
            <w:right w:val="none" w:sz="0" w:space="0" w:color="auto"/>
          </w:divBdr>
        </w:div>
        <w:div w:id="1239561035">
          <w:marLeft w:val="0"/>
          <w:marRight w:val="0"/>
          <w:marTop w:val="0"/>
          <w:marBottom w:val="0"/>
          <w:divBdr>
            <w:top w:val="none" w:sz="0" w:space="0" w:color="auto"/>
            <w:left w:val="none" w:sz="0" w:space="0" w:color="auto"/>
            <w:bottom w:val="none" w:sz="0" w:space="0" w:color="auto"/>
            <w:right w:val="none" w:sz="0" w:space="0" w:color="auto"/>
          </w:divBdr>
        </w:div>
        <w:div w:id="1411391832">
          <w:marLeft w:val="0"/>
          <w:marRight w:val="0"/>
          <w:marTop w:val="0"/>
          <w:marBottom w:val="0"/>
          <w:divBdr>
            <w:top w:val="none" w:sz="0" w:space="0" w:color="auto"/>
            <w:left w:val="none" w:sz="0" w:space="0" w:color="auto"/>
            <w:bottom w:val="none" w:sz="0" w:space="0" w:color="auto"/>
            <w:right w:val="none" w:sz="0" w:space="0" w:color="auto"/>
          </w:divBdr>
        </w:div>
        <w:div w:id="1127775664">
          <w:marLeft w:val="0"/>
          <w:marRight w:val="0"/>
          <w:marTop w:val="0"/>
          <w:marBottom w:val="0"/>
          <w:divBdr>
            <w:top w:val="none" w:sz="0" w:space="0" w:color="auto"/>
            <w:left w:val="none" w:sz="0" w:space="0" w:color="auto"/>
            <w:bottom w:val="none" w:sz="0" w:space="0" w:color="auto"/>
            <w:right w:val="none" w:sz="0" w:space="0" w:color="auto"/>
          </w:divBdr>
        </w:div>
        <w:div w:id="1817918285">
          <w:marLeft w:val="0"/>
          <w:marRight w:val="0"/>
          <w:marTop w:val="0"/>
          <w:marBottom w:val="0"/>
          <w:divBdr>
            <w:top w:val="none" w:sz="0" w:space="0" w:color="auto"/>
            <w:left w:val="none" w:sz="0" w:space="0" w:color="auto"/>
            <w:bottom w:val="none" w:sz="0" w:space="0" w:color="auto"/>
            <w:right w:val="none" w:sz="0" w:space="0" w:color="auto"/>
          </w:divBdr>
        </w:div>
        <w:div w:id="2144152507">
          <w:marLeft w:val="0"/>
          <w:marRight w:val="0"/>
          <w:marTop w:val="0"/>
          <w:marBottom w:val="0"/>
          <w:divBdr>
            <w:top w:val="none" w:sz="0" w:space="0" w:color="auto"/>
            <w:left w:val="none" w:sz="0" w:space="0" w:color="auto"/>
            <w:bottom w:val="none" w:sz="0" w:space="0" w:color="auto"/>
            <w:right w:val="none" w:sz="0" w:space="0" w:color="auto"/>
          </w:divBdr>
        </w:div>
        <w:div w:id="1200119575">
          <w:marLeft w:val="0"/>
          <w:marRight w:val="0"/>
          <w:marTop w:val="0"/>
          <w:marBottom w:val="0"/>
          <w:divBdr>
            <w:top w:val="none" w:sz="0" w:space="0" w:color="auto"/>
            <w:left w:val="none" w:sz="0" w:space="0" w:color="auto"/>
            <w:bottom w:val="none" w:sz="0" w:space="0" w:color="auto"/>
            <w:right w:val="none" w:sz="0" w:space="0" w:color="auto"/>
          </w:divBdr>
        </w:div>
        <w:div w:id="388922809">
          <w:marLeft w:val="0"/>
          <w:marRight w:val="0"/>
          <w:marTop w:val="0"/>
          <w:marBottom w:val="0"/>
          <w:divBdr>
            <w:top w:val="none" w:sz="0" w:space="0" w:color="auto"/>
            <w:left w:val="none" w:sz="0" w:space="0" w:color="auto"/>
            <w:bottom w:val="none" w:sz="0" w:space="0" w:color="auto"/>
            <w:right w:val="none" w:sz="0" w:space="0" w:color="auto"/>
          </w:divBdr>
        </w:div>
        <w:div w:id="1133256360">
          <w:marLeft w:val="0"/>
          <w:marRight w:val="0"/>
          <w:marTop w:val="0"/>
          <w:marBottom w:val="0"/>
          <w:divBdr>
            <w:top w:val="none" w:sz="0" w:space="0" w:color="auto"/>
            <w:left w:val="none" w:sz="0" w:space="0" w:color="auto"/>
            <w:bottom w:val="none" w:sz="0" w:space="0" w:color="auto"/>
            <w:right w:val="none" w:sz="0" w:space="0" w:color="auto"/>
          </w:divBdr>
        </w:div>
        <w:div w:id="305012620">
          <w:marLeft w:val="0"/>
          <w:marRight w:val="0"/>
          <w:marTop w:val="0"/>
          <w:marBottom w:val="0"/>
          <w:divBdr>
            <w:top w:val="none" w:sz="0" w:space="0" w:color="auto"/>
            <w:left w:val="none" w:sz="0" w:space="0" w:color="auto"/>
            <w:bottom w:val="none" w:sz="0" w:space="0" w:color="auto"/>
            <w:right w:val="none" w:sz="0" w:space="0" w:color="auto"/>
          </w:divBdr>
        </w:div>
        <w:div w:id="1036198311">
          <w:marLeft w:val="0"/>
          <w:marRight w:val="0"/>
          <w:marTop w:val="0"/>
          <w:marBottom w:val="0"/>
          <w:divBdr>
            <w:top w:val="none" w:sz="0" w:space="0" w:color="auto"/>
            <w:left w:val="none" w:sz="0" w:space="0" w:color="auto"/>
            <w:bottom w:val="none" w:sz="0" w:space="0" w:color="auto"/>
            <w:right w:val="none" w:sz="0" w:space="0" w:color="auto"/>
          </w:divBdr>
        </w:div>
        <w:div w:id="677118720">
          <w:marLeft w:val="0"/>
          <w:marRight w:val="0"/>
          <w:marTop w:val="0"/>
          <w:marBottom w:val="0"/>
          <w:divBdr>
            <w:top w:val="none" w:sz="0" w:space="0" w:color="auto"/>
            <w:left w:val="none" w:sz="0" w:space="0" w:color="auto"/>
            <w:bottom w:val="none" w:sz="0" w:space="0" w:color="auto"/>
            <w:right w:val="none" w:sz="0" w:space="0" w:color="auto"/>
          </w:divBdr>
        </w:div>
        <w:div w:id="336423581">
          <w:marLeft w:val="0"/>
          <w:marRight w:val="0"/>
          <w:marTop w:val="0"/>
          <w:marBottom w:val="0"/>
          <w:divBdr>
            <w:top w:val="none" w:sz="0" w:space="0" w:color="auto"/>
            <w:left w:val="none" w:sz="0" w:space="0" w:color="auto"/>
            <w:bottom w:val="none" w:sz="0" w:space="0" w:color="auto"/>
            <w:right w:val="none" w:sz="0" w:space="0" w:color="auto"/>
          </w:divBdr>
        </w:div>
        <w:div w:id="775519741">
          <w:marLeft w:val="0"/>
          <w:marRight w:val="0"/>
          <w:marTop w:val="0"/>
          <w:marBottom w:val="0"/>
          <w:divBdr>
            <w:top w:val="none" w:sz="0" w:space="0" w:color="auto"/>
            <w:left w:val="none" w:sz="0" w:space="0" w:color="auto"/>
            <w:bottom w:val="none" w:sz="0" w:space="0" w:color="auto"/>
            <w:right w:val="none" w:sz="0" w:space="0" w:color="auto"/>
          </w:divBdr>
        </w:div>
        <w:div w:id="93062354">
          <w:marLeft w:val="0"/>
          <w:marRight w:val="0"/>
          <w:marTop w:val="0"/>
          <w:marBottom w:val="0"/>
          <w:divBdr>
            <w:top w:val="none" w:sz="0" w:space="0" w:color="auto"/>
            <w:left w:val="none" w:sz="0" w:space="0" w:color="auto"/>
            <w:bottom w:val="none" w:sz="0" w:space="0" w:color="auto"/>
            <w:right w:val="none" w:sz="0" w:space="0" w:color="auto"/>
          </w:divBdr>
        </w:div>
        <w:div w:id="95949230">
          <w:marLeft w:val="0"/>
          <w:marRight w:val="0"/>
          <w:marTop w:val="0"/>
          <w:marBottom w:val="0"/>
          <w:divBdr>
            <w:top w:val="none" w:sz="0" w:space="0" w:color="auto"/>
            <w:left w:val="none" w:sz="0" w:space="0" w:color="auto"/>
            <w:bottom w:val="none" w:sz="0" w:space="0" w:color="auto"/>
            <w:right w:val="none" w:sz="0" w:space="0" w:color="auto"/>
          </w:divBdr>
        </w:div>
        <w:div w:id="1164779447">
          <w:marLeft w:val="0"/>
          <w:marRight w:val="0"/>
          <w:marTop w:val="0"/>
          <w:marBottom w:val="0"/>
          <w:divBdr>
            <w:top w:val="none" w:sz="0" w:space="0" w:color="auto"/>
            <w:left w:val="none" w:sz="0" w:space="0" w:color="auto"/>
            <w:bottom w:val="none" w:sz="0" w:space="0" w:color="auto"/>
            <w:right w:val="none" w:sz="0" w:space="0" w:color="auto"/>
          </w:divBdr>
        </w:div>
        <w:div w:id="1056666573">
          <w:marLeft w:val="0"/>
          <w:marRight w:val="0"/>
          <w:marTop w:val="0"/>
          <w:marBottom w:val="0"/>
          <w:divBdr>
            <w:top w:val="none" w:sz="0" w:space="0" w:color="auto"/>
            <w:left w:val="none" w:sz="0" w:space="0" w:color="auto"/>
            <w:bottom w:val="none" w:sz="0" w:space="0" w:color="auto"/>
            <w:right w:val="none" w:sz="0" w:space="0" w:color="auto"/>
          </w:divBdr>
        </w:div>
        <w:div w:id="989402042">
          <w:marLeft w:val="0"/>
          <w:marRight w:val="0"/>
          <w:marTop w:val="0"/>
          <w:marBottom w:val="0"/>
          <w:divBdr>
            <w:top w:val="none" w:sz="0" w:space="0" w:color="auto"/>
            <w:left w:val="none" w:sz="0" w:space="0" w:color="auto"/>
            <w:bottom w:val="none" w:sz="0" w:space="0" w:color="auto"/>
            <w:right w:val="none" w:sz="0" w:space="0" w:color="auto"/>
          </w:divBdr>
        </w:div>
        <w:div w:id="1248537136">
          <w:marLeft w:val="0"/>
          <w:marRight w:val="0"/>
          <w:marTop w:val="0"/>
          <w:marBottom w:val="0"/>
          <w:divBdr>
            <w:top w:val="none" w:sz="0" w:space="0" w:color="auto"/>
            <w:left w:val="none" w:sz="0" w:space="0" w:color="auto"/>
            <w:bottom w:val="none" w:sz="0" w:space="0" w:color="auto"/>
            <w:right w:val="none" w:sz="0" w:space="0" w:color="auto"/>
          </w:divBdr>
        </w:div>
        <w:div w:id="94057633">
          <w:marLeft w:val="0"/>
          <w:marRight w:val="0"/>
          <w:marTop w:val="0"/>
          <w:marBottom w:val="0"/>
          <w:divBdr>
            <w:top w:val="none" w:sz="0" w:space="0" w:color="auto"/>
            <w:left w:val="none" w:sz="0" w:space="0" w:color="auto"/>
            <w:bottom w:val="none" w:sz="0" w:space="0" w:color="auto"/>
            <w:right w:val="none" w:sz="0" w:space="0" w:color="auto"/>
          </w:divBdr>
        </w:div>
        <w:div w:id="535045897">
          <w:marLeft w:val="0"/>
          <w:marRight w:val="0"/>
          <w:marTop w:val="0"/>
          <w:marBottom w:val="0"/>
          <w:divBdr>
            <w:top w:val="none" w:sz="0" w:space="0" w:color="auto"/>
            <w:left w:val="none" w:sz="0" w:space="0" w:color="auto"/>
            <w:bottom w:val="none" w:sz="0" w:space="0" w:color="auto"/>
            <w:right w:val="none" w:sz="0" w:space="0" w:color="auto"/>
          </w:divBdr>
        </w:div>
        <w:div w:id="391344455">
          <w:marLeft w:val="0"/>
          <w:marRight w:val="0"/>
          <w:marTop w:val="0"/>
          <w:marBottom w:val="0"/>
          <w:divBdr>
            <w:top w:val="none" w:sz="0" w:space="0" w:color="auto"/>
            <w:left w:val="none" w:sz="0" w:space="0" w:color="auto"/>
            <w:bottom w:val="none" w:sz="0" w:space="0" w:color="auto"/>
            <w:right w:val="none" w:sz="0" w:space="0" w:color="auto"/>
          </w:divBdr>
        </w:div>
        <w:div w:id="1820657261">
          <w:marLeft w:val="0"/>
          <w:marRight w:val="0"/>
          <w:marTop w:val="0"/>
          <w:marBottom w:val="0"/>
          <w:divBdr>
            <w:top w:val="none" w:sz="0" w:space="0" w:color="auto"/>
            <w:left w:val="none" w:sz="0" w:space="0" w:color="auto"/>
            <w:bottom w:val="none" w:sz="0" w:space="0" w:color="auto"/>
            <w:right w:val="none" w:sz="0" w:space="0" w:color="auto"/>
          </w:divBdr>
        </w:div>
        <w:div w:id="2088914995">
          <w:marLeft w:val="0"/>
          <w:marRight w:val="0"/>
          <w:marTop w:val="0"/>
          <w:marBottom w:val="0"/>
          <w:divBdr>
            <w:top w:val="none" w:sz="0" w:space="0" w:color="auto"/>
            <w:left w:val="none" w:sz="0" w:space="0" w:color="auto"/>
            <w:bottom w:val="none" w:sz="0" w:space="0" w:color="auto"/>
            <w:right w:val="none" w:sz="0" w:space="0" w:color="auto"/>
          </w:divBdr>
        </w:div>
        <w:div w:id="1171526311">
          <w:marLeft w:val="0"/>
          <w:marRight w:val="0"/>
          <w:marTop w:val="0"/>
          <w:marBottom w:val="0"/>
          <w:divBdr>
            <w:top w:val="none" w:sz="0" w:space="0" w:color="auto"/>
            <w:left w:val="none" w:sz="0" w:space="0" w:color="auto"/>
            <w:bottom w:val="none" w:sz="0" w:space="0" w:color="auto"/>
            <w:right w:val="none" w:sz="0" w:space="0" w:color="auto"/>
          </w:divBdr>
        </w:div>
        <w:div w:id="692344511">
          <w:marLeft w:val="0"/>
          <w:marRight w:val="0"/>
          <w:marTop w:val="0"/>
          <w:marBottom w:val="0"/>
          <w:divBdr>
            <w:top w:val="none" w:sz="0" w:space="0" w:color="auto"/>
            <w:left w:val="none" w:sz="0" w:space="0" w:color="auto"/>
            <w:bottom w:val="none" w:sz="0" w:space="0" w:color="auto"/>
            <w:right w:val="none" w:sz="0" w:space="0" w:color="auto"/>
          </w:divBdr>
        </w:div>
        <w:div w:id="84612974">
          <w:marLeft w:val="0"/>
          <w:marRight w:val="0"/>
          <w:marTop w:val="0"/>
          <w:marBottom w:val="0"/>
          <w:divBdr>
            <w:top w:val="none" w:sz="0" w:space="0" w:color="auto"/>
            <w:left w:val="none" w:sz="0" w:space="0" w:color="auto"/>
            <w:bottom w:val="none" w:sz="0" w:space="0" w:color="auto"/>
            <w:right w:val="none" w:sz="0" w:space="0" w:color="auto"/>
          </w:divBdr>
        </w:div>
        <w:div w:id="1805808847">
          <w:marLeft w:val="0"/>
          <w:marRight w:val="0"/>
          <w:marTop w:val="0"/>
          <w:marBottom w:val="0"/>
          <w:divBdr>
            <w:top w:val="none" w:sz="0" w:space="0" w:color="auto"/>
            <w:left w:val="none" w:sz="0" w:space="0" w:color="auto"/>
            <w:bottom w:val="none" w:sz="0" w:space="0" w:color="auto"/>
            <w:right w:val="none" w:sz="0" w:space="0" w:color="auto"/>
          </w:divBdr>
        </w:div>
        <w:div w:id="1677800311">
          <w:marLeft w:val="0"/>
          <w:marRight w:val="0"/>
          <w:marTop w:val="0"/>
          <w:marBottom w:val="0"/>
          <w:divBdr>
            <w:top w:val="none" w:sz="0" w:space="0" w:color="auto"/>
            <w:left w:val="none" w:sz="0" w:space="0" w:color="auto"/>
            <w:bottom w:val="none" w:sz="0" w:space="0" w:color="auto"/>
            <w:right w:val="none" w:sz="0" w:space="0" w:color="auto"/>
          </w:divBdr>
        </w:div>
        <w:div w:id="108084197">
          <w:marLeft w:val="0"/>
          <w:marRight w:val="0"/>
          <w:marTop w:val="0"/>
          <w:marBottom w:val="0"/>
          <w:divBdr>
            <w:top w:val="none" w:sz="0" w:space="0" w:color="auto"/>
            <w:left w:val="none" w:sz="0" w:space="0" w:color="auto"/>
            <w:bottom w:val="none" w:sz="0" w:space="0" w:color="auto"/>
            <w:right w:val="none" w:sz="0" w:space="0" w:color="auto"/>
          </w:divBdr>
        </w:div>
        <w:div w:id="1356615333">
          <w:marLeft w:val="0"/>
          <w:marRight w:val="0"/>
          <w:marTop w:val="0"/>
          <w:marBottom w:val="0"/>
          <w:divBdr>
            <w:top w:val="none" w:sz="0" w:space="0" w:color="auto"/>
            <w:left w:val="none" w:sz="0" w:space="0" w:color="auto"/>
            <w:bottom w:val="none" w:sz="0" w:space="0" w:color="auto"/>
            <w:right w:val="none" w:sz="0" w:space="0" w:color="auto"/>
          </w:divBdr>
        </w:div>
        <w:div w:id="701054299">
          <w:marLeft w:val="0"/>
          <w:marRight w:val="0"/>
          <w:marTop w:val="0"/>
          <w:marBottom w:val="0"/>
          <w:divBdr>
            <w:top w:val="none" w:sz="0" w:space="0" w:color="auto"/>
            <w:left w:val="none" w:sz="0" w:space="0" w:color="auto"/>
            <w:bottom w:val="none" w:sz="0" w:space="0" w:color="auto"/>
            <w:right w:val="none" w:sz="0" w:space="0" w:color="auto"/>
          </w:divBdr>
        </w:div>
        <w:div w:id="1702707888">
          <w:marLeft w:val="0"/>
          <w:marRight w:val="0"/>
          <w:marTop w:val="0"/>
          <w:marBottom w:val="0"/>
          <w:divBdr>
            <w:top w:val="none" w:sz="0" w:space="0" w:color="auto"/>
            <w:left w:val="none" w:sz="0" w:space="0" w:color="auto"/>
            <w:bottom w:val="none" w:sz="0" w:space="0" w:color="auto"/>
            <w:right w:val="none" w:sz="0" w:space="0" w:color="auto"/>
          </w:divBdr>
        </w:div>
        <w:div w:id="47730256">
          <w:marLeft w:val="0"/>
          <w:marRight w:val="0"/>
          <w:marTop w:val="0"/>
          <w:marBottom w:val="0"/>
          <w:divBdr>
            <w:top w:val="none" w:sz="0" w:space="0" w:color="auto"/>
            <w:left w:val="none" w:sz="0" w:space="0" w:color="auto"/>
            <w:bottom w:val="none" w:sz="0" w:space="0" w:color="auto"/>
            <w:right w:val="none" w:sz="0" w:space="0" w:color="auto"/>
          </w:divBdr>
        </w:div>
        <w:div w:id="1961261064">
          <w:marLeft w:val="0"/>
          <w:marRight w:val="0"/>
          <w:marTop w:val="0"/>
          <w:marBottom w:val="0"/>
          <w:divBdr>
            <w:top w:val="none" w:sz="0" w:space="0" w:color="auto"/>
            <w:left w:val="none" w:sz="0" w:space="0" w:color="auto"/>
            <w:bottom w:val="none" w:sz="0" w:space="0" w:color="auto"/>
            <w:right w:val="none" w:sz="0" w:space="0" w:color="auto"/>
          </w:divBdr>
        </w:div>
        <w:div w:id="1923029731">
          <w:marLeft w:val="0"/>
          <w:marRight w:val="0"/>
          <w:marTop w:val="0"/>
          <w:marBottom w:val="0"/>
          <w:divBdr>
            <w:top w:val="none" w:sz="0" w:space="0" w:color="auto"/>
            <w:left w:val="none" w:sz="0" w:space="0" w:color="auto"/>
            <w:bottom w:val="none" w:sz="0" w:space="0" w:color="auto"/>
            <w:right w:val="none" w:sz="0" w:space="0" w:color="auto"/>
          </w:divBdr>
        </w:div>
        <w:div w:id="2096124207">
          <w:marLeft w:val="0"/>
          <w:marRight w:val="0"/>
          <w:marTop w:val="0"/>
          <w:marBottom w:val="0"/>
          <w:divBdr>
            <w:top w:val="none" w:sz="0" w:space="0" w:color="auto"/>
            <w:left w:val="none" w:sz="0" w:space="0" w:color="auto"/>
            <w:bottom w:val="none" w:sz="0" w:space="0" w:color="auto"/>
            <w:right w:val="none" w:sz="0" w:space="0" w:color="auto"/>
          </w:divBdr>
        </w:div>
        <w:div w:id="555164784">
          <w:marLeft w:val="0"/>
          <w:marRight w:val="0"/>
          <w:marTop w:val="0"/>
          <w:marBottom w:val="0"/>
          <w:divBdr>
            <w:top w:val="none" w:sz="0" w:space="0" w:color="auto"/>
            <w:left w:val="none" w:sz="0" w:space="0" w:color="auto"/>
            <w:bottom w:val="none" w:sz="0" w:space="0" w:color="auto"/>
            <w:right w:val="none" w:sz="0" w:space="0" w:color="auto"/>
          </w:divBdr>
        </w:div>
        <w:div w:id="27688721">
          <w:marLeft w:val="0"/>
          <w:marRight w:val="0"/>
          <w:marTop w:val="0"/>
          <w:marBottom w:val="0"/>
          <w:divBdr>
            <w:top w:val="none" w:sz="0" w:space="0" w:color="auto"/>
            <w:left w:val="none" w:sz="0" w:space="0" w:color="auto"/>
            <w:bottom w:val="none" w:sz="0" w:space="0" w:color="auto"/>
            <w:right w:val="none" w:sz="0" w:space="0" w:color="auto"/>
          </w:divBdr>
        </w:div>
        <w:div w:id="1258899935">
          <w:marLeft w:val="0"/>
          <w:marRight w:val="0"/>
          <w:marTop w:val="0"/>
          <w:marBottom w:val="0"/>
          <w:divBdr>
            <w:top w:val="none" w:sz="0" w:space="0" w:color="auto"/>
            <w:left w:val="none" w:sz="0" w:space="0" w:color="auto"/>
            <w:bottom w:val="none" w:sz="0" w:space="0" w:color="auto"/>
            <w:right w:val="none" w:sz="0" w:space="0" w:color="auto"/>
          </w:divBdr>
        </w:div>
        <w:div w:id="257714841">
          <w:marLeft w:val="0"/>
          <w:marRight w:val="0"/>
          <w:marTop w:val="0"/>
          <w:marBottom w:val="0"/>
          <w:divBdr>
            <w:top w:val="none" w:sz="0" w:space="0" w:color="auto"/>
            <w:left w:val="none" w:sz="0" w:space="0" w:color="auto"/>
            <w:bottom w:val="none" w:sz="0" w:space="0" w:color="auto"/>
            <w:right w:val="none" w:sz="0" w:space="0" w:color="auto"/>
          </w:divBdr>
        </w:div>
        <w:div w:id="199326555">
          <w:marLeft w:val="0"/>
          <w:marRight w:val="0"/>
          <w:marTop w:val="0"/>
          <w:marBottom w:val="0"/>
          <w:divBdr>
            <w:top w:val="none" w:sz="0" w:space="0" w:color="auto"/>
            <w:left w:val="none" w:sz="0" w:space="0" w:color="auto"/>
            <w:bottom w:val="none" w:sz="0" w:space="0" w:color="auto"/>
            <w:right w:val="none" w:sz="0" w:space="0" w:color="auto"/>
          </w:divBdr>
        </w:div>
        <w:div w:id="181941943">
          <w:marLeft w:val="0"/>
          <w:marRight w:val="0"/>
          <w:marTop w:val="0"/>
          <w:marBottom w:val="0"/>
          <w:divBdr>
            <w:top w:val="none" w:sz="0" w:space="0" w:color="auto"/>
            <w:left w:val="none" w:sz="0" w:space="0" w:color="auto"/>
            <w:bottom w:val="none" w:sz="0" w:space="0" w:color="auto"/>
            <w:right w:val="none" w:sz="0" w:space="0" w:color="auto"/>
          </w:divBdr>
        </w:div>
        <w:div w:id="300157581">
          <w:marLeft w:val="0"/>
          <w:marRight w:val="0"/>
          <w:marTop w:val="0"/>
          <w:marBottom w:val="0"/>
          <w:divBdr>
            <w:top w:val="none" w:sz="0" w:space="0" w:color="auto"/>
            <w:left w:val="none" w:sz="0" w:space="0" w:color="auto"/>
            <w:bottom w:val="none" w:sz="0" w:space="0" w:color="auto"/>
            <w:right w:val="none" w:sz="0" w:space="0" w:color="auto"/>
          </w:divBdr>
        </w:div>
        <w:div w:id="1566990765">
          <w:marLeft w:val="0"/>
          <w:marRight w:val="0"/>
          <w:marTop w:val="0"/>
          <w:marBottom w:val="0"/>
          <w:divBdr>
            <w:top w:val="none" w:sz="0" w:space="0" w:color="auto"/>
            <w:left w:val="none" w:sz="0" w:space="0" w:color="auto"/>
            <w:bottom w:val="none" w:sz="0" w:space="0" w:color="auto"/>
            <w:right w:val="none" w:sz="0" w:space="0" w:color="auto"/>
          </w:divBdr>
        </w:div>
        <w:div w:id="1635713534">
          <w:marLeft w:val="0"/>
          <w:marRight w:val="0"/>
          <w:marTop w:val="0"/>
          <w:marBottom w:val="0"/>
          <w:divBdr>
            <w:top w:val="none" w:sz="0" w:space="0" w:color="auto"/>
            <w:left w:val="none" w:sz="0" w:space="0" w:color="auto"/>
            <w:bottom w:val="none" w:sz="0" w:space="0" w:color="auto"/>
            <w:right w:val="none" w:sz="0" w:space="0" w:color="auto"/>
          </w:divBdr>
        </w:div>
        <w:div w:id="2097432579">
          <w:marLeft w:val="0"/>
          <w:marRight w:val="0"/>
          <w:marTop w:val="0"/>
          <w:marBottom w:val="0"/>
          <w:divBdr>
            <w:top w:val="none" w:sz="0" w:space="0" w:color="auto"/>
            <w:left w:val="none" w:sz="0" w:space="0" w:color="auto"/>
            <w:bottom w:val="none" w:sz="0" w:space="0" w:color="auto"/>
            <w:right w:val="none" w:sz="0" w:space="0" w:color="auto"/>
          </w:divBdr>
        </w:div>
        <w:div w:id="800078971">
          <w:marLeft w:val="0"/>
          <w:marRight w:val="0"/>
          <w:marTop w:val="0"/>
          <w:marBottom w:val="0"/>
          <w:divBdr>
            <w:top w:val="none" w:sz="0" w:space="0" w:color="auto"/>
            <w:left w:val="none" w:sz="0" w:space="0" w:color="auto"/>
            <w:bottom w:val="none" w:sz="0" w:space="0" w:color="auto"/>
            <w:right w:val="none" w:sz="0" w:space="0" w:color="auto"/>
          </w:divBdr>
        </w:div>
        <w:div w:id="1190872844">
          <w:marLeft w:val="0"/>
          <w:marRight w:val="0"/>
          <w:marTop w:val="0"/>
          <w:marBottom w:val="0"/>
          <w:divBdr>
            <w:top w:val="none" w:sz="0" w:space="0" w:color="auto"/>
            <w:left w:val="none" w:sz="0" w:space="0" w:color="auto"/>
            <w:bottom w:val="none" w:sz="0" w:space="0" w:color="auto"/>
            <w:right w:val="none" w:sz="0" w:space="0" w:color="auto"/>
          </w:divBdr>
        </w:div>
        <w:div w:id="666132579">
          <w:marLeft w:val="0"/>
          <w:marRight w:val="0"/>
          <w:marTop w:val="0"/>
          <w:marBottom w:val="0"/>
          <w:divBdr>
            <w:top w:val="none" w:sz="0" w:space="0" w:color="auto"/>
            <w:left w:val="none" w:sz="0" w:space="0" w:color="auto"/>
            <w:bottom w:val="none" w:sz="0" w:space="0" w:color="auto"/>
            <w:right w:val="none" w:sz="0" w:space="0" w:color="auto"/>
          </w:divBdr>
        </w:div>
        <w:div w:id="1574000448">
          <w:marLeft w:val="0"/>
          <w:marRight w:val="0"/>
          <w:marTop w:val="0"/>
          <w:marBottom w:val="0"/>
          <w:divBdr>
            <w:top w:val="none" w:sz="0" w:space="0" w:color="auto"/>
            <w:left w:val="none" w:sz="0" w:space="0" w:color="auto"/>
            <w:bottom w:val="none" w:sz="0" w:space="0" w:color="auto"/>
            <w:right w:val="none" w:sz="0" w:space="0" w:color="auto"/>
          </w:divBdr>
        </w:div>
        <w:div w:id="1315645030">
          <w:marLeft w:val="0"/>
          <w:marRight w:val="0"/>
          <w:marTop w:val="0"/>
          <w:marBottom w:val="0"/>
          <w:divBdr>
            <w:top w:val="none" w:sz="0" w:space="0" w:color="auto"/>
            <w:left w:val="none" w:sz="0" w:space="0" w:color="auto"/>
            <w:bottom w:val="none" w:sz="0" w:space="0" w:color="auto"/>
            <w:right w:val="none" w:sz="0" w:space="0" w:color="auto"/>
          </w:divBdr>
        </w:div>
        <w:div w:id="665019447">
          <w:marLeft w:val="0"/>
          <w:marRight w:val="0"/>
          <w:marTop w:val="0"/>
          <w:marBottom w:val="0"/>
          <w:divBdr>
            <w:top w:val="none" w:sz="0" w:space="0" w:color="auto"/>
            <w:left w:val="none" w:sz="0" w:space="0" w:color="auto"/>
            <w:bottom w:val="none" w:sz="0" w:space="0" w:color="auto"/>
            <w:right w:val="none" w:sz="0" w:space="0" w:color="auto"/>
          </w:divBdr>
        </w:div>
        <w:div w:id="1127434287">
          <w:marLeft w:val="0"/>
          <w:marRight w:val="0"/>
          <w:marTop w:val="0"/>
          <w:marBottom w:val="0"/>
          <w:divBdr>
            <w:top w:val="none" w:sz="0" w:space="0" w:color="auto"/>
            <w:left w:val="none" w:sz="0" w:space="0" w:color="auto"/>
            <w:bottom w:val="none" w:sz="0" w:space="0" w:color="auto"/>
            <w:right w:val="none" w:sz="0" w:space="0" w:color="auto"/>
          </w:divBdr>
        </w:div>
        <w:div w:id="1058239421">
          <w:marLeft w:val="0"/>
          <w:marRight w:val="0"/>
          <w:marTop w:val="0"/>
          <w:marBottom w:val="0"/>
          <w:divBdr>
            <w:top w:val="none" w:sz="0" w:space="0" w:color="auto"/>
            <w:left w:val="none" w:sz="0" w:space="0" w:color="auto"/>
            <w:bottom w:val="none" w:sz="0" w:space="0" w:color="auto"/>
            <w:right w:val="none" w:sz="0" w:space="0" w:color="auto"/>
          </w:divBdr>
        </w:div>
        <w:div w:id="1256093361">
          <w:marLeft w:val="0"/>
          <w:marRight w:val="0"/>
          <w:marTop w:val="0"/>
          <w:marBottom w:val="0"/>
          <w:divBdr>
            <w:top w:val="none" w:sz="0" w:space="0" w:color="auto"/>
            <w:left w:val="none" w:sz="0" w:space="0" w:color="auto"/>
            <w:bottom w:val="none" w:sz="0" w:space="0" w:color="auto"/>
            <w:right w:val="none" w:sz="0" w:space="0" w:color="auto"/>
          </w:divBdr>
        </w:div>
        <w:div w:id="75058925">
          <w:marLeft w:val="0"/>
          <w:marRight w:val="0"/>
          <w:marTop w:val="0"/>
          <w:marBottom w:val="0"/>
          <w:divBdr>
            <w:top w:val="none" w:sz="0" w:space="0" w:color="auto"/>
            <w:left w:val="none" w:sz="0" w:space="0" w:color="auto"/>
            <w:bottom w:val="none" w:sz="0" w:space="0" w:color="auto"/>
            <w:right w:val="none" w:sz="0" w:space="0" w:color="auto"/>
          </w:divBdr>
        </w:div>
        <w:div w:id="50887576">
          <w:marLeft w:val="0"/>
          <w:marRight w:val="0"/>
          <w:marTop w:val="0"/>
          <w:marBottom w:val="0"/>
          <w:divBdr>
            <w:top w:val="none" w:sz="0" w:space="0" w:color="auto"/>
            <w:left w:val="none" w:sz="0" w:space="0" w:color="auto"/>
            <w:bottom w:val="none" w:sz="0" w:space="0" w:color="auto"/>
            <w:right w:val="none" w:sz="0" w:space="0" w:color="auto"/>
          </w:divBdr>
        </w:div>
        <w:div w:id="310401502">
          <w:marLeft w:val="0"/>
          <w:marRight w:val="0"/>
          <w:marTop w:val="0"/>
          <w:marBottom w:val="0"/>
          <w:divBdr>
            <w:top w:val="none" w:sz="0" w:space="0" w:color="auto"/>
            <w:left w:val="none" w:sz="0" w:space="0" w:color="auto"/>
            <w:bottom w:val="none" w:sz="0" w:space="0" w:color="auto"/>
            <w:right w:val="none" w:sz="0" w:space="0" w:color="auto"/>
          </w:divBdr>
        </w:div>
        <w:div w:id="951548982">
          <w:marLeft w:val="0"/>
          <w:marRight w:val="0"/>
          <w:marTop w:val="0"/>
          <w:marBottom w:val="0"/>
          <w:divBdr>
            <w:top w:val="none" w:sz="0" w:space="0" w:color="auto"/>
            <w:left w:val="none" w:sz="0" w:space="0" w:color="auto"/>
            <w:bottom w:val="none" w:sz="0" w:space="0" w:color="auto"/>
            <w:right w:val="none" w:sz="0" w:space="0" w:color="auto"/>
          </w:divBdr>
        </w:div>
        <w:div w:id="1614046825">
          <w:marLeft w:val="0"/>
          <w:marRight w:val="0"/>
          <w:marTop w:val="0"/>
          <w:marBottom w:val="0"/>
          <w:divBdr>
            <w:top w:val="none" w:sz="0" w:space="0" w:color="auto"/>
            <w:left w:val="none" w:sz="0" w:space="0" w:color="auto"/>
            <w:bottom w:val="none" w:sz="0" w:space="0" w:color="auto"/>
            <w:right w:val="none" w:sz="0" w:space="0" w:color="auto"/>
          </w:divBdr>
        </w:div>
        <w:div w:id="1766732232">
          <w:marLeft w:val="0"/>
          <w:marRight w:val="0"/>
          <w:marTop w:val="0"/>
          <w:marBottom w:val="0"/>
          <w:divBdr>
            <w:top w:val="none" w:sz="0" w:space="0" w:color="auto"/>
            <w:left w:val="none" w:sz="0" w:space="0" w:color="auto"/>
            <w:bottom w:val="none" w:sz="0" w:space="0" w:color="auto"/>
            <w:right w:val="none" w:sz="0" w:space="0" w:color="auto"/>
          </w:divBdr>
        </w:div>
        <w:div w:id="1814566702">
          <w:marLeft w:val="0"/>
          <w:marRight w:val="0"/>
          <w:marTop w:val="0"/>
          <w:marBottom w:val="0"/>
          <w:divBdr>
            <w:top w:val="none" w:sz="0" w:space="0" w:color="auto"/>
            <w:left w:val="none" w:sz="0" w:space="0" w:color="auto"/>
            <w:bottom w:val="none" w:sz="0" w:space="0" w:color="auto"/>
            <w:right w:val="none" w:sz="0" w:space="0" w:color="auto"/>
          </w:divBdr>
        </w:div>
        <w:div w:id="1454639204">
          <w:marLeft w:val="0"/>
          <w:marRight w:val="0"/>
          <w:marTop w:val="0"/>
          <w:marBottom w:val="0"/>
          <w:divBdr>
            <w:top w:val="none" w:sz="0" w:space="0" w:color="auto"/>
            <w:left w:val="none" w:sz="0" w:space="0" w:color="auto"/>
            <w:bottom w:val="none" w:sz="0" w:space="0" w:color="auto"/>
            <w:right w:val="none" w:sz="0" w:space="0" w:color="auto"/>
          </w:divBdr>
        </w:div>
        <w:div w:id="1650984719">
          <w:marLeft w:val="0"/>
          <w:marRight w:val="0"/>
          <w:marTop w:val="0"/>
          <w:marBottom w:val="0"/>
          <w:divBdr>
            <w:top w:val="none" w:sz="0" w:space="0" w:color="auto"/>
            <w:left w:val="none" w:sz="0" w:space="0" w:color="auto"/>
            <w:bottom w:val="none" w:sz="0" w:space="0" w:color="auto"/>
            <w:right w:val="none" w:sz="0" w:space="0" w:color="auto"/>
          </w:divBdr>
        </w:div>
        <w:div w:id="1130437872">
          <w:marLeft w:val="0"/>
          <w:marRight w:val="0"/>
          <w:marTop w:val="0"/>
          <w:marBottom w:val="0"/>
          <w:divBdr>
            <w:top w:val="none" w:sz="0" w:space="0" w:color="auto"/>
            <w:left w:val="none" w:sz="0" w:space="0" w:color="auto"/>
            <w:bottom w:val="none" w:sz="0" w:space="0" w:color="auto"/>
            <w:right w:val="none" w:sz="0" w:space="0" w:color="auto"/>
          </w:divBdr>
        </w:div>
        <w:div w:id="991446402">
          <w:marLeft w:val="0"/>
          <w:marRight w:val="0"/>
          <w:marTop w:val="0"/>
          <w:marBottom w:val="0"/>
          <w:divBdr>
            <w:top w:val="none" w:sz="0" w:space="0" w:color="auto"/>
            <w:left w:val="none" w:sz="0" w:space="0" w:color="auto"/>
            <w:bottom w:val="none" w:sz="0" w:space="0" w:color="auto"/>
            <w:right w:val="none" w:sz="0" w:space="0" w:color="auto"/>
          </w:divBdr>
        </w:div>
        <w:div w:id="965356009">
          <w:marLeft w:val="0"/>
          <w:marRight w:val="0"/>
          <w:marTop w:val="0"/>
          <w:marBottom w:val="0"/>
          <w:divBdr>
            <w:top w:val="none" w:sz="0" w:space="0" w:color="auto"/>
            <w:left w:val="none" w:sz="0" w:space="0" w:color="auto"/>
            <w:bottom w:val="none" w:sz="0" w:space="0" w:color="auto"/>
            <w:right w:val="none" w:sz="0" w:space="0" w:color="auto"/>
          </w:divBdr>
        </w:div>
        <w:div w:id="1382945387">
          <w:marLeft w:val="0"/>
          <w:marRight w:val="0"/>
          <w:marTop w:val="0"/>
          <w:marBottom w:val="0"/>
          <w:divBdr>
            <w:top w:val="none" w:sz="0" w:space="0" w:color="auto"/>
            <w:left w:val="none" w:sz="0" w:space="0" w:color="auto"/>
            <w:bottom w:val="none" w:sz="0" w:space="0" w:color="auto"/>
            <w:right w:val="none" w:sz="0" w:space="0" w:color="auto"/>
          </w:divBdr>
        </w:div>
        <w:div w:id="624312344">
          <w:marLeft w:val="0"/>
          <w:marRight w:val="0"/>
          <w:marTop w:val="0"/>
          <w:marBottom w:val="0"/>
          <w:divBdr>
            <w:top w:val="none" w:sz="0" w:space="0" w:color="auto"/>
            <w:left w:val="none" w:sz="0" w:space="0" w:color="auto"/>
            <w:bottom w:val="none" w:sz="0" w:space="0" w:color="auto"/>
            <w:right w:val="none" w:sz="0" w:space="0" w:color="auto"/>
          </w:divBdr>
        </w:div>
        <w:div w:id="1654945356">
          <w:marLeft w:val="0"/>
          <w:marRight w:val="0"/>
          <w:marTop w:val="0"/>
          <w:marBottom w:val="0"/>
          <w:divBdr>
            <w:top w:val="none" w:sz="0" w:space="0" w:color="auto"/>
            <w:left w:val="none" w:sz="0" w:space="0" w:color="auto"/>
            <w:bottom w:val="none" w:sz="0" w:space="0" w:color="auto"/>
            <w:right w:val="none" w:sz="0" w:space="0" w:color="auto"/>
          </w:divBdr>
        </w:div>
        <w:div w:id="1585189208">
          <w:marLeft w:val="0"/>
          <w:marRight w:val="0"/>
          <w:marTop w:val="0"/>
          <w:marBottom w:val="0"/>
          <w:divBdr>
            <w:top w:val="none" w:sz="0" w:space="0" w:color="auto"/>
            <w:left w:val="none" w:sz="0" w:space="0" w:color="auto"/>
            <w:bottom w:val="none" w:sz="0" w:space="0" w:color="auto"/>
            <w:right w:val="none" w:sz="0" w:space="0" w:color="auto"/>
          </w:divBdr>
        </w:div>
        <w:div w:id="1793358099">
          <w:marLeft w:val="0"/>
          <w:marRight w:val="0"/>
          <w:marTop w:val="0"/>
          <w:marBottom w:val="0"/>
          <w:divBdr>
            <w:top w:val="none" w:sz="0" w:space="0" w:color="auto"/>
            <w:left w:val="none" w:sz="0" w:space="0" w:color="auto"/>
            <w:bottom w:val="none" w:sz="0" w:space="0" w:color="auto"/>
            <w:right w:val="none" w:sz="0" w:space="0" w:color="auto"/>
          </w:divBdr>
        </w:div>
        <w:div w:id="1982617436">
          <w:marLeft w:val="0"/>
          <w:marRight w:val="0"/>
          <w:marTop w:val="0"/>
          <w:marBottom w:val="0"/>
          <w:divBdr>
            <w:top w:val="none" w:sz="0" w:space="0" w:color="auto"/>
            <w:left w:val="none" w:sz="0" w:space="0" w:color="auto"/>
            <w:bottom w:val="none" w:sz="0" w:space="0" w:color="auto"/>
            <w:right w:val="none" w:sz="0" w:space="0" w:color="auto"/>
          </w:divBdr>
        </w:div>
        <w:div w:id="107698653">
          <w:marLeft w:val="0"/>
          <w:marRight w:val="0"/>
          <w:marTop w:val="0"/>
          <w:marBottom w:val="0"/>
          <w:divBdr>
            <w:top w:val="none" w:sz="0" w:space="0" w:color="auto"/>
            <w:left w:val="none" w:sz="0" w:space="0" w:color="auto"/>
            <w:bottom w:val="none" w:sz="0" w:space="0" w:color="auto"/>
            <w:right w:val="none" w:sz="0" w:space="0" w:color="auto"/>
          </w:divBdr>
        </w:div>
        <w:div w:id="199249396">
          <w:marLeft w:val="0"/>
          <w:marRight w:val="0"/>
          <w:marTop w:val="0"/>
          <w:marBottom w:val="0"/>
          <w:divBdr>
            <w:top w:val="none" w:sz="0" w:space="0" w:color="auto"/>
            <w:left w:val="none" w:sz="0" w:space="0" w:color="auto"/>
            <w:bottom w:val="none" w:sz="0" w:space="0" w:color="auto"/>
            <w:right w:val="none" w:sz="0" w:space="0" w:color="auto"/>
          </w:divBdr>
        </w:div>
        <w:div w:id="413823358">
          <w:marLeft w:val="0"/>
          <w:marRight w:val="0"/>
          <w:marTop w:val="0"/>
          <w:marBottom w:val="0"/>
          <w:divBdr>
            <w:top w:val="none" w:sz="0" w:space="0" w:color="auto"/>
            <w:left w:val="none" w:sz="0" w:space="0" w:color="auto"/>
            <w:bottom w:val="none" w:sz="0" w:space="0" w:color="auto"/>
            <w:right w:val="none" w:sz="0" w:space="0" w:color="auto"/>
          </w:divBdr>
        </w:div>
        <w:div w:id="359167015">
          <w:marLeft w:val="0"/>
          <w:marRight w:val="0"/>
          <w:marTop w:val="0"/>
          <w:marBottom w:val="0"/>
          <w:divBdr>
            <w:top w:val="none" w:sz="0" w:space="0" w:color="auto"/>
            <w:left w:val="none" w:sz="0" w:space="0" w:color="auto"/>
            <w:bottom w:val="none" w:sz="0" w:space="0" w:color="auto"/>
            <w:right w:val="none" w:sz="0" w:space="0" w:color="auto"/>
          </w:divBdr>
        </w:div>
        <w:div w:id="545874785">
          <w:marLeft w:val="0"/>
          <w:marRight w:val="0"/>
          <w:marTop w:val="0"/>
          <w:marBottom w:val="0"/>
          <w:divBdr>
            <w:top w:val="none" w:sz="0" w:space="0" w:color="auto"/>
            <w:left w:val="none" w:sz="0" w:space="0" w:color="auto"/>
            <w:bottom w:val="none" w:sz="0" w:space="0" w:color="auto"/>
            <w:right w:val="none" w:sz="0" w:space="0" w:color="auto"/>
          </w:divBdr>
        </w:div>
        <w:div w:id="795174234">
          <w:marLeft w:val="0"/>
          <w:marRight w:val="0"/>
          <w:marTop w:val="0"/>
          <w:marBottom w:val="0"/>
          <w:divBdr>
            <w:top w:val="none" w:sz="0" w:space="0" w:color="auto"/>
            <w:left w:val="none" w:sz="0" w:space="0" w:color="auto"/>
            <w:bottom w:val="none" w:sz="0" w:space="0" w:color="auto"/>
            <w:right w:val="none" w:sz="0" w:space="0" w:color="auto"/>
          </w:divBdr>
        </w:div>
        <w:div w:id="1614745739">
          <w:marLeft w:val="0"/>
          <w:marRight w:val="0"/>
          <w:marTop w:val="0"/>
          <w:marBottom w:val="0"/>
          <w:divBdr>
            <w:top w:val="none" w:sz="0" w:space="0" w:color="auto"/>
            <w:left w:val="none" w:sz="0" w:space="0" w:color="auto"/>
            <w:bottom w:val="none" w:sz="0" w:space="0" w:color="auto"/>
            <w:right w:val="none" w:sz="0" w:space="0" w:color="auto"/>
          </w:divBdr>
        </w:div>
        <w:div w:id="907231590">
          <w:marLeft w:val="0"/>
          <w:marRight w:val="0"/>
          <w:marTop w:val="0"/>
          <w:marBottom w:val="0"/>
          <w:divBdr>
            <w:top w:val="none" w:sz="0" w:space="0" w:color="auto"/>
            <w:left w:val="none" w:sz="0" w:space="0" w:color="auto"/>
            <w:bottom w:val="none" w:sz="0" w:space="0" w:color="auto"/>
            <w:right w:val="none" w:sz="0" w:space="0" w:color="auto"/>
          </w:divBdr>
        </w:div>
        <w:div w:id="109862388">
          <w:marLeft w:val="0"/>
          <w:marRight w:val="0"/>
          <w:marTop w:val="0"/>
          <w:marBottom w:val="0"/>
          <w:divBdr>
            <w:top w:val="none" w:sz="0" w:space="0" w:color="auto"/>
            <w:left w:val="none" w:sz="0" w:space="0" w:color="auto"/>
            <w:bottom w:val="none" w:sz="0" w:space="0" w:color="auto"/>
            <w:right w:val="none" w:sz="0" w:space="0" w:color="auto"/>
          </w:divBdr>
        </w:div>
        <w:div w:id="1960720685">
          <w:marLeft w:val="0"/>
          <w:marRight w:val="0"/>
          <w:marTop w:val="0"/>
          <w:marBottom w:val="0"/>
          <w:divBdr>
            <w:top w:val="none" w:sz="0" w:space="0" w:color="auto"/>
            <w:left w:val="none" w:sz="0" w:space="0" w:color="auto"/>
            <w:bottom w:val="none" w:sz="0" w:space="0" w:color="auto"/>
            <w:right w:val="none" w:sz="0" w:space="0" w:color="auto"/>
          </w:divBdr>
        </w:div>
        <w:div w:id="345904233">
          <w:marLeft w:val="0"/>
          <w:marRight w:val="0"/>
          <w:marTop w:val="0"/>
          <w:marBottom w:val="0"/>
          <w:divBdr>
            <w:top w:val="none" w:sz="0" w:space="0" w:color="auto"/>
            <w:left w:val="none" w:sz="0" w:space="0" w:color="auto"/>
            <w:bottom w:val="none" w:sz="0" w:space="0" w:color="auto"/>
            <w:right w:val="none" w:sz="0" w:space="0" w:color="auto"/>
          </w:divBdr>
        </w:div>
        <w:div w:id="276179192">
          <w:marLeft w:val="0"/>
          <w:marRight w:val="0"/>
          <w:marTop w:val="0"/>
          <w:marBottom w:val="0"/>
          <w:divBdr>
            <w:top w:val="none" w:sz="0" w:space="0" w:color="auto"/>
            <w:left w:val="none" w:sz="0" w:space="0" w:color="auto"/>
            <w:bottom w:val="none" w:sz="0" w:space="0" w:color="auto"/>
            <w:right w:val="none" w:sz="0" w:space="0" w:color="auto"/>
          </w:divBdr>
        </w:div>
        <w:div w:id="1275479213">
          <w:marLeft w:val="0"/>
          <w:marRight w:val="0"/>
          <w:marTop w:val="0"/>
          <w:marBottom w:val="0"/>
          <w:divBdr>
            <w:top w:val="none" w:sz="0" w:space="0" w:color="auto"/>
            <w:left w:val="none" w:sz="0" w:space="0" w:color="auto"/>
            <w:bottom w:val="none" w:sz="0" w:space="0" w:color="auto"/>
            <w:right w:val="none" w:sz="0" w:space="0" w:color="auto"/>
          </w:divBdr>
        </w:div>
        <w:div w:id="971982412">
          <w:marLeft w:val="0"/>
          <w:marRight w:val="0"/>
          <w:marTop w:val="0"/>
          <w:marBottom w:val="0"/>
          <w:divBdr>
            <w:top w:val="none" w:sz="0" w:space="0" w:color="auto"/>
            <w:left w:val="none" w:sz="0" w:space="0" w:color="auto"/>
            <w:bottom w:val="none" w:sz="0" w:space="0" w:color="auto"/>
            <w:right w:val="none" w:sz="0" w:space="0" w:color="auto"/>
          </w:divBdr>
        </w:div>
        <w:div w:id="1568688043">
          <w:marLeft w:val="0"/>
          <w:marRight w:val="0"/>
          <w:marTop w:val="0"/>
          <w:marBottom w:val="0"/>
          <w:divBdr>
            <w:top w:val="none" w:sz="0" w:space="0" w:color="auto"/>
            <w:left w:val="none" w:sz="0" w:space="0" w:color="auto"/>
            <w:bottom w:val="none" w:sz="0" w:space="0" w:color="auto"/>
            <w:right w:val="none" w:sz="0" w:space="0" w:color="auto"/>
          </w:divBdr>
        </w:div>
        <w:div w:id="142739898">
          <w:marLeft w:val="0"/>
          <w:marRight w:val="0"/>
          <w:marTop w:val="0"/>
          <w:marBottom w:val="0"/>
          <w:divBdr>
            <w:top w:val="none" w:sz="0" w:space="0" w:color="auto"/>
            <w:left w:val="none" w:sz="0" w:space="0" w:color="auto"/>
            <w:bottom w:val="none" w:sz="0" w:space="0" w:color="auto"/>
            <w:right w:val="none" w:sz="0" w:space="0" w:color="auto"/>
          </w:divBdr>
        </w:div>
        <w:div w:id="1036782828">
          <w:marLeft w:val="0"/>
          <w:marRight w:val="0"/>
          <w:marTop w:val="0"/>
          <w:marBottom w:val="0"/>
          <w:divBdr>
            <w:top w:val="none" w:sz="0" w:space="0" w:color="auto"/>
            <w:left w:val="none" w:sz="0" w:space="0" w:color="auto"/>
            <w:bottom w:val="none" w:sz="0" w:space="0" w:color="auto"/>
            <w:right w:val="none" w:sz="0" w:space="0" w:color="auto"/>
          </w:divBdr>
        </w:div>
        <w:div w:id="1383096858">
          <w:marLeft w:val="0"/>
          <w:marRight w:val="0"/>
          <w:marTop w:val="0"/>
          <w:marBottom w:val="0"/>
          <w:divBdr>
            <w:top w:val="none" w:sz="0" w:space="0" w:color="auto"/>
            <w:left w:val="none" w:sz="0" w:space="0" w:color="auto"/>
            <w:bottom w:val="none" w:sz="0" w:space="0" w:color="auto"/>
            <w:right w:val="none" w:sz="0" w:space="0" w:color="auto"/>
          </w:divBdr>
        </w:div>
        <w:div w:id="496115033">
          <w:marLeft w:val="0"/>
          <w:marRight w:val="0"/>
          <w:marTop w:val="0"/>
          <w:marBottom w:val="0"/>
          <w:divBdr>
            <w:top w:val="none" w:sz="0" w:space="0" w:color="auto"/>
            <w:left w:val="none" w:sz="0" w:space="0" w:color="auto"/>
            <w:bottom w:val="none" w:sz="0" w:space="0" w:color="auto"/>
            <w:right w:val="none" w:sz="0" w:space="0" w:color="auto"/>
          </w:divBdr>
        </w:div>
        <w:div w:id="1675568665">
          <w:marLeft w:val="0"/>
          <w:marRight w:val="0"/>
          <w:marTop w:val="0"/>
          <w:marBottom w:val="0"/>
          <w:divBdr>
            <w:top w:val="none" w:sz="0" w:space="0" w:color="auto"/>
            <w:left w:val="none" w:sz="0" w:space="0" w:color="auto"/>
            <w:bottom w:val="none" w:sz="0" w:space="0" w:color="auto"/>
            <w:right w:val="none" w:sz="0" w:space="0" w:color="auto"/>
          </w:divBdr>
        </w:div>
        <w:div w:id="465860556">
          <w:marLeft w:val="0"/>
          <w:marRight w:val="0"/>
          <w:marTop w:val="0"/>
          <w:marBottom w:val="0"/>
          <w:divBdr>
            <w:top w:val="none" w:sz="0" w:space="0" w:color="auto"/>
            <w:left w:val="none" w:sz="0" w:space="0" w:color="auto"/>
            <w:bottom w:val="none" w:sz="0" w:space="0" w:color="auto"/>
            <w:right w:val="none" w:sz="0" w:space="0" w:color="auto"/>
          </w:divBdr>
        </w:div>
        <w:div w:id="95561987">
          <w:marLeft w:val="0"/>
          <w:marRight w:val="0"/>
          <w:marTop w:val="0"/>
          <w:marBottom w:val="0"/>
          <w:divBdr>
            <w:top w:val="none" w:sz="0" w:space="0" w:color="auto"/>
            <w:left w:val="none" w:sz="0" w:space="0" w:color="auto"/>
            <w:bottom w:val="none" w:sz="0" w:space="0" w:color="auto"/>
            <w:right w:val="none" w:sz="0" w:space="0" w:color="auto"/>
          </w:divBdr>
        </w:div>
        <w:div w:id="2014915866">
          <w:marLeft w:val="0"/>
          <w:marRight w:val="0"/>
          <w:marTop w:val="0"/>
          <w:marBottom w:val="0"/>
          <w:divBdr>
            <w:top w:val="none" w:sz="0" w:space="0" w:color="auto"/>
            <w:left w:val="none" w:sz="0" w:space="0" w:color="auto"/>
            <w:bottom w:val="none" w:sz="0" w:space="0" w:color="auto"/>
            <w:right w:val="none" w:sz="0" w:space="0" w:color="auto"/>
          </w:divBdr>
        </w:div>
        <w:div w:id="1692413811">
          <w:marLeft w:val="0"/>
          <w:marRight w:val="0"/>
          <w:marTop w:val="0"/>
          <w:marBottom w:val="0"/>
          <w:divBdr>
            <w:top w:val="none" w:sz="0" w:space="0" w:color="auto"/>
            <w:left w:val="none" w:sz="0" w:space="0" w:color="auto"/>
            <w:bottom w:val="none" w:sz="0" w:space="0" w:color="auto"/>
            <w:right w:val="none" w:sz="0" w:space="0" w:color="auto"/>
          </w:divBdr>
        </w:div>
        <w:div w:id="1725831037">
          <w:marLeft w:val="0"/>
          <w:marRight w:val="0"/>
          <w:marTop w:val="0"/>
          <w:marBottom w:val="0"/>
          <w:divBdr>
            <w:top w:val="none" w:sz="0" w:space="0" w:color="auto"/>
            <w:left w:val="none" w:sz="0" w:space="0" w:color="auto"/>
            <w:bottom w:val="none" w:sz="0" w:space="0" w:color="auto"/>
            <w:right w:val="none" w:sz="0" w:space="0" w:color="auto"/>
          </w:divBdr>
        </w:div>
        <w:div w:id="853760964">
          <w:marLeft w:val="0"/>
          <w:marRight w:val="0"/>
          <w:marTop w:val="0"/>
          <w:marBottom w:val="0"/>
          <w:divBdr>
            <w:top w:val="none" w:sz="0" w:space="0" w:color="auto"/>
            <w:left w:val="none" w:sz="0" w:space="0" w:color="auto"/>
            <w:bottom w:val="none" w:sz="0" w:space="0" w:color="auto"/>
            <w:right w:val="none" w:sz="0" w:space="0" w:color="auto"/>
          </w:divBdr>
        </w:div>
        <w:div w:id="511384858">
          <w:marLeft w:val="0"/>
          <w:marRight w:val="0"/>
          <w:marTop w:val="0"/>
          <w:marBottom w:val="0"/>
          <w:divBdr>
            <w:top w:val="none" w:sz="0" w:space="0" w:color="auto"/>
            <w:left w:val="none" w:sz="0" w:space="0" w:color="auto"/>
            <w:bottom w:val="none" w:sz="0" w:space="0" w:color="auto"/>
            <w:right w:val="none" w:sz="0" w:space="0" w:color="auto"/>
          </w:divBdr>
        </w:div>
        <w:div w:id="167797663">
          <w:marLeft w:val="0"/>
          <w:marRight w:val="0"/>
          <w:marTop w:val="0"/>
          <w:marBottom w:val="0"/>
          <w:divBdr>
            <w:top w:val="none" w:sz="0" w:space="0" w:color="auto"/>
            <w:left w:val="none" w:sz="0" w:space="0" w:color="auto"/>
            <w:bottom w:val="none" w:sz="0" w:space="0" w:color="auto"/>
            <w:right w:val="none" w:sz="0" w:space="0" w:color="auto"/>
          </w:divBdr>
        </w:div>
        <w:div w:id="2013215337">
          <w:marLeft w:val="0"/>
          <w:marRight w:val="0"/>
          <w:marTop w:val="0"/>
          <w:marBottom w:val="0"/>
          <w:divBdr>
            <w:top w:val="none" w:sz="0" w:space="0" w:color="auto"/>
            <w:left w:val="none" w:sz="0" w:space="0" w:color="auto"/>
            <w:bottom w:val="none" w:sz="0" w:space="0" w:color="auto"/>
            <w:right w:val="none" w:sz="0" w:space="0" w:color="auto"/>
          </w:divBdr>
        </w:div>
        <w:div w:id="1795442808">
          <w:marLeft w:val="0"/>
          <w:marRight w:val="0"/>
          <w:marTop w:val="0"/>
          <w:marBottom w:val="0"/>
          <w:divBdr>
            <w:top w:val="none" w:sz="0" w:space="0" w:color="auto"/>
            <w:left w:val="none" w:sz="0" w:space="0" w:color="auto"/>
            <w:bottom w:val="none" w:sz="0" w:space="0" w:color="auto"/>
            <w:right w:val="none" w:sz="0" w:space="0" w:color="auto"/>
          </w:divBdr>
        </w:div>
        <w:div w:id="836114493">
          <w:marLeft w:val="0"/>
          <w:marRight w:val="0"/>
          <w:marTop w:val="0"/>
          <w:marBottom w:val="0"/>
          <w:divBdr>
            <w:top w:val="none" w:sz="0" w:space="0" w:color="auto"/>
            <w:left w:val="none" w:sz="0" w:space="0" w:color="auto"/>
            <w:bottom w:val="none" w:sz="0" w:space="0" w:color="auto"/>
            <w:right w:val="none" w:sz="0" w:space="0" w:color="auto"/>
          </w:divBdr>
        </w:div>
        <w:div w:id="1537741647">
          <w:marLeft w:val="0"/>
          <w:marRight w:val="0"/>
          <w:marTop w:val="0"/>
          <w:marBottom w:val="0"/>
          <w:divBdr>
            <w:top w:val="none" w:sz="0" w:space="0" w:color="auto"/>
            <w:left w:val="none" w:sz="0" w:space="0" w:color="auto"/>
            <w:bottom w:val="none" w:sz="0" w:space="0" w:color="auto"/>
            <w:right w:val="none" w:sz="0" w:space="0" w:color="auto"/>
          </w:divBdr>
        </w:div>
        <w:div w:id="1054044153">
          <w:marLeft w:val="0"/>
          <w:marRight w:val="0"/>
          <w:marTop w:val="0"/>
          <w:marBottom w:val="0"/>
          <w:divBdr>
            <w:top w:val="none" w:sz="0" w:space="0" w:color="auto"/>
            <w:left w:val="none" w:sz="0" w:space="0" w:color="auto"/>
            <w:bottom w:val="none" w:sz="0" w:space="0" w:color="auto"/>
            <w:right w:val="none" w:sz="0" w:space="0" w:color="auto"/>
          </w:divBdr>
        </w:div>
        <w:div w:id="1609854056">
          <w:marLeft w:val="0"/>
          <w:marRight w:val="0"/>
          <w:marTop w:val="0"/>
          <w:marBottom w:val="0"/>
          <w:divBdr>
            <w:top w:val="none" w:sz="0" w:space="0" w:color="auto"/>
            <w:left w:val="none" w:sz="0" w:space="0" w:color="auto"/>
            <w:bottom w:val="none" w:sz="0" w:space="0" w:color="auto"/>
            <w:right w:val="none" w:sz="0" w:space="0" w:color="auto"/>
          </w:divBdr>
        </w:div>
        <w:div w:id="73941915">
          <w:marLeft w:val="0"/>
          <w:marRight w:val="0"/>
          <w:marTop w:val="0"/>
          <w:marBottom w:val="0"/>
          <w:divBdr>
            <w:top w:val="none" w:sz="0" w:space="0" w:color="auto"/>
            <w:left w:val="none" w:sz="0" w:space="0" w:color="auto"/>
            <w:bottom w:val="none" w:sz="0" w:space="0" w:color="auto"/>
            <w:right w:val="none" w:sz="0" w:space="0" w:color="auto"/>
          </w:divBdr>
        </w:div>
        <w:div w:id="565069363">
          <w:marLeft w:val="0"/>
          <w:marRight w:val="0"/>
          <w:marTop w:val="0"/>
          <w:marBottom w:val="0"/>
          <w:divBdr>
            <w:top w:val="none" w:sz="0" w:space="0" w:color="auto"/>
            <w:left w:val="none" w:sz="0" w:space="0" w:color="auto"/>
            <w:bottom w:val="none" w:sz="0" w:space="0" w:color="auto"/>
            <w:right w:val="none" w:sz="0" w:space="0" w:color="auto"/>
          </w:divBdr>
        </w:div>
        <w:div w:id="698436056">
          <w:marLeft w:val="0"/>
          <w:marRight w:val="0"/>
          <w:marTop w:val="0"/>
          <w:marBottom w:val="0"/>
          <w:divBdr>
            <w:top w:val="none" w:sz="0" w:space="0" w:color="auto"/>
            <w:left w:val="none" w:sz="0" w:space="0" w:color="auto"/>
            <w:bottom w:val="none" w:sz="0" w:space="0" w:color="auto"/>
            <w:right w:val="none" w:sz="0" w:space="0" w:color="auto"/>
          </w:divBdr>
        </w:div>
        <w:div w:id="46490649">
          <w:marLeft w:val="0"/>
          <w:marRight w:val="0"/>
          <w:marTop w:val="0"/>
          <w:marBottom w:val="0"/>
          <w:divBdr>
            <w:top w:val="none" w:sz="0" w:space="0" w:color="auto"/>
            <w:left w:val="none" w:sz="0" w:space="0" w:color="auto"/>
            <w:bottom w:val="none" w:sz="0" w:space="0" w:color="auto"/>
            <w:right w:val="none" w:sz="0" w:space="0" w:color="auto"/>
          </w:divBdr>
        </w:div>
        <w:div w:id="1049649363">
          <w:marLeft w:val="0"/>
          <w:marRight w:val="0"/>
          <w:marTop w:val="0"/>
          <w:marBottom w:val="0"/>
          <w:divBdr>
            <w:top w:val="none" w:sz="0" w:space="0" w:color="auto"/>
            <w:left w:val="none" w:sz="0" w:space="0" w:color="auto"/>
            <w:bottom w:val="none" w:sz="0" w:space="0" w:color="auto"/>
            <w:right w:val="none" w:sz="0" w:space="0" w:color="auto"/>
          </w:divBdr>
        </w:div>
        <w:div w:id="486630384">
          <w:marLeft w:val="0"/>
          <w:marRight w:val="0"/>
          <w:marTop w:val="0"/>
          <w:marBottom w:val="0"/>
          <w:divBdr>
            <w:top w:val="none" w:sz="0" w:space="0" w:color="auto"/>
            <w:left w:val="none" w:sz="0" w:space="0" w:color="auto"/>
            <w:bottom w:val="none" w:sz="0" w:space="0" w:color="auto"/>
            <w:right w:val="none" w:sz="0" w:space="0" w:color="auto"/>
          </w:divBdr>
        </w:div>
        <w:div w:id="636647416">
          <w:marLeft w:val="0"/>
          <w:marRight w:val="0"/>
          <w:marTop w:val="0"/>
          <w:marBottom w:val="0"/>
          <w:divBdr>
            <w:top w:val="none" w:sz="0" w:space="0" w:color="auto"/>
            <w:left w:val="none" w:sz="0" w:space="0" w:color="auto"/>
            <w:bottom w:val="none" w:sz="0" w:space="0" w:color="auto"/>
            <w:right w:val="none" w:sz="0" w:space="0" w:color="auto"/>
          </w:divBdr>
        </w:div>
        <w:div w:id="2132749026">
          <w:marLeft w:val="0"/>
          <w:marRight w:val="0"/>
          <w:marTop w:val="0"/>
          <w:marBottom w:val="0"/>
          <w:divBdr>
            <w:top w:val="none" w:sz="0" w:space="0" w:color="auto"/>
            <w:left w:val="none" w:sz="0" w:space="0" w:color="auto"/>
            <w:bottom w:val="none" w:sz="0" w:space="0" w:color="auto"/>
            <w:right w:val="none" w:sz="0" w:space="0" w:color="auto"/>
          </w:divBdr>
        </w:div>
        <w:div w:id="898398861">
          <w:marLeft w:val="0"/>
          <w:marRight w:val="0"/>
          <w:marTop w:val="0"/>
          <w:marBottom w:val="0"/>
          <w:divBdr>
            <w:top w:val="none" w:sz="0" w:space="0" w:color="auto"/>
            <w:left w:val="none" w:sz="0" w:space="0" w:color="auto"/>
            <w:bottom w:val="none" w:sz="0" w:space="0" w:color="auto"/>
            <w:right w:val="none" w:sz="0" w:space="0" w:color="auto"/>
          </w:divBdr>
        </w:div>
        <w:div w:id="279799599">
          <w:marLeft w:val="0"/>
          <w:marRight w:val="0"/>
          <w:marTop w:val="0"/>
          <w:marBottom w:val="0"/>
          <w:divBdr>
            <w:top w:val="none" w:sz="0" w:space="0" w:color="auto"/>
            <w:left w:val="none" w:sz="0" w:space="0" w:color="auto"/>
            <w:bottom w:val="none" w:sz="0" w:space="0" w:color="auto"/>
            <w:right w:val="none" w:sz="0" w:space="0" w:color="auto"/>
          </w:divBdr>
        </w:div>
        <w:div w:id="569385940">
          <w:marLeft w:val="0"/>
          <w:marRight w:val="0"/>
          <w:marTop w:val="0"/>
          <w:marBottom w:val="0"/>
          <w:divBdr>
            <w:top w:val="none" w:sz="0" w:space="0" w:color="auto"/>
            <w:left w:val="none" w:sz="0" w:space="0" w:color="auto"/>
            <w:bottom w:val="none" w:sz="0" w:space="0" w:color="auto"/>
            <w:right w:val="none" w:sz="0" w:space="0" w:color="auto"/>
          </w:divBdr>
        </w:div>
        <w:div w:id="469134018">
          <w:marLeft w:val="0"/>
          <w:marRight w:val="0"/>
          <w:marTop w:val="0"/>
          <w:marBottom w:val="0"/>
          <w:divBdr>
            <w:top w:val="none" w:sz="0" w:space="0" w:color="auto"/>
            <w:left w:val="none" w:sz="0" w:space="0" w:color="auto"/>
            <w:bottom w:val="none" w:sz="0" w:space="0" w:color="auto"/>
            <w:right w:val="none" w:sz="0" w:space="0" w:color="auto"/>
          </w:divBdr>
        </w:div>
        <w:div w:id="942615040">
          <w:marLeft w:val="0"/>
          <w:marRight w:val="0"/>
          <w:marTop w:val="0"/>
          <w:marBottom w:val="0"/>
          <w:divBdr>
            <w:top w:val="none" w:sz="0" w:space="0" w:color="auto"/>
            <w:left w:val="none" w:sz="0" w:space="0" w:color="auto"/>
            <w:bottom w:val="none" w:sz="0" w:space="0" w:color="auto"/>
            <w:right w:val="none" w:sz="0" w:space="0" w:color="auto"/>
          </w:divBdr>
        </w:div>
        <w:div w:id="1212497241">
          <w:marLeft w:val="0"/>
          <w:marRight w:val="0"/>
          <w:marTop w:val="0"/>
          <w:marBottom w:val="0"/>
          <w:divBdr>
            <w:top w:val="none" w:sz="0" w:space="0" w:color="auto"/>
            <w:left w:val="none" w:sz="0" w:space="0" w:color="auto"/>
            <w:bottom w:val="none" w:sz="0" w:space="0" w:color="auto"/>
            <w:right w:val="none" w:sz="0" w:space="0" w:color="auto"/>
          </w:divBdr>
        </w:div>
        <w:div w:id="248200870">
          <w:marLeft w:val="0"/>
          <w:marRight w:val="0"/>
          <w:marTop w:val="0"/>
          <w:marBottom w:val="0"/>
          <w:divBdr>
            <w:top w:val="none" w:sz="0" w:space="0" w:color="auto"/>
            <w:left w:val="none" w:sz="0" w:space="0" w:color="auto"/>
            <w:bottom w:val="none" w:sz="0" w:space="0" w:color="auto"/>
            <w:right w:val="none" w:sz="0" w:space="0" w:color="auto"/>
          </w:divBdr>
        </w:div>
        <w:div w:id="179054766">
          <w:marLeft w:val="0"/>
          <w:marRight w:val="0"/>
          <w:marTop w:val="0"/>
          <w:marBottom w:val="0"/>
          <w:divBdr>
            <w:top w:val="none" w:sz="0" w:space="0" w:color="auto"/>
            <w:left w:val="none" w:sz="0" w:space="0" w:color="auto"/>
            <w:bottom w:val="none" w:sz="0" w:space="0" w:color="auto"/>
            <w:right w:val="none" w:sz="0" w:space="0" w:color="auto"/>
          </w:divBdr>
        </w:div>
        <w:div w:id="471404970">
          <w:marLeft w:val="0"/>
          <w:marRight w:val="0"/>
          <w:marTop w:val="0"/>
          <w:marBottom w:val="0"/>
          <w:divBdr>
            <w:top w:val="none" w:sz="0" w:space="0" w:color="auto"/>
            <w:left w:val="none" w:sz="0" w:space="0" w:color="auto"/>
            <w:bottom w:val="none" w:sz="0" w:space="0" w:color="auto"/>
            <w:right w:val="none" w:sz="0" w:space="0" w:color="auto"/>
          </w:divBdr>
        </w:div>
        <w:div w:id="740911596">
          <w:marLeft w:val="0"/>
          <w:marRight w:val="0"/>
          <w:marTop w:val="0"/>
          <w:marBottom w:val="0"/>
          <w:divBdr>
            <w:top w:val="none" w:sz="0" w:space="0" w:color="auto"/>
            <w:left w:val="none" w:sz="0" w:space="0" w:color="auto"/>
            <w:bottom w:val="none" w:sz="0" w:space="0" w:color="auto"/>
            <w:right w:val="none" w:sz="0" w:space="0" w:color="auto"/>
          </w:divBdr>
        </w:div>
        <w:div w:id="747725888">
          <w:marLeft w:val="0"/>
          <w:marRight w:val="0"/>
          <w:marTop w:val="0"/>
          <w:marBottom w:val="0"/>
          <w:divBdr>
            <w:top w:val="none" w:sz="0" w:space="0" w:color="auto"/>
            <w:left w:val="none" w:sz="0" w:space="0" w:color="auto"/>
            <w:bottom w:val="none" w:sz="0" w:space="0" w:color="auto"/>
            <w:right w:val="none" w:sz="0" w:space="0" w:color="auto"/>
          </w:divBdr>
        </w:div>
        <w:div w:id="580722521">
          <w:marLeft w:val="0"/>
          <w:marRight w:val="0"/>
          <w:marTop w:val="0"/>
          <w:marBottom w:val="0"/>
          <w:divBdr>
            <w:top w:val="none" w:sz="0" w:space="0" w:color="auto"/>
            <w:left w:val="none" w:sz="0" w:space="0" w:color="auto"/>
            <w:bottom w:val="none" w:sz="0" w:space="0" w:color="auto"/>
            <w:right w:val="none" w:sz="0" w:space="0" w:color="auto"/>
          </w:divBdr>
        </w:div>
        <w:div w:id="806320731">
          <w:marLeft w:val="0"/>
          <w:marRight w:val="0"/>
          <w:marTop w:val="0"/>
          <w:marBottom w:val="0"/>
          <w:divBdr>
            <w:top w:val="none" w:sz="0" w:space="0" w:color="auto"/>
            <w:left w:val="none" w:sz="0" w:space="0" w:color="auto"/>
            <w:bottom w:val="none" w:sz="0" w:space="0" w:color="auto"/>
            <w:right w:val="none" w:sz="0" w:space="0" w:color="auto"/>
          </w:divBdr>
        </w:div>
        <w:div w:id="760373144">
          <w:marLeft w:val="0"/>
          <w:marRight w:val="0"/>
          <w:marTop w:val="0"/>
          <w:marBottom w:val="0"/>
          <w:divBdr>
            <w:top w:val="none" w:sz="0" w:space="0" w:color="auto"/>
            <w:left w:val="none" w:sz="0" w:space="0" w:color="auto"/>
            <w:bottom w:val="none" w:sz="0" w:space="0" w:color="auto"/>
            <w:right w:val="none" w:sz="0" w:space="0" w:color="auto"/>
          </w:divBdr>
        </w:div>
        <w:div w:id="2005467868">
          <w:marLeft w:val="0"/>
          <w:marRight w:val="0"/>
          <w:marTop w:val="0"/>
          <w:marBottom w:val="0"/>
          <w:divBdr>
            <w:top w:val="none" w:sz="0" w:space="0" w:color="auto"/>
            <w:left w:val="none" w:sz="0" w:space="0" w:color="auto"/>
            <w:bottom w:val="none" w:sz="0" w:space="0" w:color="auto"/>
            <w:right w:val="none" w:sz="0" w:space="0" w:color="auto"/>
          </w:divBdr>
        </w:div>
        <w:div w:id="852037716">
          <w:marLeft w:val="0"/>
          <w:marRight w:val="0"/>
          <w:marTop w:val="0"/>
          <w:marBottom w:val="0"/>
          <w:divBdr>
            <w:top w:val="none" w:sz="0" w:space="0" w:color="auto"/>
            <w:left w:val="none" w:sz="0" w:space="0" w:color="auto"/>
            <w:bottom w:val="none" w:sz="0" w:space="0" w:color="auto"/>
            <w:right w:val="none" w:sz="0" w:space="0" w:color="auto"/>
          </w:divBdr>
        </w:div>
        <w:div w:id="1816068572">
          <w:marLeft w:val="0"/>
          <w:marRight w:val="0"/>
          <w:marTop w:val="0"/>
          <w:marBottom w:val="0"/>
          <w:divBdr>
            <w:top w:val="none" w:sz="0" w:space="0" w:color="auto"/>
            <w:left w:val="none" w:sz="0" w:space="0" w:color="auto"/>
            <w:bottom w:val="none" w:sz="0" w:space="0" w:color="auto"/>
            <w:right w:val="none" w:sz="0" w:space="0" w:color="auto"/>
          </w:divBdr>
        </w:div>
        <w:div w:id="1630359244">
          <w:marLeft w:val="0"/>
          <w:marRight w:val="0"/>
          <w:marTop w:val="0"/>
          <w:marBottom w:val="0"/>
          <w:divBdr>
            <w:top w:val="none" w:sz="0" w:space="0" w:color="auto"/>
            <w:left w:val="none" w:sz="0" w:space="0" w:color="auto"/>
            <w:bottom w:val="none" w:sz="0" w:space="0" w:color="auto"/>
            <w:right w:val="none" w:sz="0" w:space="0" w:color="auto"/>
          </w:divBdr>
        </w:div>
        <w:div w:id="2133356514">
          <w:marLeft w:val="0"/>
          <w:marRight w:val="0"/>
          <w:marTop w:val="0"/>
          <w:marBottom w:val="0"/>
          <w:divBdr>
            <w:top w:val="none" w:sz="0" w:space="0" w:color="auto"/>
            <w:left w:val="none" w:sz="0" w:space="0" w:color="auto"/>
            <w:bottom w:val="none" w:sz="0" w:space="0" w:color="auto"/>
            <w:right w:val="none" w:sz="0" w:space="0" w:color="auto"/>
          </w:divBdr>
        </w:div>
        <w:div w:id="1647588523">
          <w:marLeft w:val="0"/>
          <w:marRight w:val="0"/>
          <w:marTop w:val="0"/>
          <w:marBottom w:val="0"/>
          <w:divBdr>
            <w:top w:val="none" w:sz="0" w:space="0" w:color="auto"/>
            <w:left w:val="none" w:sz="0" w:space="0" w:color="auto"/>
            <w:bottom w:val="none" w:sz="0" w:space="0" w:color="auto"/>
            <w:right w:val="none" w:sz="0" w:space="0" w:color="auto"/>
          </w:divBdr>
        </w:div>
        <w:div w:id="360401398">
          <w:marLeft w:val="0"/>
          <w:marRight w:val="0"/>
          <w:marTop w:val="0"/>
          <w:marBottom w:val="0"/>
          <w:divBdr>
            <w:top w:val="none" w:sz="0" w:space="0" w:color="auto"/>
            <w:left w:val="none" w:sz="0" w:space="0" w:color="auto"/>
            <w:bottom w:val="none" w:sz="0" w:space="0" w:color="auto"/>
            <w:right w:val="none" w:sz="0" w:space="0" w:color="auto"/>
          </w:divBdr>
        </w:div>
        <w:div w:id="135147618">
          <w:marLeft w:val="0"/>
          <w:marRight w:val="0"/>
          <w:marTop w:val="0"/>
          <w:marBottom w:val="0"/>
          <w:divBdr>
            <w:top w:val="none" w:sz="0" w:space="0" w:color="auto"/>
            <w:left w:val="none" w:sz="0" w:space="0" w:color="auto"/>
            <w:bottom w:val="none" w:sz="0" w:space="0" w:color="auto"/>
            <w:right w:val="none" w:sz="0" w:space="0" w:color="auto"/>
          </w:divBdr>
        </w:div>
        <w:div w:id="624771867">
          <w:marLeft w:val="0"/>
          <w:marRight w:val="0"/>
          <w:marTop w:val="0"/>
          <w:marBottom w:val="0"/>
          <w:divBdr>
            <w:top w:val="none" w:sz="0" w:space="0" w:color="auto"/>
            <w:left w:val="none" w:sz="0" w:space="0" w:color="auto"/>
            <w:bottom w:val="none" w:sz="0" w:space="0" w:color="auto"/>
            <w:right w:val="none" w:sz="0" w:space="0" w:color="auto"/>
          </w:divBdr>
        </w:div>
        <w:div w:id="2139909764">
          <w:marLeft w:val="0"/>
          <w:marRight w:val="0"/>
          <w:marTop w:val="0"/>
          <w:marBottom w:val="0"/>
          <w:divBdr>
            <w:top w:val="none" w:sz="0" w:space="0" w:color="auto"/>
            <w:left w:val="none" w:sz="0" w:space="0" w:color="auto"/>
            <w:bottom w:val="none" w:sz="0" w:space="0" w:color="auto"/>
            <w:right w:val="none" w:sz="0" w:space="0" w:color="auto"/>
          </w:divBdr>
        </w:div>
        <w:div w:id="1941142325">
          <w:marLeft w:val="0"/>
          <w:marRight w:val="0"/>
          <w:marTop w:val="0"/>
          <w:marBottom w:val="0"/>
          <w:divBdr>
            <w:top w:val="none" w:sz="0" w:space="0" w:color="auto"/>
            <w:left w:val="none" w:sz="0" w:space="0" w:color="auto"/>
            <w:bottom w:val="none" w:sz="0" w:space="0" w:color="auto"/>
            <w:right w:val="none" w:sz="0" w:space="0" w:color="auto"/>
          </w:divBdr>
        </w:div>
        <w:div w:id="1481456219">
          <w:marLeft w:val="0"/>
          <w:marRight w:val="0"/>
          <w:marTop w:val="0"/>
          <w:marBottom w:val="0"/>
          <w:divBdr>
            <w:top w:val="none" w:sz="0" w:space="0" w:color="auto"/>
            <w:left w:val="none" w:sz="0" w:space="0" w:color="auto"/>
            <w:bottom w:val="none" w:sz="0" w:space="0" w:color="auto"/>
            <w:right w:val="none" w:sz="0" w:space="0" w:color="auto"/>
          </w:divBdr>
        </w:div>
        <w:div w:id="1331255812">
          <w:marLeft w:val="0"/>
          <w:marRight w:val="0"/>
          <w:marTop w:val="0"/>
          <w:marBottom w:val="0"/>
          <w:divBdr>
            <w:top w:val="none" w:sz="0" w:space="0" w:color="auto"/>
            <w:left w:val="none" w:sz="0" w:space="0" w:color="auto"/>
            <w:bottom w:val="none" w:sz="0" w:space="0" w:color="auto"/>
            <w:right w:val="none" w:sz="0" w:space="0" w:color="auto"/>
          </w:divBdr>
        </w:div>
        <w:div w:id="2134056811">
          <w:marLeft w:val="0"/>
          <w:marRight w:val="0"/>
          <w:marTop w:val="0"/>
          <w:marBottom w:val="0"/>
          <w:divBdr>
            <w:top w:val="none" w:sz="0" w:space="0" w:color="auto"/>
            <w:left w:val="none" w:sz="0" w:space="0" w:color="auto"/>
            <w:bottom w:val="none" w:sz="0" w:space="0" w:color="auto"/>
            <w:right w:val="none" w:sz="0" w:space="0" w:color="auto"/>
          </w:divBdr>
        </w:div>
        <w:div w:id="1571115988">
          <w:marLeft w:val="0"/>
          <w:marRight w:val="0"/>
          <w:marTop w:val="0"/>
          <w:marBottom w:val="0"/>
          <w:divBdr>
            <w:top w:val="none" w:sz="0" w:space="0" w:color="auto"/>
            <w:left w:val="none" w:sz="0" w:space="0" w:color="auto"/>
            <w:bottom w:val="none" w:sz="0" w:space="0" w:color="auto"/>
            <w:right w:val="none" w:sz="0" w:space="0" w:color="auto"/>
          </w:divBdr>
        </w:div>
        <w:div w:id="2059816362">
          <w:marLeft w:val="0"/>
          <w:marRight w:val="0"/>
          <w:marTop w:val="0"/>
          <w:marBottom w:val="0"/>
          <w:divBdr>
            <w:top w:val="none" w:sz="0" w:space="0" w:color="auto"/>
            <w:left w:val="none" w:sz="0" w:space="0" w:color="auto"/>
            <w:bottom w:val="none" w:sz="0" w:space="0" w:color="auto"/>
            <w:right w:val="none" w:sz="0" w:space="0" w:color="auto"/>
          </w:divBdr>
        </w:div>
        <w:div w:id="199366611">
          <w:marLeft w:val="0"/>
          <w:marRight w:val="0"/>
          <w:marTop w:val="0"/>
          <w:marBottom w:val="0"/>
          <w:divBdr>
            <w:top w:val="none" w:sz="0" w:space="0" w:color="auto"/>
            <w:left w:val="none" w:sz="0" w:space="0" w:color="auto"/>
            <w:bottom w:val="none" w:sz="0" w:space="0" w:color="auto"/>
            <w:right w:val="none" w:sz="0" w:space="0" w:color="auto"/>
          </w:divBdr>
        </w:div>
        <w:div w:id="253131631">
          <w:marLeft w:val="0"/>
          <w:marRight w:val="0"/>
          <w:marTop w:val="0"/>
          <w:marBottom w:val="0"/>
          <w:divBdr>
            <w:top w:val="none" w:sz="0" w:space="0" w:color="auto"/>
            <w:left w:val="none" w:sz="0" w:space="0" w:color="auto"/>
            <w:bottom w:val="none" w:sz="0" w:space="0" w:color="auto"/>
            <w:right w:val="none" w:sz="0" w:space="0" w:color="auto"/>
          </w:divBdr>
        </w:div>
        <w:div w:id="51588559">
          <w:marLeft w:val="0"/>
          <w:marRight w:val="0"/>
          <w:marTop w:val="0"/>
          <w:marBottom w:val="0"/>
          <w:divBdr>
            <w:top w:val="none" w:sz="0" w:space="0" w:color="auto"/>
            <w:left w:val="none" w:sz="0" w:space="0" w:color="auto"/>
            <w:bottom w:val="none" w:sz="0" w:space="0" w:color="auto"/>
            <w:right w:val="none" w:sz="0" w:space="0" w:color="auto"/>
          </w:divBdr>
        </w:div>
        <w:div w:id="1735735558">
          <w:marLeft w:val="0"/>
          <w:marRight w:val="0"/>
          <w:marTop w:val="0"/>
          <w:marBottom w:val="0"/>
          <w:divBdr>
            <w:top w:val="none" w:sz="0" w:space="0" w:color="auto"/>
            <w:left w:val="none" w:sz="0" w:space="0" w:color="auto"/>
            <w:bottom w:val="none" w:sz="0" w:space="0" w:color="auto"/>
            <w:right w:val="none" w:sz="0" w:space="0" w:color="auto"/>
          </w:divBdr>
        </w:div>
        <w:div w:id="958562019">
          <w:marLeft w:val="0"/>
          <w:marRight w:val="0"/>
          <w:marTop w:val="0"/>
          <w:marBottom w:val="0"/>
          <w:divBdr>
            <w:top w:val="none" w:sz="0" w:space="0" w:color="auto"/>
            <w:left w:val="none" w:sz="0" w:space="0" w:color="auto"/>
            <w:bottom w:val="none" w:sz="0" w:space="0" w:color="auto"/>
            <w:right w:val="none" w:sz="0" w:space="0" w:color="auto"/>
          </w:divBdr>
        </w:div>
        <w:div w:id="1984121978">
          <w:marLeft w:val="0"/>
          <w:marRight w:val="0"/>
          <w:marTop w:val="0"/>
          <w:marBottom w:val="0"/>
          <w:divBdr>
            <w:top w:val="none" w:sz="0" w:space="0" w:color="auto"/>
            <w:left w:val="none" w:sz="0" w:space="0" w:color="auto"/>
            <w:bottom w:val="none" w:sz="0" w:space="0" w:color="auto"/>
            <w:right w:val="none" w:sz="0" w:space="0" w:color="auto"/>
          </w:divBdr>
        </w:div>
        <w:div w:id="2125926768">
          <w:marLeft w:val="0"/>
          <w:marRight w:val="0"/>
          <w:marTop w:val="0"/>
          <w:marBottom w:val="0"/>
          <w:divBdr>
            <w:top w:val="none" w:sz="0" w:space="0" w:color="auto"/>
            <w:left w:val="none" w:sz="0" w:space="0" w:color="auto"/>
            <w:bottom w:val="none" w:sz="0" w:space="0" w:color="auto"/>
            <w:right w:val="none" w:sz="0" w:space="0" w:color="auto"/>
          </w:divBdr>
        </w:div>
        <w:div w:id="2122528417">
          <w:marLeft w:val="0"/>
          <w:marRight w:val="0"/>
          <w:marTop w:val="0"/>
          <w:marBottom w:val="0"/>
          <w:divBdr>
            <w:top w:val="none" w:sz="0" w:space="0" w:color="auto"/>
            <w:left w:val="none" w:sz="0" w:space="0" w:color="auto"/>
            <w:bottom w:val="none" w:sz="0" w:space="0" w:color="auto"/>
            <w:right w:val="none" w:sz="0" w:space="0" w:color="auto"/>
          </w:divBdr>
        </w:div>
        <w:div w:id="1191996875">
          <w:marLeft w:val="0"/>
          <w:marRight w:val="0"/>
          <w:marTop w:val="0"/>
          <w:marBottom w:val="0"/>
          <w:divBdr>
            <w:top w:val="none" w:sz="0" w:space="0" w:color="auto"/>
            <w:left w:val="none" w:sz="0" w:space="0" w:color="auto"/>
            <w:bottom w:val="none" w:sz="0" w:space="0" w:color="auto"/>
            <w:right w:val="none" w:sz="0" w:space="0" w:color="auto"/>
          </w:divBdr>
        </w:div>
        <w:div w:id="728456000">
          <w:marLeft w:val="0"/>
          <w:marRight w:val="0"/>
          <w:marTop w:val="0"/>
          <w:marBottom w:val="0"/>
          <w:divBdr>
            <w:top w:val="none" w:sz="0" w:space="0" w:color="auto"/>
            <w:left w:val="none" w:sz="0" w:space="0" w:color="auto"/>
            <w:bottom w:val="none" w:sz="0" w:space="0" w:color="auto"/>
            <w:right w:val="none" w:sz="0" w:space="0" w:color="auto"/>
          </w:divBdr>
        </w:div>
        <w:div w:id="1052118216">
          <w:marLeft w:val="0"/>
          <w:marRight w:val="0"/>
          <w:marTop w:val="0"/>
          <w:marBottom w:val="0"/>
          <w:divBdr>
            <w:top w:val="none" w:sz="0" w:space="0" w:color="auto"/>
            <w:left w:val="none" w:sz="0" w:space="0" w:color="auto"/>
            <w:bottom w:val="none" w:sz="0" w:space="0" w:color="auto"/>
            <w:right w:val="none" w:sz="0" w:space="0" w:color="auto"/>
          </w:divBdr>
        </w:div>
        <w:div w:id="1636328768">
          <w:marLeft w:val="0"/>
          <w:marRight w:val="0"/>
          <w:marTop w:val="0"/>
          <w:marBottom w:val="0"/>
          <w:divBdr>
            <w:top w:val="none" w:sz="0" w:space="0" w:color="auto"/>
            <w:left w:val="none" w:sz="0" w:space="0" w:color="auto"/>
            <w:bottom w:val="none" w:sz="0" w:space="0" w:color="auto"/>
            <w:right w:val="none" w:sz="0" w:space="0" w:color="auto"/>
          </w:divBdr>
        </w:div>
        <w:div w:id="1926332041">
          <w:marLeft w:val="0"/>
          <w:marRight w:val="0"/>
          <w:marTop w:val="0"/>
          <w:marBottom w:val="0"/>
          <w:divBdr>
            <w:top w:val="none" w:sz="0" w:space="0" w:color="auto"/>
            <w:left w:val="none" w:sz="0" w:space="0" w:color="auto"/>
            <w:bottom w:val="none" w:sz="0" w:space="0" w:color="auto"/>
            <w:right w:val="none" w:sz="0" w:space="0" w:color="auto"/>
          </w:divBdr>
        </w:div>
        <w:div w:id="1793745508">
          <w:marLeft w:val="0"/>
          <w:marRight w:val="0"/>
          <w:marTop w:val="0"/>
          <w:marBottom w:val="0"/>
          <w:divBdr>
            <w:top w:val="none" w:sz="0" w:space="0" w:color="auto"/>
            <w:left w:val="none" w:sz="0" w:space="0" w:color="auto"/>
            <w:bottom w:val="none" w:sz="0" w:space="0" w:color="auto"/>
            <w:right w:val="none" w:sz="0" w:space="0" w:color="auto"/>
          </w:divBdr>
        </w:div>
        <w:div w:id="1230731227">
          <w:marLeft w:val="0"/>
          <w:marRight w:val="0"/>
          <w:marTop w:val="0"/>
          <w:marBottom w:val="0"/>
          <w:divBdr>
            <w:top w:val="none" w:sz="0" w:space="0" w:color="auto"/>
            <w:left w:val="none" w:sz="0" w:space="0" w:color="auto"/>
            <w:bottom w:val="none" w:sz="0" w:space="0" w:color="auto"/>
            <w:right w:val="none" w:sz="0" w:space="0" w:color="auto"/>
          </w:divBdr>
        </w:div>
        <w:div w:id="1038118210">
          <w:marLeft w:val="0"/>
          <w:marRight w:val="0"/>
          <w:marTop w:val="0"/>
          <w:marBottom w:val="0"/>
          <w:divBdr>
            <w:top w:val="none" w:sz="0" w:space="0" w:color="auto"/>
            <w:left w:val="none" w:sz="0" w:space="0" w:color="auto"/>
            <w:bottom w:val="none" w:sz="0" w:space="0" w:color="auto"/>
            <w:right w:val="none" w:sz="0" w:space="0" w:color="auto"/>
          </w:divBdr>
        </w:div>
        <w:div w:id="800538849">
          <w:marLeft w:val="0"/>
          <w:marRight w:val="0"/>
          <w:marTop w:val="0"/>
          <w:marBottom w:val="0"/>
          <w:divBdr>
            <w:top w:val="none" w:sz="0" w:space="0" w:color="auto"/>
            <w:left w:val="none" w:sz="0" w:space="0" w:color="auto"/>
            <w:bottom w:val="none" w:sz="0" w:space="0" w:color="auto"/>
            <w:right w:val="none" w:sz="0" w:space="0" w:color="auto"/>
          </w:divBdr>
        </w:div>
        <w:div w:id="203905873">
          <w:marLeft w:val="0"/>
          <w:marRight w:val="0"/>
          <w:marTop w:val="0"/>
          <w:marBottom w:val="0"/>
          <w:divBdr>
            <w:top w:val="none" w:sz="0" w:space="0" w:color="auto"/>
            <w:left w:val="none" w:sz="0" w:space="0" w:color="auto"/>
            <w:bottom w:val="none" w:sz="0" w:space="0" w:color="auto"/>
            <w:right w:val="none" w:sz="0" w:space="0" w:color="auto"/>
          </w:divBdr>
        </w:div>
        <w:div w:id="1724254082">
          <w:marLeft w:val="0"/>
          <w:marRight w:val="0"/>
          <w:marTop w:val="0"/>
          <w:marBottom w:val="0"/>
          <w:divBdr>
            <w:top w:val="none" w:sz="0" w:space="0" w:color="auto"/>
            <w:left w:val="none" w:sz="0" w:space="0" w:color="auto"/>
            <w:bottom w:val="none" w:sz="0" w:space="0" w:color="auto"/>
            <w:right w:val="none" w:sz="0" w:space="0" w:color="auto"/>
          </w:divBdr>
        </w:div>
        <w:div w:id="345251199">
          <w:marLeft w:val="0"/>
          <w:marRight w:val="0"/>
          <w:marTop w:val="0"/>
          <w:marBottom w:val="0"/>
          <w:divBdr>
            <w:top w:val="none" w:sz="0" w:space="0" w:color="auto"/>
            <w:left w:val="none" w:sz="0" w:space="0" w:color="auto"/>
            <w:bottom w:val="none" w:sz="0" w:space="0" w:color="auto"/>
            <w:right w:val="none" w:sz="0" w:space="0" w:color="auto"/>
          </w:divBdr>
        </w:div>
        <w:div w:id="547110303">
          <w:marLeft w:val="0"/>
          <w:marRight w:val="0"/>
          <w:marTop w:val="0"/>
          <w:marBottom w:val="0"/>
          <w:divBdr>
            <w:top w:val="none" w:sz="0" w:space="0" w:color="auto"/>
            <w:left w:val="none" w:sz="0" w:space="0" w:color="auto"/>
            <w:bottom w:val="none" w:sz="0" w:space="0" w:color="auto"/>
            <w:right w:val="none" w:sz="0" w:space="0" w:color="auto"/>
          </w:divBdr>
        </w:div>
        <w:div w:id="600837224">
          <w:marLeft w:val="0"/>
          <w:marRight w:val="0"/>
          <w:marTop w:val="0"/>
          <w:marBottom w:val="0"/>
          <w:divBdr>
            <w:top w:val="none" w:sz="0" w:space="0" w:color="auto"/>
            <w:left w:val="none" w:sz="0" w:space="0" w:color="auto"/>
            <w:bottom w:val="none" w:sz="0" w:space="0" w:color="auto"/>
            <w:right w:val="none" w:sz="0" w:space="0" w:color="auto"/>
          </w:divBdr>
        </w:div>
        <w:div w:id="96028011">
          <w:marLeft w:val="0"/>
          <w:marRight w:val="0"/>
          <w:marTop w:val="0"/>
          <w:marBottom w:val="0"/>
          <w:divBdr>
            <w:top w:val="none" w:sz="0" w:space="0" w:color="auto"/>
            <w:left w:val="none" w:sz="0" w:space="0" w:color="auto"/>
            <w:bottom w:val="none" w:sz="0" w:space="0" w:color="auto"/>
            <w:right w:val="none" w:sz="0" w:space="0" w:color="auto"/>
          </w:divBdr>
        </w:div>
        <w:div w:id="1114668978">
          <w:marLeft w:val="0"/>
          <w:marRight w:val="0"/>
          <w:marTop w:val="0"/>
          <w:marBottom w:val="0"/>
          <w:divBdr>
            <w:top w:val="none" w:sz="0" w:space="0" w:color="auto"/>
            <w:left w:val="none" w:sz="0" w:space="0" w:color="auto"/>
            <w:bottom w:val="none" w:sz="0" w:space="0" w:color="auto"/>
            <w:right w:val="none" w:sz="0" w:space="0" w:color="auto"/>
          </w:divBdr>
        </w:div>
        <w:div w:id="136000463">
          <w:marLeft w:val="0"/>
          <w:marRight w:val="0"/>
          <w:marTop w:val="0"/>
          <w:marBottom w:val="0"/>
          <w:divBdr>
            <w:top w:val="none" w:sz="0" w:space="0" w:color="auto"/>
            <w:left w:val="none" w:sz="0" w:space="0" w:color="auto"/>
            <w:bottom w:val="none" w:sz="0" w:space="0" w:color="auto"/>
            <w:right w:val="none" w:sz="0" w:space="0" w:color="auto"/>
          </w:divBdr>
        </w:div>
        <w:div w:id="617762545">
          <w:marLeft w:val="0"/>
          <w:marRight w:val="0"/>
          <w:marTop w:val="0"/>
          <w:marBottom w:val="0"/>
          <w:divBdr>
            <w:top w:val="none" w:sz="0" w:space="0" w:color="auto"/>
            <w:left w:val="none" w:sz="0" w:space="0" w:color="auto"/>
            <w:bottom w:val="none" w:sz="0" w:space="0" w:color="auto"/>
            <w:right w:val="none" w:sz="0" w:space="0" w:color="auto"/>
          </w:divBdr>
        </w:div>
        <w:div w:id="582955965">
          <w:marLeft w:val="0"/>
          <w:marRight w:val="0"/>
          <w:marTop w:val="0"/>
          <w:marBottom w:val="0"/>
          <w:divBdr>
            <w:top w:val="none" w:sz="0" w:space="0" w:color="auto"/>
            <w:left w:val="none" w:sz="0" w:space="0" w:color="auto"/>
            <w:bottom w:val="none" w:sz="0" w:space="0" w:color="auto"/>
            <w:right w:val="none" w:sz="0" w:space="0" w:color="auto"/>
          </w:divBdr>
        </w:div>
        <w:div w:id="2036416445">
          <w:marLeft w:val="0"/>
          <w:marRight w:val="0"/>
          <w:marTop w:val="0"/>
          <w:marBottom w:val="0"/>
          <w:divBdr>
            <w:top w:val="none" w:sz="0" w:space="0" w:color="auto"/>
            <w:left w:val="none" w:sz="0" w:space="0" w:color="auto"/>
            <w:bottom w:val="none" w:sz="0" w:space="0" w:color="auto"/>
            <w:right w:val="none" w:sz="0" w:space="0" w:color="auto"/>
          </w:divBdr>
        </w:div>
        <w:div w:id="1317764775">
          <w:marLeft w:val="0"/>
          <w:marRight w:val="0"/>
          <w:marTop w:val="0"/>
          <w:marBottom w:val="0"/>
          <w:divBdr>
            <w:top w:val="none" w:sz="0" w:space="0" w:color="auto"/>
            <w:left w:val="none" w:sz="0" w:space="0" w:color="auto"/>
            <w:bottom w:val="none" w:sz="0" w:space="0" w:color="auto"/>
            <w:right w:val="none" w:sz="0" w:space="0" w:color="auto"/>
          </w:divBdr>
        </w:div>
        <w:div w:id="1882285868">
          <w:marLeft w:val="0"/>
          <w:marRight w:val="0"/>
          <w:marTop w:val="0"/>
          <w:marBottom w:val="0"/>
          <w:divBdr>
            <w:top w:val="none" w:sz="0" w:space="0" w:color="auto"/>
            <w:left w:val="none" w:sz="0" w:space="0" w:color="auto"/>
            <w:bottom w:val="none" w:sz="0" w:space="0" w:color="auto"/>
            <w:right w:val="none" w:sz="0" w:space="0" w:color="auto"/>
          </w:divBdr>
        </w:div>
        <w:div w:id="410931160">
          <w:marLeft w:val="0"/>
          <w:marRight w:val="0"/>
          <w:marTop w:val="0"/>
          <w:marBottom w:val="0"/>
          <w:divBdr>
            <w:top w:val="none" w:sz="0" w:space="0" w:color="auto"/>
            <w:left w:val="none" w:sz="0" w:space="0" w:color="auto"/>
            <w:bottom w:val="none" w:sz="0" w:space="0" w:color="auto"/>
            <w:right w:val="none" w:sz="0" w:space="0" w:color="auto"/>
          </w:divBdr>
        </w:div>
        <w:div w:id="1123042951">
          <w:marLeft w:val="0"/>
          <w:marRight w:val="0"/>
          <w:marTop w:val="0"/>
          <w:marBottom w:val="0"/>
          <w:divBdr>
            <w:top w:val="none" w:sz="0" w:space="0" w:color="auto"/>
            <w:left w:val="none" w:sz="0" w:space="0" w:color="auto"/>
            <w:bottom w:val="none" w:sz="0" w:space="0" w:color="auto"/>
            <w:right w:val="none" w:sz="0" w:space="0" w:color="auto"/>
          </w:divBdr>
        </w:div>
        <w:div w:id="1305354954">
          <w:marLeft w:val="0"/>
          <w:marRight w:val="0"/>
          <w:marTop w:val="0"/>
          <w:marBottom w:val="0"/>
          <w:divBdr>
            <w:top w:val="none" w:sz="0" w:space="0" w:color="auto"/>
            <w:left w:val="none" w:sz="0" w:space="0" w:color="auto"/>
            <w:bottom w:val="none" w:sz="0" w:space="0" w:color="auto"/>
            <w:right w:val="none" w:sz="0" w:space="0" w:color="auto"/>
          </w:divBdr>
        </w:div>
        <w:div w:id="1066143993">
          <w:marLeft w:val="0"/>
          <w:marRight w:val="0"/>
          <w:marTop w:val="0"/>
          <w:marBottom w:val="0"/>
          <w:divBdr>
            <w:top w:val="none" w:sz="0" w:space="0" w:color="auto"/>
            <w:left w:val="none" w:sz="0" w:space="0" w:color="auto"/>
            <w:bottom w:val="none" w:sz="0" w:space="0" w:color="auto"/>
            <w:right w:val="none" w:sz="0" w:space="0" w:color="auto"/>
          </w:divBdr>
        </w:div>
        <w:div w:id="646007165">
          <w:marLeft w:val="0"/>
          <w:marRight w:val="0"/>
          <w:marTop w:val="0"/>
          <w:marBottom w:val="0"/>
          <w:divBdr>
            <w:top w:val="none" w:sz="0" w:space="0" w:color="auto"/>
            <w:left w:val="none" w:sz="0" w:space="0" w:color="auto"/>
            <w:bottom w:val="none" w:sz="0" w:space="0" w:color="auto"/>
            <w:right w:val="none" w:sz="0" w:space="0" w:color="auto"/>
          </w:divBdr>
        </w:div>
        <w:div w:id="1385719370">
          <w:marLeft w:val="0"/>
          <w:marRight w:val="0"/>
          <w:marTop w:val="0"/>
          <w:marBottom w:val="0"/>
          <w:divBdr>
            <w:top w:val="none" w:sz="0" w:space="0" w:color="auto"/>
            <w:left w:val="none" w:sz="0" w:space="0" w:color="auto"/>
            <w:bottom w:val="none" w:sz="0" w:space="0" w:color="auto"/>
            <w:right w:val="none" w:sz="0" w:space="0" w:color="auto"/>
          </w:divBdr>
        </w:div>
        <w:div w:id="1562866792">
          <w:marLeft w:val="0"/>
          <w:marRight w:val="0"/>
          <w:marTop w:val="0"/>
          <w:marBottom w:val="0"/>
          <w:divBdr>
            <w:top w:val="none" w:sz="0" w:space="0" w:color="auto"/>
            <w:left w:val="none" w:sz="0" w:space="0" w:color="auto"/>
            <w:bottom w:val="none" w:sz="0" w:space="0" w:color="auto"/>
            <w:right w:val="none" w:sz="0" w:space="0" w:color="auto"/>
          </w:divBdr>
        </w:div>
        <w:div w:id="1513295741">
          <w:marLeft w:val="0"/>
          <w:marRight w:val="0"/>
          <w:marTop w:val="0"/>
          <w:marBottom w:val="0"/>
          <w:divBdr>
            <w:top w:val="none" w:sz="0" w:space="0" w:color="auto"/>
            <w:left w:val="none" w:sz="0" w:space="0" w:color="auto"/>
            <w:bottom w:val="none" w:sz="0" w:space="0" w:color="auto"/>
            <w:right w:val="none" w:sz="0" w:space="0" w:color="auto"/>
          </w:divBdr>
        </w:div>
        <w:div w:id="1232353420">
          <w:marLeft w:val="0"/>
          <w:marRight w:val="0"/>
          <w:marTop w:val="0"/>
          <w:marBottom w:val="0"/>
          <w:divBdr>
            <w:top w:val="none" w:sz="0" w:space="0" w:color="auto"/>
            <w:left w:val="none" w:sz="0" w:space="0" w:color="auto"/>
            <w:bottom w:val="none" w:sz="0" w:space="0" w:color="auto"/>
            <w:right w:val="none" w:sz="0" w:space="0" w:color="auto"/>
          </w:divBdr>
        </w:div>
        <w:div w:id="1840340171">
          <w:marLeft w:val="0"/>
          <w:marRight w:val="0"/>
          <w:marTop w:val="0"/>
          <w:marBottom w:val="0"/>
          <w:divBdr>
            <w:top w:val="none" w:sz="0" w:space="0" w:color="auto"/>
            <w:left w:val="none" w:sz="0" w:space="0" w:color="auto"/>
            <w:bottom w:val="none" w:sz="0" w:space="0" w:color="auto"/>
            <w:right w:val="none" w:sz="0" w:space="0" w:color="auto"/>
          </w:divBdr>
        </w:div>
        <w:div w:id="1825581616">
          <w:marLeft w:val="0"/>
          <w:marRight w:val="0"/>
          <w:marTop w:val="0"/>
          <w:marBottom w:val="0"/>
          <w:divBdr>
            <w:top w:val="none" w:sz="0" w:space="0" w:color="auto"/>
            <w:left w:val="none" w:sz="0" w:space="0" w:color="auto"/>
            <w:bottom w:val="none" w:sz="0" w:space="0" w:color="auto"/>
            <w:right w:val="none" w:sz="0" w:space="0" w:color="auto"/>
          </w:divBdr>
        </w:div>
        <w:div w:id="119032018">
          <w:marLeft w:val="0"/>
          <w:marRight w:val="0"/>
          <w:marTop w:val="0"/>
          <w:marBottom w:val="0"/>
          <w:divBdr>
            <w:top w:val="none" w:sz="0" w:space="0" w:color="auto"/>
            <w:left w:val="none" w:sz="0" w:space="0" w:color="auto"/>
            <w:bottom w:val="none" w:sz="0" w:space="0" w:color="auto"/>
            <w:right w:val="none" w:sz="0" w:space="0" w:color="auto"/>
          </w:divBdr>
        </w:div>
        <w:div w:id="976105627">
          <w:marLeft w:val="0"/>
          <w:marRight w:val="0"/>
          <w:marTop w:val="0"/>
          <w:marBottom w:val="0"/>
          <w:divBdr>
            <w:top w:val="none" w:sz="0" w:space="0" w:color="auto"/>
            <w:left w:val="none" w:sz="0" w:space="0" w:color="auto"/>
            <w:bottom w:val="none" w:sz="0" w:space="0" w:color="auto"/>
            <w:right w:val="none" w:sz="0" w:space="0" w:color="auto"/>
          </w:divBdr>
        </w:div>
        <w:div w:id="1225290773">
          <w:marLeft w:val="0"/>
          <w:marRight w:val="0"/>
          <w:marTop w:val="0"/>
          <w:marBottom w:val="0"/>
          <w:divBdr>
            <w:top w:val="none" w:sz="0" w:space="0" w:color="auto"/>
            <w:left w:val="none" w:sz="0" w:space="0" w:color="auto"/>
            <w:bottom w:val="none" w:sz="0" w:space="0" w:color="auto"/>
            <w:right w:val="none" w:sz="0" w:space="0" w:color="auto"/>
          </w:divBdr>
        </w:div>
        <w:div w:id="2131124755">
          <w:marLeft w:val="0"/>
          <w:marRight w:val="0"/>
          <w:marTop w:val="0"/>
          <w:marBottom w:val="0"/>
          <w:divBdr>
            <w:top w:val="none" w:sz="0" w:space="0" w:color="auto"/>
            <w:left w:val="none" w:sz="0" w:space="0" w:color="auto"/>
            <w:bottom w:val="none" w:sz="0" w:space="0" w:color="auto"/>
            <w:right w:val="none" w:sz="0" w:space="0" w:color="auto"/>
          </w:divBdr>
        </w:div>
        <w:div w:id="535435558">
          <w:marLeft w:val="0"/>
          <w:marRight w:val="0"/>
          <w:marTop w:val="0"/>
          <w:marBottom w:val="0"/>
          <w:divBdr>
            <w:top w:val="none" w:sz="0" w:space="0" w:color="auto"/>
            <w:left w:val="none" w:sz="0" w:space="0" w:color="auto"/>
            <w:bottom w:val="none" w:sz="0" w:space="0" w:color="auto"/>
            <w:right w:val="none" w:sz="0" w:space="0" w:color="auto"/>
          </w:divBdr>
        </w:div>
        <w:div w:id="1218711818">
          <w:marLeft w:val="0"/>
          <w:marRight w:val="0"/>
          <w:marTop w:val="0"/>
          <w:marBottom w:val="0"/>
          <w:divBdr>
            <w:top w:val="none" w:sz="0" w:space="0" w:color="auto"/>
            <w:left w:val="none" w:sz="0" w:space="0" w:color="auto"/>
            <w:bottom w:val="none" w:sz="0" w:space="0" w:color="auto"/>
            <w:right w:val="none" w:sz="0" w:space="0" w:color="auto"/>
          </w:divBdr>
        </w:div>
        <w:div w:id="1064066870">
          <w:marLeft w:val="0"/>
          <w:marRight w:val="0"/>
          <w:marTop w:val="0"/>
          <w:marBottom w:val="0"/>
          <w:divBdr>
            <w:top w:val="none" w:sz="0" w:space="0" w:color="auto"/>
            <w:left w:val="none" w:sz="0" w:space="0" w:color="auto"/>
            <w:bottom w:val="none" w:sz="0" w:space="0" w:color="auto"/>
            <w:right w:val="none" w:sz="0" w:space="0" w:color="auto"/>
          </w:divBdr>
        </w:div>
        <w:div w:id="962619306">
          <w:marLeft w:val="0"/>
          <w:marRight w:val="0"/>
          <w:marTop w:val="0"/>
          <w:marBottom w:val="0"/>
          <w:divBdr>
            <w:top w:val="none" w:sz="0" w:space="0" w:color="auto"/>
            <w:left w:val="none" w:sz="0" w:space="0" w:color="auto"/>
            <w:bottom w:val="none" w:sz="0" w:space="0" w:color="auto"/>
            <w:right w:val="none" w:sz="0" w:space="0" w:color="auto"/>
          </w:divBdr>
        </w:div>
        <w:div w:id="170947235">
          <w:marLeft w:val="0"/>
          <w:marRight w:val="0"/>
          <w:marTop w:val="0"/>
          <w:marBottom w:val="0"/>
          <w:divBdr>
            <w:top w:val="none" w:sz="0" w:space="0" w:color="auto"/>
            <w:left w:val="none" w:sz="0" w:space="0" w:color="auto"/>
            <w:bottom w:val="none" w:sz="0" w:space="0" w:color="auto"/>
            <w:right w:val="none" w:sz="0" w:space="0" w:color="auto"/>
          </w:divBdr>
        </w:div>
        <w:div w:id="2049989836">
          <w:marLeft w:val="0"/>
          <w:marRight w:val="0"/>
          <w:marTop w:val="0"/>
          <w:marBottom w:val="0"/>
          <w:divBdr>
            <w:top w:val="none" w:sz="0" w:space="0" w:color="auto"/>
            <w:left w:val="none" w:sz="0" w:space="0" w:color="auto"/>
            <w:bottom w:val="none" w:sz="0" w:space="0" w:color="auto"/>
            <w:right w:val="none" w:sz="0" w:space="0" w:color="auto"/>
          </w:divBdr>
        </w:div>
        <w:div w:id="416555696">
          <w:marLeft w:val="0"/>
          <w:marRight w:val="0"/>
          <w:marTop w:val="0"/>
          <w:marBottom w:val="0"/>
          <w:divBdr>
            <w:top w:val="none" w:sz="0" w:space="0" w:color="auto"/>
            <w:left w:val="none" w:sz="0" w:space="0" w:color="auto"/>
            <w:bottom w:val="none" w:sz="0" w:space="0" w:color="auto"/>
            <w:right w:val="none" w:sz="0" w:space="0" w:color="auto"/>
          </w:divBdr>
        </w:div>
        <w:div w:id="1004089583">
          <w:marLeft w:val="0"/>
          <w:marRight w:val="0"/>
          <w:marTop w:val="0"/>
          <w:marBottom w:val="0"/>
          <w:divBdr>
            <w:top w:val="none" w:sz="0" w:space="0" w:color="auto"/>
            <w:left w:val="none" w:sz="0" w:space="0" w:color="auto"/>
            <w:bottom w:val="none" w:sz="0" w:space="0" w:color="auto"/>
            <w:right w:val="none" w:sz="0" w:space="0" w:color="auto"/>
          </w:divBdr>
        </w:div>
        <w:div w:id="1436290402">
          <w:marLeft w:val="0"/>
          <w:marRight w:val="0"/>
          <w:marTop w:val="0"/>
          <w:marBottom w:val="0"/>
          <w:divBdr>
            <w:top w:val="none" w:sz="0" w:space="0" w:color="auto"/>
            <w:left w:val="none" w:sz="0" w:space="0" w:color="auto"/>
            <w:bottom w:val="none" w:sz="0" w:space="0" w:color="auto"/>
            <w:right w:val="none" w:sz="0" w:space="0" w:color="auto"/>
          </w:divBdr>
        </w:div>
        <w:div w:id="9842319">
          <w:marLeft w:val="0"/>
          <w:marRight w:val="0"/>
          <w:marTop w:val="0"/>
          <w:marBottom w:val="0"/>
          <w:divBdr>
            <w:top w:val="none" w:sz="0" w:space="0" w:color="auto"/>
            <w:left w:val="none" w:sz="0" w:space="0" w:color="auto"/>
            <w:bottom w:val="none" w:sz="0" w:space="0" w:color="auto"/>
            <w:right w:val="none" w:sz="0" w:space="0" w:color="auto"/>
          </w:divBdr>
        </w:div>
        <w:div w:id="1149371011">
          <w:marLeft w:val="0"/>
          <w:marRight w:val="0"/>
          <w:marTop w:val="0"/>
          <w:marBottom w:val="0"/>
          <w:divBdr>
            <w:top w:val="none" w:sz="0" w:space="0" w:color="auto"/>
            <w:left w:val="none" w:sz="0" w:space="0" w:color="auto"/>
            <w:bottom w:val="none" w:sz="0" w:space="0" w:color="auto"/>
            <w:right w:val="none" w:sz="0" w:space="0" w:color="auto"/>
          </w:divBdr>
        </w:div>
        <w:div w:id="1973904035">
          <w:marLeft w:val="0"/>
          <w:marRight w:val="0"/>
          <w:marTop w:val="0"/>
          <w:marBottom w:val="0"/>
          <w:divBdr>
            <w:top w:val="none" w:sz="0" w:space="0" w:color="auto"/>
            <w:left w:val="none" w:sz="0" w:space="0" w:color="auto"/>
            <w:bottom w:val="none" w:sz="0" w:space="0" w:color="auto"/>
            <w:right w:val="none" w:sz="0" w:space="0" w:color="auto"/>
          </w:divBdr>
        </w:div>
        <w:div w:id="680425322">
          <w:marLeft w:val="0"/>
          <w:marRight w:val="0"/>
          <w:marTop w:val="0"/>
          <w:marBottom w:val="0"/>
          <w:divBdr>
            <w:top w:val="none" w:sz="0" w:space="0" w:color="auto"/>
            <w:left w:val="none" w:sz="0" w:space="0" w:color="auto"/>
            <w:bottom w:val="none" w:sz="0" w:space="0" w:color="auto"/>
            <w:right w:val="none" w:sz="0" w:space="0" w:color="auto"/>
          </w:divBdr>
        </w:div>
        <w:div w:id="1229148407">
          <w:marLeft w:val="0"/>
          <w:marRight w:val="0"/>
          <w:marTop w:val="0"/>
          <w:marBottom w:val="0"/>
          <w:divBdr>
            <w:top w:val="none" w:sz="0" w:space="0" w:color="auto"/>
            <w:left w:val="none" w:sz="0" w:space="0" w:color="auto"/>
            <w:bottom w:val="none" w:sz="0" w:space="0" w:color="auto"/>
            <w:right w:val="none" w:sz="0" w:space="0" w:color="auto"/>
          </w:divBdr>
        </w:div>
        <w:div w:id="1120534819">
          <w:marLeft w:val="0"/>
          <w:marRight w:val="0"/>
          <w:marTop w:val="0"/>
          <w:marBottom w:val="0"/>
          <w:divBdr>
            <w:top w:val="none" w:sz="0" w:space="0" w:color="auto"/>
            <w:left w:val="none" w:sz="0" w:space="0" w:color="auto"/>
            <w:bottom w:val="none" w:sz="0" w:space="0" w:color="auto"/>
            <w:right w:val="none" w:sz="0" w:space="0" w:color="auto"/>
          </w:divBdr>
        </w:div>
        <w:div w:id="563951650">
          <w:marLeft w:val="0"/>
          <w:marRight w:val="0"/>
          <w:marTop w:val="0"/>
          <w:marBottom w:val="0"/>
          <w:divBdr>
            <w:top w:val="none" w:sz="0" w:space="0" w:color="auto"/>
            <w:left w:val="none" w:sz="0" w:space="0" w:color="auto"/>
            <w:bottom w:val="none" w:sz="0" w:space="0" w:color="auto"/>
            <w:right w:val="none" w:sz="0" w:space="0" w:color="auto"/>
          </w:divBdr>
        </w:div>
        <w:div w:id="2097820303">
          <w:marLeft w:val="0"/>
          <w:marRight w:val="0"/>
          <w:marTop w:val="0"/>
          <w:marBottom w:val="0"/>
          <w:divBdr>
            <w:top w:val="none" w:sz="0" w:space="0" w:color="auto"/>
            <w:left w:val="none" w:sz="0" w:space="0" w:color="auto"/>
            <w:bottom w:val="none" w:sz="0" w:space="0" w:color="auto"/>
            <w:right w:val="none" w:sz="0" w:space="0" w:color="auto"/>
          </w:divBdr>
        </w:div>
        <w:div w:id="808209198">
          <w:marLeft w:val="0"/>
          <w:marRight w:val="0"/>
          <w:marTop w:val="0"/>
          <w:marBottom w:val="0"/>
          <w:divBdr>
            <w:top w:val="none" w:sz="0" w:space="0" w:color="auto"/>
            <w:left w:val="none" w:sz="0" w:space="0" w:color="auto"/>
            <w:bottom w:val="none" w:sz="0" w:space="0" w:color="auto"/>
            <w:right w:val="none" w:sz="0" w:space="0" w:color="auto"/>
          </w:divBdr>
        </w:div>
        <w:div w:id="1167087732">
          <w:marLeft w:val="0"/>
          <w:marRight w:val="0"/>
          <w:marTop w:val="0"/>
          <w:marBottom w:val="0"/>
          <w:divBdr>
            <w:top w:val="none" w:sz="0" w:space="0" w:color="auto"/>
            <w:left w:val="none" w:sz="0" w:space="0" w:color="auto"/>
            <w:bottom w:val="none" w:sz="0" w:space="0" w:color="auto"/>
            <w:right w:val="none" w:sz="0" w:space="0" w:color="auto"/>
          </w:divBdr>
        </w:div>
        <w:div w:id="2011906868">
          <w:marLeft w:val="0"/>
          <w:marRight w:val="0"/>
          <w:marTop w:val="0"/>
          <w:marBottom w:val="0"/>
          <w:divBdr>
            <w:top w:val="none" w:sz="0" w:space="0" w:color="auto"/>
            <w:left w:val="none" w:sz="0" w:space="0" w:color="auto"/>
            <w:bottom w:val="none" w:sz="0" w:space="0" w:color="auto"/>
            <w:right w:val="none" w:sz="0" w:space="0" w:color="auto"/>
          </w:divBdr>
        </w:div>
        <w:div w:id="828399177">
          <w:marLeft w:val="0"/>
          <w:marRight w:val="0"/>
          <w:marTop w:val="0"/>
          <w:marBottom w:val="0"/>
          <w:divBdr>
            <w:top w:val="none" w:sz="0" w:space="0" w:color="auto"/>
            <w:left w:val="none" w:sz="0" w:space="0" w:color="auto"/>
            <w:bottom w:val="none" w:sz="0" w:space="0" w:color="auto"/>
            <w:right w:val="none" w:sz="0" w:space="0" w:color="auto"/>
          </w:divBdr>
        </w:div>
        <w:div w:id="1097991847">
          <w:marLeft w:val="0"/>
          <w:marRight w:val="0"/>
          <w:marTop w:val="0"/>
          <w:marBottom w:val="0"/>
          <w:divBdr>
            <w:top w:val="none" w:sz="0" w:space="0" w:color="auto"/>
            <w:left w:val="none" w:sz="0" w:space="0" w:color="auto"/>
            <w:bottom w:val="none" w:sz="0" w:space="0" w:color="auto"/>
            <w:right w:val="none" w:sz="0" w:space="0" w:color="auto"/>
          </w:divBdr>
        </w:div>
        <w:div w:id="915936575">
          <w:marLeft w:val="0"/>
          <w:marRight w:val="0"/>
          <w:marTop w:val="0"/>
          <w:marBottom w:val="0"/>
          <w:divBdr>
            <w:top w:val="none" w:sz="0" w:space="0" w:color="auto"/>
            <w:left w:val="none" w:sz="0" w:space="0" w:color="auto"/>
            <w:bottom w:val="none" w:sz="0" w:space="0" w:color="auto"/>
            <w:right w:val="none" w:sz="0" w:space="0" w:color="auto"/>
          </w:divBdr>
        </w:div>
        <w:div w:id="606542814">
          <w:marLeft w:val="0"/>
          <w:marRight w:val="0"/>
          <w:marTop w:val="0"/>
          <w:marBottom w:val="0"/>
          <w:divBdr>
            <w:top w:val="none" w:sz="0" w:space="0" w:color="auto"/>
            <w:left w:val="none" w:sz="0" w:space="0" w:color="auto"/>
            <w:bottom w:val="none" w:sz="0" w:space="0" w:color="auto"/>
            <w:right w:val="none" w:sz="0" w:space="0" w:color="auto"/>
          </w:divBdr>
        </w:div>
        <w:div w:id="588731317">
          <w:marLeft w:val="0"/>
          <w:marRight w:val="0"/>
          <w:marTop w:val="0"/>
          <w:marBottom w:val="0"/>
          <w:divBdr>
            <w:top w:val="none" w:sz="0" w:space="0" w:color="auto"/>
            <w:left w:val="none" w:sz="0" w:space="0" w:color="auto"/>
            <w:bottom w:val="none" w:sz="0" w:space="0" w:color="auto"/>
            <w:right w:val="none" w:sz="0" w:space="0" w:color="auto"/>
          </w:divBdr>
        </w:div>
        <w:div w:id="2015721568">
          <w:marLeft w:val="0"/>
          <w:marRight w:val="0"/>
          <w:marTop w:val="0"/>
          <w:marBottom w:val="0"/>
          <w:divBdr>
            <w:top w:val="none" w:sz="0" w:space="0" w:color="auto"/>
            <w:left w:val="none" w:sz="0" w:space="0" w:color="auto"/>
            <w:bottom w:val="none" w:sz="0" w:space="0" w:color="auto"/>
            <w:right w:val="none" w:sz="0" w:space="0" w:color="auto"/>
          </w:divBdr>
        </w:div>
        <w:div w:id="877160652">
          <w:marLeft w:val="0"/>
          <w:marRight w:val="0"/>
          <w:marTop w:val="0"/>
          <w:marBottom w:val="0"/>
          <w:divBdr>
            <w:top w:val="none" w:sz="0" w:space="0" w:color="auto"/>
            <w:left w:val="none" w:sz="0" w:space="0" w:color="auto"/>
            <w:bottom w:val="none" w:sz="0" w:space="0" w:color="auto"/>
            <w:right w:val="none" w:sz="0" w:space="0" w:color="auto"/>
          </w:divBdr>
        </w:div>
        <w:div w:id="1954169256">
          <w:marLeft w:val="0"/>
          <w:marRight w:val="0"/>
          <w:marTop w:val="0"/>
          <w:marBottom w:val="0"/>
          <w:divBdr>
            <w:top w:val="none" w:sz="0" w:space="0" w:color="auto"/>
            <w:left w:val="none" w:sz="0" w:space="0" w:color="auto"/>
            <w:bottom w:val="none" w:sz="0" w:space="0" w:color="auto"/>
            <w:right w:val="none" w:sz="0" w:space="0" w:color="auto"/>
          </w:divBdr>
        </w:div>
        <w:div w:id="1480076232">
          <w:marLeft w:val="0"/>
          <w:marRight w:val="0"/>
          <w:marTop w:val="0"/>
          <w:marBottom w:val="0"/>
          <w:divBdr>
            <w:top w:val="none" w:sz="0" w:space="0" w:color="auto"/>
            <w:left w:val="none" w:sz="0" w:space="0" w:color="auto"/>
            <w:bottom w:val="none" w:sz="0" w:space="0" w:color="auto"/>
            <w:right w:val="none" w:sz="0" w:space="0" w:color="auto"/>
          </w:divBdr>
        </w:div>
        <w:div w:id="984892753">
          <w:marLeft w:val="0"/>
          <w:marRight w:val="0"/>
          <w:marTop w:val="0"/>
          <w:marBottom w:val="0"/>
          <w:divBdr>
            <w:top w:val="none" w:sz="0" w:space="0" w:color="auto"/>
            <w:left w:val="none" w:sz="0" w:space="0" w:color="auto"/>
            <w:bottom w:val="none" w:sz="0" w:space="0" w:color="auto"/>
            <w:right w:val="none" w:sz="0" w:space="0" w:color="auto"/>
          </w:divBdr>
        </w:div>
        <w:div w:id="1405058895">
          <w:marLeft w:val="0"/>
          <w:marRight w:val="0"/>
          <w:marTop w:val="0"/>
          <w:marBottom w:val="0"/>
          <w:divBdr>
            <w:top w:val="none" w:sz="0" w:space="0" w:color="auto"/>
            <w:left w:val="none" w:sz="0" w:space="0" w:color="auto"/>
            <w:bottom w:val="none" w:sz="0" w:space="0" w:color="auto"/>
            <w:right w:val="none" w:sz="0" w:space="0" w:color="auto"/>
          </w:divBdr>
        </w:div>
        <w:div w:id="673798241">
          <w:marLeft w:val="0"/>
          <w:marRight w:val="0"/>
          <w:marTop w:val="0"/>
          <w:marBottom w:val="0"/>
          <w:divBdr>
            <w:top w:val="none" w:sz="0" w:space="0" w:color="auto"/>
            <w:left w:val="none" w:sz="0" w:space="0" w:color="auto"/>
            <w:bottom w:val="none" w:sz="0" w:space="0" w:color="auto"/>
            <w:right w:val="none" w:sz="0" w:space="0" w:color="auto"/>
          </w:divBdr>
        </w:div>
        <w:div w:id="412239860">
          <w:marLeft w:val="0"/>
          <w:marRight w:val="0"/>
          <w:marTop w:val="0"/>
          <w:marBottom w:val="0"/>
          <w:divBdr>
            <w:top w:val="none" w:sz="0" w:space="0" w:color="auto"/>
            <w:left w:val="none" w:sz="0" w:space="0" w:color="auto"/>
            <w:bottom w:val="none" w:sz="0" w:space="0" w:color="auto"/>
            <w:right w:val="none" w:sz="0" w:space="0" w:color="auto"/>
          </w:divBdr>
        </w:div>
        <w:div w:id="160243979">
          <w:marLeft w:val="0"/>
          <w:marRight w:val="0"/>
          <w:marTop w:val="0"/>
          <w:marBottom w:val="0"/>
          <w:divBdr>
            <w:top w:val="none" w:sz="0" w:space="0" w:color="auto"/>
            <w:left w:val="none" w:sz="0" w:space="0" w:color="auto"/>
            <w:bottom w:val="none" w:sz="0" w:space="0" w:color="auto"/>
            <w:right w:val="none" w:sz="0" w:space="0" w:color="auto"/>
          </w:divBdr>
        </w:div>
        <w:div w:id="689063725">
          <w:marLeft w:val="0"/>
          <w:marRight w:val="0"/>
          <w:marTop w:val="0"/>
          <w:marBottom w:val="0"/>
          <w:divBdr>
            <w:top w:val="none" w:sz="0" w:space="0" w:color="auto"/>
            <w:left w:val="none" w:sz="0" w:space="0" w:color="auto"/>
            <w:bottom w:val="none" w:sz="0" w:space="0" w:color="auto"/>
            <w:right w:val="none" w:sz="0" w:space="0" w:color="auto"/>
          </w:divBdr>
        </w:div>
        <w:div w:id="872233137">
          <w:marLeft w:val="0"/>
          <w:marRight w:val="0"/>
          <w:marTop w:val="0"/>
          <w:marBottom w:val="0"/>
          <w:divBdr>
            <w:top w:val="none" w:sz="0" w:space="0" w:color="auto"/>
            <w:left w:val="none" w:sz="0" w:space="0" w:color="auto"/>
            <w:bottom w:val="none" w:sz="0" w:space="0" w:color="auto"/>
            <w:right w:val="none" w:sz="0" w:space="0" w:color="auto"/>
          </w:divBdr>
        </w:div>
        <w:div w:id="2053992544">
          <w:marLeft w:val="0"/>
          <w:marRight w:val="0"/>
          <w:marTop w:val="0"/>
          <w:marBottom w:val="0"/>
          <w:divBdr>
            <w:top w:val="none" w:sz="0" w:space="0" w:color="auto"/>
            <w:left w:val="none" w:sz="0" w:space="0" w:color="auto"/>
            <w:bottom w:val="none" w:sz="0" w:space="0" w:color="auto"/>
            <w:right w:val="none" w:sz="0" w:space="0" w:color="auto"/>
          </w:divBdr>
        </w:div>
        <w:div w:id="1112746348">
          <w:marLeft w:val="0"/>
          <w:marRight w:val="0"/>
          <w:marTop w:val="0"/>
          <w:marBottom w:val="0"/>
          <w:divBdr>
            <w:top w:val="none" w:sz="0" w:space="0" w:color="auto"/>
            <w:left w:val="none" w:sz="0" w:space="0" w:color="auto"/>
            <w:bottom w:val="none" w:sz="0" w:space="0" w:color="auto"/>
            <w:right w:val="none" w:sz="0" w:space="0" w:color="auto"/>
          </w:divBdr>
        </w:div>
        <w:div w:id="848715183">
          <w:marLeft w:val="0"/>
          <w:marRight w:val="0"/>
          <w:marTop w:val="0"/>
          <w:marBottom w:val="0"/>
          <w:divBdr>
            <w:top w:val="none" w:sz="0" w:space="0" w:color="auto"/>
            <w:left w:val="none" w:sz="0" w:space="0" w:color="auto"/>
            <w:bottom w:val="none" w:sz="0" w:space="0" w:color="auto"/>
            <w:right w:val="none" w:sz="0" w:space="0" w:color="auto"/>
          </w:divBdr>
        </w:div>
        <w:div w:id="603658086">
          <w:marLeft w:val="0"/>
          <w:marRight w:val="0"/>
          <w:marTop w:val="0"/>
          <w:marBottom w:val="0"/>
          <w:divBdr>
            <w:top w:val="none" w:sz="0" w:space="0" w:color="auto"/>
            <w:left w:val="none" w:sz="0" w:space="0" w:color="auto"/>
            <w:bottom w:val="none" w:sz="0" w:space="0" w:color="auto"/>
            <w:right w:val="none" w:sz="0" w:space="0" w:color="auto"/>
          </w:divBdr>
        </w:div>
        <w:div w:id="889146880">
          <w:marLeft w:val="0"/>
          <w:marRight w:val="0"/>
          <w:marTop w:val="0"/>
          <w:marBottom w:val="0"/>
          <w:divBdr>
            <w:top w:val="none" w:sz="0" w:space="0" w:color="auto"/>
            <w:left w:val="none" w:sz="0" w:space="0" w:color="auto"/>
            <w:bottom w:val="none" w:sz="0" w:space="0" w:color="auto"/>
            <w:right w:val="none" w:sz="0" w:space="0" w:color="auto"/>
          </w:divBdr>
        </w:div>
        <w:div w:id="2070302375">
          <w:marLeft w:val="0"/>
          <w:marRight w:val="0"/>
          <w:marTop w:val="0"/>
          <w:marBottom w:val="0"/>
          <w:divBdr>
            <w:top w:val="none" w:sz="0" w:space="0" w:color="auto"/>
            <w:left w:val="none" w:sz="0" w:space="0" w:color="auto"/>
            <w:bottom w:val="none" w:sz="0" w:space="0" w:color="auto"/>
            <w:right w:val="none" w:sz="0" w:space="0" w:color="auto"/>
          </w:divBdr>
        </w:div>
        <w:div w:id="116682983">
          <w:marLeft w:val="0"/>
          <w:marRight w:val="0"/>
          <w:marTop w:val="0"/>
          <w:marBottom w:val="0"/>
          <w:divBdr>
            <w:top w:val="none" w:sz="0" w:space="0" w:color="auto"/>
            <w:left w:val="none" w:sz="0" w:space="0" w:color="auto"/>
            <w:bottom w:val="none" w:sz="0" w:space="0" w:color="auto"/>
            <w:right w:val="none" w:sz="0" w:space="0" w:color="auto"/>
          </w:divBdr>
        </w:div>
        <w:div w:id="2042129056">
          <w:marLeft w:val="0"/>
          <w:marRight w:val="0"/>
          <w:marTop w:val="0"/>
          <w:marBottom w:val="0"/>
          <w:divBdr>
            <w:top w:val="none" w:sz="0" w:space="0" w:color="auto"/>
            <w:left w:val="none" w:sz="0" w:space="0" w:color="auto"/>
            <w:bottom w:val="none" w:sz="0" w:space="0" w:color="auto"/>
            <w:right w:val="none" w:sz="0" w:space="0" w:color="auto"/>
          </w:divBdr>
        </w:div>
        <w:div w:id="593443132">
          <w:marLeft w:val="0"/>
          <w:marRight w:val="0"/>
          <w:marTop w:val="0"/>
          <w:marBottom w:val="0"/>
          <w:divBdr>
            <w:top w:val="none" w:sz="0" w:space="0" w:color="auto"/>
            <w:left w:val="none" w:sz="0" w:space="0" w:color="auto"/>
            <w:bottom w:val="none" w:sz="0" w:space="0" w:color="auto"/>
            <w:right w:val="none" w:sz="0" w:space="0" w:color="auto"/>
          </w:divBdr>
        </w:div>
        <w:div w:id="1393311138">
          <w:marLeft w:val="0"/>
          <w:marRight w:val="0"/>
          <w:marTop w:val="0"/>
          <w:marBottom w:val="0"/>
          <w:divBdr>
            <w:top w:val="none" w:sz="0" w:space="0" w:color="auto"/>
            <w:left w:val="none" w:sz="0" w:space="0" w:color="auto"/>
            <w:bottom w:val="none" w:sz="0" w:space="0" w:color="auto"/>
            <w:right w:val="none" w:sz="0" w:space="0" w:color="auto"/>
          </w:divBdr>
        </w:div>
        <w:div w:id="143354913">
          <w:marLeft w:val="0"/>
          <w:marRight w:val="0"/>
          <w:marTop w:val="0"/>
          <w:marBottom w:val="0"/>
          <w:divBdr>
            <w:top w:val="none" w:sz="0" w:space="0" w:color="auto"/>
            <w:left w:val="none" w:sz="0" w:space="0" w:color="auto"/>
            <w:bottom w:val="none" w:sz="0" w:space="0" w:color="auto"/>
            <w:right w:val="none" w:sz="0" w:space="0" w:color="auto"/>
          </w:divBdr>
        </w:div>
        <w:div w:id="1668094157">
          <w:marLeft w:val="0"/>
          <w:marRight w:val="0"/>
          <w:marTop w:val="0"/>
          <w:marBottom w:val="0"/>
          <w:divBdr>
            <w:top w:val="none" w:sz="0" w:space="0" w:color="auto"/>
            <w:left w:val="none" w:sz="0" w:space="0" w:color="auto"/>
            <w:bottom w:val="none" w:sz="0" w:space="0" w:color="auto"/>
            <w:right w:val="none" w:sz="0" w:space="0" w:color="auto"/>
          </w:divBdr>
        </w:div>
        <w:div w:id="2053311803">
          <w:marLeft w:val="0"/>
          <w:marRight w:val="0"/>
          <w:marTop w:val="0"/>
          <w:marBottom w:val="0"/>
          <w:divBdr>
            <w:top w:val="none" w:sz="0" w:space="0" w:color="auto"/>
            <w:left w:val="none" w:sz="0" w:space="0" w:color="auto"/>
            <w:bottom w:val="none" w:sz="0" w:space="0" w:color="auto"/>
            <w:right w:val="none" w:sz="0" w:space="0" w:color="auto"/>
          </w:divBdr>
        </w:div>
        <w:div w:id="465897468">
          <w:marLeft w:val="0"/>
          <w:marRight w:val="0"/>
          <w:marTop w:val="0"/>
          <w:marBottom w:val="0"/>
          <w:divBdr>
            <w:top w:val="none" w:sz="0" w:space="0" w:color="auto"/>
            <w:left w:val="none" w:sz="0" w:space="0" w:color="auto"/>
            <w:bottom w:val="none" w:sz="0" w:space="0" w:color="auto"/>
            <w:right w:val="none" w:sz="0" w:space="0" w:color="auto"/>
          </w:divBdr>
        </w:div>
        <w:div w:id="1254047155">
          <w:marLeft w:val="0"/>
          <w:marRight w:val="0"/>
          <w:marTop w:val="0"/>
          <w:marBottom w:val="0"/>
          <w:divBdr>
            <w:top w:val="none" w:sz="0" w:space="0" w:color="auto"/>
            <w:left w:val="none" w:sz="0" w:space="0" w:color="auto"/>
            <w:bottom w:val="none" w:sz="0" w:space="0" w:color="auto"/>
            <w:right w:val="none" w:sz="0" w:space="0" w:color="auto"/>
          </w:divBdr>
        </w:div>
        <w:div w:id="243954484">
          <w:marLeft w:val="0"/>
          <w:marRight w:val="0"/>
          <w:marTop w:val="0"/>
          <w:marBottom w:val="0"/>
          <w:divBdr>
            <w:top w:val="none" w:sz="0" w:space="0" w:color="auto"/>
            <w:left w:val="none" w:sz="0" w:space="0" w:color="auto"/>
            <w:bottom w:val="none" w:sz="0" w:space="0" w:color="auto"/>
            <w:right w:val="none" w:sz="0" w:space="0" w:color="auto"/>
          </w:divBdr>
        </w:div>
        <w:div w:id="907107403">
          <w:marLeft w:val="0"/>
          <w:marRight w:val="0"/>
          <w:marTop w:val="0"/>
          <w:marBottom w:val="0"/>
          <w:divBdr>
            <w:top w:val="none" w:sz="0" w:space="0" w:color="auto"/>
            <w:left w:val="none" w:sz="0" w:space="0" w:color="auto"/>
            <w:bottom w:val="none" w:sz="0" w:space="0" w:color="auto"/>
            <w:right w:val="none" w:sz="0" w:space="0" w:color="auto"/>
          </w:divBdr>
        </w:div>
        <w:div w:id="1081676144">
          <w:marLeft w:val="0"/>
          <w:marRight w:val="0"/>
          <w:marTop w:val="0"/>
          <w:marBottom w:val="0"/>
          <w:divBdr>
            <w:top w:val="none" w:sz="0" w:space="0" w:color="auto"/>
            <w:left w:val="none" w:sz="0" w:space="0" w:color="auto"/>
            <w:bottom w:val="none" w:sz="0" w:space="0" w:color="auto"/>
            <w:right w:val="none" w:sz="0" w:space="0" w:color="auto"/>
          </w:divBdr>
        </w:div>
        <w:div w:id="163785464">
          <w:marLeft w:val="0"/>
          <w:marRight w:val="0"/>
          <w:marTop w:val="0"/>
          <w:marBottom w:val="0"/>
          <w:divBdr>
            <w:top w:val="none" w:sz="0" w:space="0" w:color="auto"/>
            <w:left w:val="none" w:sz="0" w:space="0" w:color="auto"/>
            <w:bottom w:val="none" w:sz="0" w:space="0" w:color="auto"/>
            <w:right w:val="none" w:sz="0" w:space="0" w:color="auto"/>
          </w:divBdr>
        </w:div>
        <w:div w:id="1979071427">
          <w:marLeft w:val="0"/>
          <w:marRight w:val="0"/>
          <w:marTop w:val="0"/>
          <w:marBottom w:val="0"/>
          <w:divBdr>
            <w:top w:val="none" w:sz="0" w:space="0" w:color="auto"/>
            <w:left w:val="none" w:sz="0" w:space="0" w:color="auto"/>
            <w:bottom w:val="none" w:sz="0" w:space="0" w:color="auto"/>
            <w:right w:val="none" w:sz="0" w:space="0" w:color="auto"/>
          </w:divBdr>
        </w:div>
        <w:div w:id="1222864734">
          <w:marLeft w:val="0"/>
          <w:marRight w:val="0"/>
          <w:marTop w:val="0"/>
          <w:marBottom w:val="0"/>
          <w:divBdr>
            <w:top w:val="none" w:sz="0" w:space="0" w:color="auto"/>
            <w:left w:val="none" w:sz="0" w:space="0" w:color="auto"/>
            <w:bottom w:val="none" w:sz="0" w:space="0" w:color="auto"/>
            <w:right w:val="none" w:sz="0" w:space="0" w:color="auto"/>
          </w:divBdr>
        </w:div>
        <w:div w:id="17121915">
          <w:marLeft w:val="0"/>
          <w:marRight w:val="0"/>
          <w:marTop w:val="0"/>
          <w:marBottom w:val="0"/>
          <w:divBdr>
            <w:top w:val="none" w:sz="0" w:space="0" w:color="auto"/>
            <w:left w:val="none" w:sz="0" w:space="0" w:color="auto"/>
            <w:bottom w:val="none" w:sz="0" w:space="0" w:color="auto"/>
            <w:right w:val="none" w:sz="0" w:space="0" w:color="auto"/>
          </w:divBdr>
        </w:div>
        <w:div w:id="285233442">
          <w:marLeft w:val="0"/>
          <w:marRight w:val="0"/>
          <w:marTop w:val="0"/>
          <w:marBottom w:val="0"/>
          <w:divBdr>
            <w:top w:val="none" w:sz="0" w:space="0" w:color="auto"/>
            <w:left w:val="none" w:sz="0" w:space="0" w:color="auto"/>
            <w:bottom w:val="none" w:sz="0" w:space="0" w:color="auto"/>
            <w:right w:val="none" w:sz="0" w:space="0" w:color="auto"/>
          </w:divBdr>
        </w:div>
      </w:divsChild>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35364290">
      <w:bodyDiv w:val="1"/>
      <w:marLeft w:val="0"/>
      <w:marRight w:val="0"/>
      <w:marTop w:val="0"/>
      <w:marBottom w:val="0"/>
      <w:divBdr>
        <w:top w:val="none" w:sz="0" w:space="0" w:color="auto"/>
        <w:left w:val="none" w:sz="0" w:space="0" w:color="auto"/>
        <w:bottom w:val="none" w:sz="0" w:space="0" w:color="auto"/>
        <w:right w:val="none" w:sz="0" w:space="0" w:color="auto"/>
      </w:divBdr>
      <w:divsChild>
        <w:div w:id="402987594">
          <w:marLeft w:val="0"/>
          <w:marRight w:val="0"/>
          <w:marTop w:val="0"/>
          <w:marBottom w:val="0"/>
          <w:divBdr>
            <w:top w:val="none" w:sz="0" w:space="0" w:color="auto"/>
            <w:left w:val="none" w:sz="0" w:space="0" w:color="auto"/>
            <w:bottom w:val="none" w:sz="0" w:space="0" w:color="auto"/>
            <w:right w:val="none" w:sz="0" w:space="0" w:color="auto"/>
          </w:divBdr>
        </w:div>
        <w:div w:id="546718676">
          <w:marLeft w:val="0"/>
          <w:marRight w:val="0"/>
          <w:marTop w:val="0"/>
          <w:marBottom w:val="0"/>
          <w:divBdr>
            <w:top w:val="none" w:sz="0" w:space="0" w:color="auto"/>
            <w:left w:val="none" w:sz="0" w:space="0" w:color="auto"/>
            <w:bottom w:val="none" w:sz="0" w:space="0" w:color="auto"/>
            <w:right w:val="none" w:sz="0" w:space="0" w:color="auto"/>
          </w:divBdr>
        </w:div>
        <w:div w:id="777871135">
          <w:marLeft w:val="0"/>
          <w:marRight w:val="0"/>
          <w:marTop w:val="0"/>
          <w:marBottom w:val="0"/>
          <w:divBdr>
            <w:top w:val="none" w:sz="0" w:space="0" w:color="auto"/>
            <w:left w:val="none" w:sz="0" w:space="0" w:color="auto"/>
            <w:bottom w:val="none" w:sz="0" w:space="0" w:color="auto"/>
            <w:right w:val="none" w:sz="0" w:space="0" w:color="auto"/>
          </w:divBdr>
        </w:div>
        <w:div w:id="1221212010">
          <w:marLeft w:val="0"/>
          <w:marRight w:val="0"/>
          <w:marTop w:val="0"/>
          <w:marBottom w:val="0"/>
          <w:divBdr>
            <w:top w:val="none" w:sz="0" w:space="0" w:color="auto"/>
            <w:left w:val="none" w:sz="0" w:space="0" w:color="auto"/>
            <w:bottom w:val="none" w:sz="0" w:space="0" w:color="auto"/>
            <w:right w:val="none" w:sz="0" w:space="0" w:color="auto"/>
          </w:divBdr>
        </w:div>
        <w:div w:id="1880168552">
          <w:marLeft w:val="0"/>
          <w:marRight w:val="0"/>
          <w:marTop w:val="0"/>
          <w:marBottom w:val="0"/>
          <w:divBdr>
            <w:top w:val="none" w:sz="0" w:space="0" w:color="auto"/>
            <w:left w:val="none" w:sz="0" w:space="0" w:color="auto"/>
            <w:bottom w:val="none" w:sz="0" w:space="0" w:color="auto"/>
            <w:right w:val="none" w:sz="0" w:space="0" w:color="auto"/>
          </w:divBdr>
        </w:div>
        <w:div w:id="1674600297">
          <w:marLeft w:val="0"/>
          <w:marRight w:val="0"/>
          <w:marTop w:val="0"/>
          <w:marBottom w:val="0"/>
          <w:divBdr>
            <w:top w:val="none" w:sz="0" w:space="0" w:color="auto"/>
            <w:left w:val="none" w:sz="0" w:space="0" w:color="auto"/>
            <w:bottom w:val="none" w:sz="0" w:space="0" w:color="auto"/>
            <w:right w:val="none" w:sz="0" w:space="0" w:color="auto"/>
          </w:divBdr>
        </w:div>
        <w:div w:id="1832526169">
          <w:marLeft w:val="0"/>
          <w:marRight w:val="0"/>
          <w:marTop w:val="0"/>
          <w:marBottom w:val="0"/>
          <w:divBdr>
            <w:top w:val="none" w:sz="0" w:space="0" w:color="auto"/>
            <w:left w:val="none" w:sz="0" w:space="0" w:color="auto"/>
            <w:bottom w:val="none" w:sz="0" w:space="0" w:color="auto"/>
            <w:right w:val="none" w:sz="0" w:space="0" w:color="auto"/>
          </w:divBdr>
        </w:div>
        <w:div w:id="1918854290">
          <w:marLeft w:val="0"/>
          <w:marRight w:val="0"/>
          <w:marTop w:val="0"/>
          <w:marBottom w:val="0"/>
          <w:divBdr>
            <w:top w:val="none" w:sz="0" w:space="0" w:color="auto"/>
            <w:left w:val="none" w:sz="0" w:space="0" w:color="auto"/>
            <w:bottom w:val="none" w:sz="0" w:space="0" w:color="auto"/>
            <w:right w:val="none" w:sz="0" w:space="0" w:color="auto"/>
          </w:divBdr>
        </w:div>
        <w:div w:id="1212768852">
          <w:marLeft w:val="0"/>
          <w:marRight w:val="0"/>
          <w:marTop w:val="0"/>
          <w:marBottom w:val="0"/>
          <w:divBdr>
            <w:top w:val="none" w:sz="0" w:space="0" w:color="auto"/>
            <w:left w:val="none" w:sz="0" w:space="0" w:color="auto"/>
            <w:bottom w:val="none" w:sz="0" w:space="0" w:color="auto"/>
            <w:right w:val="none" w:sz="0" w:space="0" w:color="auto"/>
          </w:divBdr>
        </w:div>
        <w:div w:id="1137648702">
          <w:marLeft w:val="0"/>
          <w:marRight w:val="0"/>
          <w:marTop w:val="0"/>
          <w:marBottom w:val="0"/>
          <w:divBdr>
            <w:top w:val="none" w:sz="0" w:space="0" w:color="auto"/>
            <w:left w:val="none" w:sz="0" w:space="0" w:color="auto"/>
            <w:bottom w:val="none" w:sz="0" w:space="0" w:color="auto"/>
            <w:right w:val="none" w:sz="0" w:space="0" w:color="auto"/>
          </w:divBdr>
        </w:div>
        <w:div w:id="1985088148">
          <w:marLeft w:val="0"/>
          <w:marRight w:val="0"/>
          <w:marTop w:val="0"/>
          <w:marBottom w:val="0"/>
          <w:divBdr>
            <w:top w:val="none" w:sz="0" w:space="0" w:color="auto"/>
            <w:left w:val="none" w:sz="0" w:space="0" w:color="auto"/>
            <w:bottom w:val="none" w:sz="0" w:space="0" w:color="auto"/>
            <w:right w:val="none" w:sz="0" w:space="0" w:color="auto"/>
          </w:divBdr>
        </w:div>
        <w:div w:id="1399094579">
          <w:marLeft w:val="0"/>
          <w:marRight w:val="0"/>
          <w:marTop w:val="0"/>
          <w:marBottom w:val="0"/>
          <w:divBdr>
            <w:top w:val="none" w:sz="0" w:space="0" w:color="auto"/>
            <w:left w:val="none" w:sz="0" w:space="0" w:color="auto"/>
            <w:bottom w:val="none" w:sz="0" w:space="0" w:color="auto"/>
            <w:right w:val="none" w:sz="0" w:space="0" w:color="auto"/>
          </w:divBdr>
        </w:div>
        <w:div w:id="1054308111">
          <w:marLeft w:val="0"/>
          <w:marRight w:val="0"/>
          <w:marTop w:val="0"/>
          <w:marBottom w:val="0"/>
          <w:divBdr>
            <w:top w:val="none" w:sz="0" w:space="0" w:color="auto"/>
            <w:left w:val="none" w:sz="0" w:space="0" w:color="auto"/>
            <w:bottom w:val="none" w:sz="0" w:space="0" w:color="auto"/>
            <w:right w:val="none" w:sz="0" w:space="0" w:color="auto"/>
          </w:divBdr>
        </w:div>
        <w:div w:id="727873635">
          <w:marLeft w:val="0"/>
          <w:marRight w:val="0"/>
          <w:marTop w:val="0"/>
          <w:marBottom w:val="0"/>
          <w:divBdr>
            <w:top w:val="none" w:sz="0" w:space="0" w:color="auto"/>
            <w:left w:val="none" w:sz="0" w:space="0" w:color="auto"/>
            <w:bottom w:val="none" w:sz="0" w:space="0" w:color="auto"/>
            <w:right w:val="none" w:sz="0" w:space="0" w:color="auto"/>
          </w:divBdr>
        </w:div>
        <w:div w:id="665519122">
          <w:marLeft w:val="0"/>
          <w:marRight w:val="0"/>
          <w:marTop w:val="0"/>
          <w:marBottom w:val="0"/>
          <w:divBdr>
            <w:top w:val="none" w:sz="0" w:space="0" w:color="auto"/>
            <w:left w:val="none" w:sz="0" w:space="0" w:color="auto"/>
            <w:bottom w:val="none" w:sz="0" w:space="0" w:color="auto"/>
            <w:right w:val="none" w:sz="0" w:space="0" w:color="auto"/>
          </w:divBdr>
        </w:div>
        <w:div w:id="1105223615">
          <w:marLeft w:val="0"/>
          <w:marRight w:val="0"/>
          <w:marTop w:val="0"/>
          <w:marBottom w:val="0"/>
          <w:divBdr>
            <w:top w:val="none" w:sz="0" w:space="0" w:color="auto"/>
            <w:left w:val="none" w:sz="0" w:space="0" w:color="auto"/>
            <w:bottom w:val="none" w:sz="0" w:space="0" w:color="auto"/>
            <w:right w:val="none" w:sz="0" w:space="0" w:color="auto"/>
          </w:divBdr>
        </w:div>
        <w:div w:id="1021738313">
          <w:marLeft w:val="0"/>
          <w:marRight w:val="0"/>
          <w:marTop w:val="0"/>
          <w:marBottom w:val="0"/>
          <w:divBdr>
            <w:top w:val="none" w:sz="0" w:space="0" w:color="auto"/>
            <w:left w:val="none" w:sz="0" w:space="0" w:color="auto"/>
            <w:bottom w:val="none" w:sz="0" w:space="0" w:color="auto"/>
            <w:right w:val="none" w:sz="0" w:space="0" w:color="auto"/>
          </w:divBdr>
        </w:div>
        <w:div w:id="158859339">
          <w:marLeft w:val="0"/>
          <w:marRight w:val="0"/>
          <w:marTop w:val="0"/>
          <w:marBottom w:val="0"/>
          <w:divBdr>
            <w:top w:val="none" w:sz="0" w:space="0" w:color="auto"/>
            <w:left w:val="none" w:sz="0" w:space="0" w:color="auto"/>
            <w:bottom w:val="none" w:sz="0" w:space="0" w:color="auto"/>
            <w:right w:val="none" w:sz="0" w:space="0" w:color="auto"/>
          </w:divBdr>
        </w:div>
        <w:div w:id="1329552132">
          <w:marLeft w:val="0"/>
          <w:marRight w:val="0"/>
          <w:marTop w:val="0"/>
          <w:marBottom w:val="0"/>
          <w:divBdr>
            <w:top w:val="none" w:sz="0" w:space="0" w:color="auto"/>
            <w:left w:val="none" w:sz="0" w:space="0" w:color="auto"/>
            <w:bottom w:val="none" w:sz="0" w:space="0" w:color="auto"/>
            <w:right w:val="none" w:sz="0" w:space="0" w:color="auto"/>
          </w:divBdr>
        </w:div>
        <w:div w:id="1200583170">
          <w:marLeft w:val="0"/>
          <w:marRight w:val="0"/>
          <w:marTop w:val="0"/>
          <w:marBottom w:val="0"/>
          <w:divBdr>
            <w:top w:val="none" w:sz="0" w:space="0" w:color="auto"/>
            <w:left w:val="none" w:sz="0" w:space="0" w:color="auto"/>
            <w:bottom w:val="none" w:sz="0" w:space="0" w:color="auto"/>
            <w:right w:val="none" w:sz="0" w:space="0" w:color="auto"/>
          </w:divBdr>
        </w:div>
        <w:div w:id="1407144052">
          <w:marLeft w:val="0"/>
          <w:marRight w:val="0"/>
          <w:marTop w:val="0"/>
          <w:marBottom w:val="0"/>
          <w:divBdr>
            <w:top w:val="none" w:sz="0" w:space="0" w:color="auto"/>
            <w:left w:val="none" w:sz="0" w:space="0" w:color="auto"/>
            <w:bottom w:val="none" w:sz="0" w:space="0" w:color="auto"/>
            <w:right w:val="none" w:sz="0" w:space="0" w:color="auto"/>
          </w:divBdr>
        </w:div>
        <w:div w:id="229117319">
          <w:marLeft w:val="0"/>
          <w:marRight w:val="0"/>
          <w:marTop w:val="0"/>
          <w:marBottom w:val="0"/>
          <w:divBdr>
            <w:top w:val="none" w:sz="0" w:space="0" w:color="auto"/>
            <w:left w:val="none" w:sz="0" w:space="0" w:color="auto"/>
            <w:bottom w:val="none" w:sz="0" w:space="0" w:color="auto"/>
            <w:right w:val="none" w:sz="0" w:space="0" w:color="auto"/>
          </w:divBdr>
        </w:div>
        <w:div w:id="2101098334">
          <w:marLeft w:val="0"/>
          <w:marRight w:val="0"/>
          <w:marTop w:val="0"/>
          <w:marBottom w:val="0"/>
          <w:divBdr>
            <w:top w:val="none" w:sz="0" w:space="0" w:color="auto"/>
            <w:left w:val="none" w:sz="0" w:space="0" w:color="auto"/>
            <w:bottom w:val="none" w:sz="0" w:space="0" w:color="auto"/>
            <w:right w:val="none" w:sz="0" w:space="0" w:color="auto"/>
          </w:divBdr>
        </w:div>
        <w:div w:id="793334485">
          <w:marLeft w:val="0"/>
          <w:marRight w:val="0"/>
          <w:marTop w:val="0"/>
          <w:marBottom w:val="0"/>
          <w:divBdr>
            <w:top w:val="none" w:sz="0" w:space="0" w:color="auto"/>
            <w:left w:val="none" w:sz="0" w:space="0" w:color="auto"/>
            <w:bottom w:val="none" w:sz="0" w:space="0" w:color="auto"/>
            <w:right w:val="none" w:sz="0" w:space="0" w:color="auto"/>
          </w:divBdr>
        </w:div>
        <w:div w:id="1333415317">
          <w:marLeft w:val="0"/>
          <w:marRight w:val="0"/>
          <w:marTop w:val="0"/>
          <w:marBottom w:val="0"/>
          <w:divBdr>
            <w:top w:val="none" w:sz="0" w:space="0" w:color="auto"/>
            <w:left w:val="none" w:sz="0" w:space="0" w:color="auto"/>
            <w:bottom w:val="none" w:sz="0" w:space="0" w:color="auto"/>
            <w:right w:val="none" w:sz="0" w:space="0" w:color="auto"/>
          </w:divBdr>
        </w:div>
        <w:div w:id="1922641444">
          <w:marLeft w:val="0"/>
          <w:marRight w:val="0"/>
          <w:marTop w:val="0"/>
          <w:marBottom w:val="0"/>
          <w:divBdr>
            <w:top w:val="none" w:sz="0" w:space="0" w:color="auto"/>
            <w:left w:val="none" w:sz="0" w:space="0" w:color="auto"/>
            <w:bottom w:val="none" w:sz="0" w:space="0" w:color="auto"/>
            <w:right w:val="none" w:sz="0" w:space="0" w:color="auto"/>
          </w:divBdr>
        </w:div>
        <w:div w:id="558058783">
          <w:marLeft w:val="0"/>
          <w:marRight w:val="0"/>
          <w:marTop w:val="0"/>
          <w:marBottom w:val="0"/>
          <w:divBdr>
            <w:top w:val="none" w:sz="0" w:space="0" w:color="auto"/>
            <w:left w:val="none" w:sz="0" w:space="0" w:color="auto"/>
            <w:bottom w:val="none" w:sz="0" w:space="0" w:color="auto"/>
            <w:right w:val="none" w:sz="0" w:space="0" w:color="auto"/>
          </w:divBdr>
        </w:div>
        <w:div w:id="1255823763">
          <w:marLeft w:val="0"/>
          <w:marRight w:val="0"/>
          <w:marTop w:val="0"/>
          <w:marBottom w:val="0"/>
          <w:divBdr>
            <w:top w:val="none" w:sz="0" w:space="0" w:color="auto"/>
            <w:left w:val="none" w:sz="0" w:space="0" w:color="auto"/>
            <w:bottom w:val="none" w:sz="0" w:space="0" w:color="auto"/>
            <w:right w:val="none" w:sz="0" w:space="0" w:color="auto"/>
          </w:divBdr>
        </w:div>
        <w:div w:id="1955482045">
          <w:marLeft w:val="0"/>
          <w:marRight w:val="0"/>
          <w:marTop w:val="0"/>
          <w:marBottom w:val="0"/>
          <w:divBdr>
            <w:top w:val="none" w:sz="0" w:space="0" w:color="auto"/>
            <w:left w:val="none" w:sz="0" w:space="0" w:color="auto"/>
            <w:bottom w:val="none" w:sz="0" w:space="0" w:color="auto"/>
            <w:right w:val="none" w:sz="0" w:space="0" w:color="auto"/>
          </w:divBdr>
        </w:div>
        <w:div w:id="2106224557">
          <w:marLeft w:val="0"/>
          <w:marRight w:val="0"/>
          <w:marTop w:val="0"/>
          <w:marBottom w:val="0"/>
          <w:divBdr>
            <w:top w:val="none" w:sz="0" w:space="0" w:color="auto"/>
            <w:left w:val="none" w:sz="0" w:space="0" w:color="auto"/>
            <w:bottom w:val="none" w:sz="0" w:space="0" w:color="auto"/>
            <w:right w:val="none" w:sz="0" w:space="0" w:color="auto"/>
          </w:divBdr>
        </w:div>
        <w:div w:id="1613319014">
          <w:marLeft w:val="0"/>
          <w:marRight w:val="0"/>
          <w:marTop w:val="0"/>
          <w:marBottom w:val="0"/>
          <w:divBdr>
            <w:top w:val="none" w:sz="0" w:space="0" w:color="auto"/>
            <w:left w:val="none" w:sz="0" w:space="0" w:color="auto"/>
            <w:bottom w:val="none" w:sz="0" w:space="0" w:color="auto"/>
            <w:right w:val="none" w:sz="0" w:space="0" w:color="auto"/>
          </w:divBdr>
        </w:div>
        <w:div w:id="744961374">
          <w:marLeft w:val="0"/>
          <w:marRight w:val="0"/>
          <w:marTop w:val="0"/>
          <w:marBottom w:val="0"/>
          <w:divBdr>
            <w:top w:val="none" w:sz="0" w:space="0" w:color="auto"/>
            <w:left w:val="none" w:sz="0" w:space="0" w:color="auto"/>
            <w:bottom w:val="none" w:sz="0" w:space="0" w:color="auto"/>
            <w:right w:val="none" w:sz="0" w:space="0" w:color="auto"/>
          </w:divBdr>
        </w:div>
        <w:div w:id="2082559754">
          <w:marLeft w:val="0"/>
          <w:marRight w:val="0"/>
          <w:marTop w:val="0"/>
          <w:marBottom w:val="0"/>
          <w:divBdr>
            <w:top w:val="none" w:sz="0" w:space="0" w:color="auto"/>
            <w:left w:val="none" w:sz="0" w:space="0" w:color="auto"/>
            <w:bottom w:val="none" w:sz="0" w:space="0" w:color="auto"/>
            <w:right w:val="none" w:sz="0" w:space="0" w:color="auto"/>
          </w:divBdr>
        </w:div>
        <w:div w:id="719399902">
          <w:marLeft w:val="0"/>
          <w:marRight w:val="0"/>
          <w:marTop w:val="0"/>
          <w:marBottom w:val="0"/>
          <w:divBdr>
            <w:top w:val="none" w:sz="0" w:space="0" w:color="auto"/>
            <w:left w:val="none" w:sz="0" w:space="0" w:color="auto"/>
            <w:bottom w:val="none" w:sz="0" w:space="0" w:color="auto"/>
            <w:right w:val="none" w:sz="0" w:space="0" w:color="auto"/>
          </w:divBdr>
        </w:div>
        <w:div w:id="1918130555">
          <w:marLeft w:val="0"/>
          <w:marRight w:val="0"/>
          <w:marTop w:val="0"/>
          <w:marBottom w:val="0"/>
          <w:divBdr>
            <w:top w:val="none" w:sz="0" w:space="0" w:color="auto"/>
            <w:left w:val="none" w:sz="0" w:space="0" w:color="auto"/>
            <w:bottom w:val="none" w:sz="0" w:space="0" w:color="auto"/>
            <w:right w:val="none" w:sz="0" w:space="0" w:color="auto"/>
          </w:divBdr>
        </w:div>
        <w:div w:id="1463500631">
          <w:marLeft w:val="0"/>
          <w:marRight w:val="0"/>
          <w:marTop w:val="0"/>
          <w:marBottom w:val="0"/>
          <w:divBdr>
            <w:top w:val="none" w:sz="0" w:space="0" w:color="auto"/>
            <w:left w:val="none" w:sz="0" w:space="0" w:color="auto"/>
            <w:bottom w:val="none" w:sz="0" w:space="0" w:color="auto"/>
            <w:right w:val="none" w:sz="0" w:space="0" w:color="auto"/>
          </w:divBdr>
        </w:div>
        <w:div w:id="1958489338">
          <w:marLeft w:val="0"/>
          <w:marRight w:val="0"/>
          <w:marTop w:val="0"/>
          <w:marBottom w:val="0"/>
          <w:divBdr>
            <w:top w:val="none" w:sz="0" w:space="0" w:color="auto"/>
            <w:left w:val="none" w:sz="0" w:space="0" w:color="auto"/>
            <w:bottom w:val="none" w:sz="0" w:space="0" w:color="auto"/>
            <w:right w:val="none" w:sz="0" w:space="0" w:color="auto"/>
          </w:divBdr>
        </w:div>
        <w:div w:id="2142962765">
          <w:marLeft w:val="0"/>
          <w:marRight w:val="0"/>
          <w:marTop w:val="0"/>
          <w:marBottom w:val="0"/>
          <w:divBdr>
            <w:top w:val="none" w:sz="0" w:space="0" w:color="auto"/>
            <w:left w:val="none" w:sz="0" w:space="0" w:color="auto"/>
            <w:bottom w:val="none" w:sz="0" w:space="0" w:color="auto"/>
            <w:right w:val="none" w:sz="0" w:space="0" w:color="auto"/>
          </w:divBdr>
        </w:div>
        <w:div w:id="305403781">
          <w:marLeft w:val="0"/>
          <w:marRight w:val="0"/>
          <w:marTop w:val="0"/>
          <w:marBottom w:val="0"/>
          <w:divBdr>
            <w:top w:val="none" w:sz="0" w:space="0" w:color="auto"/>
            <w:left w:val="none" w:sz="0" w:space="0" w:color="auto"/>
            <w:bottom w:val="none" w:sz="0" w:space="0" w:color="auto"/>
            <w:right w:val="none" w:sz="0" w:space="0" w:color="auto"/>
          </w:divBdr>
        </w:div>
        <w:div w:id="1793279084">
          <w:marLeft w:val="0"/>
          <w:marRight w:val="0"/>
          <w:marTop w:val="0"/>
          <w:marBottom w:val="0"/>
          <w:divBdr>
            <w:top w:val="none" w:sz="0" w:space="0" w:color="auto"/>
            <w:left w:val="none" w:sz="0" w:space="0" w:color="auto"/>
            <w:bottom w:val="none" w:sz="0" w:space="0" w:color="auto"/>
            <w:right w:val="none" w:sz="0" w:space="0" w:color="auto"/>
          </w:divBdr>
        </w:div>
        <w:div w:id="2026130300">
          <w:marLeft w:val="0"/>
          <w:marRight w:val="0"/>
          <w:marTop w:val="0"/>
          <w:marBottom w:val="0"/>
          <w:divBdr>
            <w:top w:val="none" w:sz="0" w:space="0" w:color="auto"/>
            <w:left w:val="none" w:sz="0" w:space="0" w:color="auto"/>
            <w:bottom w:val="none" w:sz="0" w:space="0" w:color="auto"/>
            <w:right w:val="none" w:sz="0" w:space="0" w:color="auto"/>
          </w:divBdr>
        </w:div>
        <w:div w:id="1940679344">
          <w:marLeft w:val="0"/>
          <w:marRight w:val="0"/>
          <w:marTop w:val="0"/>
          <w:marBottom w:val="0"/>
          <w:divBdr>
            <w:top w:val="none" w:sz="0" w:space="0" w:color="auto"/>
            <w:left w:val="none" w:sz="0" w:space="0" w:color="auto"/>
            <w:bottom w:val="none" w:sz="0" w:space="0" w:color="auto"/>
            <w:right w:val="none" w:sz="0" w:space="0" w:color="auto"/>
          </w:divBdr>
        </w:div>
        <w:div w:id="268705147">
          <w:marLeft w:val="0"/>
          <w:marRight w:val="0"/>
          <w:marTop w:val="0"/>
          <w:marBottom w:val="0"/>
          <w:divBdr>
            <w:top w:val="none" w:sz="0" w:space="0" w:color="auto"/>
            <w:left w:val="none" w:sz="0" w:space="0" w:color="auto"/>
            <w:bottom w:val="none" w:sz="0" w:space="0" w:color="auto"/>
            <w:right w:val="none" w:sz="0" w:space="0" w:color="auto"/>
          </w:divBdr>
        </w:div>
        <w:div w:id="260191283">
          <w:marLeft w:val="0"/>
          <w:marRight w:val="0"/>
          <w:marTop w:val="0"/>
          <w:marBottom w:val="0"/>
          <w:divBdr>
            <w:top w:val="none" w:sz="0" w:space="0" w:color="auto"/>
            <w:left w:val="none" w:sz="0" w:space="0" w:color="auto"/>
            <w:bottom w:val="none" w:sz="0" w:space="0" w:color="auto"/>
            <w:right w:val="none" w:sz="0" w:space="0" w:color="auto"/>
          </w:divBdr>
        </w:div>
        <w:div w:id="502862186">
          <w:marLeft w:val="0"/>
          <w:marRight w:val="0"/>
          <w:marTop w:val="0"/>
          <w:marBottom w:val="0"/>
          <w:divBdr>
            <w:top w:val="none" w:sz="0" w:space="0" w:color="auto"/>
            <w:left w:val="none" w:sz="0" w:space="0" w:color="auto"/>
            <w:bottom w:val="none" w:sz="0" w:space="0" w:color="auto"/>
            <w:right w:val="none" w:sz="0" w:space="0" w:color="auto"/>
          </w:divBdr>
        </w:div>
        <w:div w:id="305815156">
          <w:marLeft w:val="0"/>
          <w:marRight w:val="0"/>
          <w:marTop w:val="0"/>
          <w:marBottom w:val="0"/>
          <w:divBdr>
            <w:top w:val="none" w:sz="0" w:space="0" w:color="auto"/>
            <w:left w:val="none" w:sz="0" w:space="0" w:color="auto"/>
            <w:bottom w:val="none" w:sz="0" w:space="0" w:color="auto"/>
            <w:right w:val="none" w:sz="0" w:space="0" w:color="auto"/>
          </w:divBdr>
        </w:div>
        <w:div w:id="888225482">
          <w:marLeft w:val="0"/>
          <w:marRight w:val="0"/>
          <w:marTop w:val="0"/>
          <w:marBottom w:val="0"/>
          <w:divBdr>
            <w:top w:val="none" w:sz="0" w:space="0" w:color="auto"/>
            <w:left w:val="none" w:sz="0" w:space="0" w:color="auto"/>
            <w:bottom w:val="none" w:sz="0" w:space="0" w:color="auto"/>
            <w:right w:val="none" w:sz="0" w:space="0" w:color="auto"/>
          </w:divBdr>
        </w:div>
        <w:div w:id="1655450453">
          <w:marLeft w:val="0"/>
          <w:marRight w:val="0"/>
          <w:marTop w:val="0"/>
          <w:marBottom w:val="0"/>
          <w:divBdr>
            <w:top w:val="none" w:sz="0" w:space="0" w:color="auto"/>
            <w:left w:val="none" w:sz="0" w:space="0" w:color="auto"/>
            <w:bottom w:val="none" w:sz="0" w:space="0" w:color="auto"/>
            <w:right w:val="none" w:sz="0" w:space="0" w:color="auto"/>
          </w:divBdr>
        </w:div>
        <w:div w:id="2057001212">
          <w:marLeft w:val="0"/>
          <w:marRight w:val="0"/>
          <w:marTop w:val="0"/>
          <w:marBottom w:val="0"/>
          <w:divBdr>
            <w:top w:val="none" w:sz="0" w:space="0" w:color="auto"/>
            <w:left w:val="none" w:sz="0" w:space="0" w:color="auto"/>
            <w:bottom w:val="none" w:sz="0" w:space="0" w:color="auto"/>
            <w:right w:val="none" w:sz="0" w:space="0" w:color="auto"/>
          </w:divBdr>
        </w:div>
        <w:div w:id="1754356848">
          <w:marLeft w:val="0"/>
          <w:marRight w:val="0"/>
          <w:marTop w:val="0"/>
          <w:marBottom w:val="0"/>
          <w:divBdr>
            <w:top w:val="none" w:sz="0" w:space="0" w:color="auto"/>
            <w:left w:val="none" w:sz="0" w:space="0" w:color="auto"/>
            <w:bottom w:val="none" w:sz="0" w:space="0" w:color="auto"/>
            <w:right w:val="none" w:sz="0" w:space="0" w:color="auto"/>
          </w:divBdr>
        </w:div>
        <w:div w:id="1474827975">
          <w:marLeft w:val="0"/>
          <w:marRight w:val="0"/>
          <w:marTop w:val="0"/>
          <w:marBottom w:val="0"/>
          <w:divBdr>
            <w:top w:val="none" w:sz="0" w:space="0" w:color="auto"/>
            <w:left w:val="none" w:sz="0" w:space="0" w:color="auto"/>
            <w:bottom w:val="none" w:sz="0" w:space="0" w:color="auto"/>
            <w:right w:val="none" w:sz="0" w:space="0" w:color="auto"/>
          </w:divBdr>
        </w:div>
        <w:div w:id="1818182469">
          <w:marLeft w:val="0"/>
          <w:marRight w:val="0"/>
          <w:marTop w:val="0"/>
          <w:marBottom w:val="0"/>
          <w:divBdr>
            <w:top w:val="none" w:sz="0" w:space="0" w:color="auto"/>
            <w:left w:val="none" w:sz="0" w:space="0" w:color="auto"/>
            <w:bottom w:val="none" w:sz="0" w:space="0" w:color="auto"/>
            <w:right w:val="none" w:sz="0" w:space="0" w:color="auto"/>
          </w:divBdr>
        </w:div>
        <w:div w:id="1245799701">
          <w:marLeft w:val="0"/>
          <w:marRight w:val="0"/>
          <w:marTop w:val="0"/>
          <w:marBottom w:val="0"/>
          <w:divBdr>
            <w:top w:val="none" w:sz="0" w:space="0" w:color="auto"/>
            <w:left w:val="none" w:sz="0" w:space="0" w:color="auto"/>
            <w:bottom w:val="none" w:sz="0" w:space="0" w:color="auto"/>
            <w:right w:val="none" w:sz="0" w:space="0" w:color="auto"/>
          </w:divBdr>
        </w:div>
        <w:div w:id="203641131">
          <w:marLeft w:val="0"/>
          <w:marRight w:val="0"/>
          <w:marTop w:val="0"/>
          <w:marBottom w:val="0"/>
          <w:divBdr>
            <w:top w:val="none" w:sz="0" w:space="0" w:color="auto"/>
            <w:left w:val="none" w:sz="0" w:space="0" w:color="auto"/>
            <w:bottom w:val="none" w:sz="0" w:space="0" w:color="auto"/>
            <w:right w:val="none" w:sz="0" w:space="0" w:color="auto"/>
          </w:divBdr>
        </w:div>
        <w:div w:id="31351684">
          <w:marLeft w:val="0"/>
          <w:marRight w:val="0"/>
          <w:marTop w:val="0"/>
          <w:marBottom w:val="0"/>
          <w:divBdr>
            <w:top w:val="none" w:sz="0" w:space="0" w:color="auto"/>
            <w:left w:val="none" w:sz="0" w:space="0" w:color="auto"/>
            <w:bottom w:val="none" w:sz="0" w:space="0" w:color="auto"/>
            <w:right w:val="none" w:sz="0" w:space="0" w:color="auto"/>
          </w:divBdr>
        </w:div>
        <w:div w:id="1817792950">
          <w:marLeft w:val="0"/>
          <w:marRight w:val="0"/>
          <w:marTop w:val="0"/>
          <w:marBottom w:val="0"/>
          <w:divBdr>
            <w:top w:val="none" w:sz="0" w:space="0" w:color="auto"/>
            <w:left w:val="none" w:sz="0" w:space="0" w:color="auto"/>
            <w:bottom w:val="none" w:sz="0" w:space="0" w:color="auto"/>
            <w:right w:val="none" w:sz="0" w:space="0" w:color="auto"/>
          </w:divBdr>
        </w:div>
        <w:div w:id="1500806232">
          <w:marLeft w:val="0"/>
          <w:marRight w:val="0"/>
          <w:marTop w:val="0"/>
          <w:marBottom w:val="0"/>
          <w:divBdr>
            <w:top w:val="none" w:sz="0" w:space="0" w:color="auto"/>
            <w:left w:val="none" w:sz="0" w:space="0" w:color="auto"/>
            <w:bottom w:val="none" w:sz="0" w:space="0" w:color="auto"/>
            <w:right w:val="none" w:sz="0" w:space="0" w:color="auto"/>
          </w:divBdr>
        </w:div>
        <w:div w:id="1824080376">
          <w:marLeft w:val="0"/>
          <w:marRight w:val="0"/>
          <w:marTop w:val="0"/>
          <w:marBottom w:val="0"/>
          <w:divBdr>
            <w:top w:val="none" w:sz="0" w:space="0" w:color="auto"/>
            <w:left w:val="none" w:sz="0" w:space="0" w:color="auto"/>
            <w:bottom w:val="none" w:sz="0" w:space="0" w:color="auto"/>
            <w:right w:val="none" w:sz="0" w:space="0" w:color="auto"/>
          </w:divBdr>
        </w:div>
        <w:div w:id="1483504929">
          <w:marLeft w:val="0"/>
          <w:marRight w:val="0"/>
          <w:marTop w:val="0"/>
          <w:marBottom w:val="0"/>
          <w:divBdr>
            <w:top w:val="none" w:sz="0" w:space="0" w:color="auto"/>
            <w:left w:val="none" w:sz="0" w:space="0" w:color="auto"/>
            <w:bottom w:val="none" w:sz="0" w:space="0" w:color="auto"/>
            <w:right w:val="none" w:sz="0" w:space="0" w:color="auto"/>
          </w:divBdr>
        </w:div>
        <w:div w:id="455611810">
          <w:marLeft w:val="0"/>
          <w:marRight w:val="0"/>
          <w:marTop w:val="0"/>
          <w:marBottom w:val="0"/>
          <w:divBdr>
            <w:top w:val="none" w:sz="0" w:space="0" w:color="auto"/>
            <w:left w:val="none" w:sz="0" w:space="0" w:color="auto"/>
            <w:bottom w:val="none" w:sz="0" w:space="0" w:color="auto"/>
            <w:right w:val="none" w:sz="0" w:space="0" w:color="auto"/>
          </w:divBdr>
        </w:div>
        <w:div w:id="2897452">
          <w:marLeft w:val="0"/>
          <w:marRight w:val="0"/>
          <w:marTop w:val="0"/>
          <w:marBottom w:val="0"/>
          <w:divBdr>
            <w:top w:val="none" w:sz="0" w:space="0" w:color="auto"/>
            <w:left w:val="none" w:sz="0" w:space="0" w:color="auto"/>
            <w:bottom w:val="none" w:sz="0" w:space="0" w:color="auto"/>
            <w:right w:val="none" w:sz="0" w:space="0" w:color="auto"/>
          </w:divBdr>
        </w:div>
        <w:div w:id="1242059914">
          <w:marLeft w:val="0"/>
          <w:marRight w:val="0"/>
          <w:marTop w:val="0"/>
          <w:marBottom w:val="0"/>
          <w:divBdr>
            <w:top w:val="none" w:sz="0" w:space="0" w:color="auto"/>
            <w:left w:val="none" w:sz="0" w:space="0" w:color="auto"/>
            <w:bottom w:val="none" w:sz="0" w:space="0" w:color="auto"/>
            <w:right w:val="none" w:sz="0" w:space="0" w:color="auto"/>
          </w:divBdr>
        </w:div>
        <w:div w:id="1525166078">
          <w:marLeft w:val="0"/>
          <w:marRight w:val="0"/>
          <w:marTop w:val="0"/>
          <w:marBottom w:val="0"/>
          <w:divBdr>
            <w:top w:val="none" w:sz="0" w:space="0" w:color="auto"/>
            <w:left w:val="none" w:sz="0" w:space="0" w:color="auto"/>
            <w:bottom w:val="none" w:sz="0" w:space="0" w:color="auto"/>
            <w:right w:val="none" w:sz="0" w:space="0" w:color="auto"/>
          </w:divBdr>
        </w:div>
        <w:div w:id="1165827893">
          <w:marLeft w:val="0"/>
          <w:marRight w:val="0"/>
          <w:marTop w:val="0"/>
          <w:marBottom w:val="0"/>
          <w:divBdr>
            <w:top w:val="none" w:sz="0" w:space="0" w:color="auto"/>
            <w:left w:val="none" w:sz="0" w:space="0" w:color="auto"/>
            <w:bottom w:val="none" w:sz="0" w:space="0" w:color="auto"/>
            <w:right w:val="none" w:sz="0" w:space="0" w:color="auto"/>
          </w:divBdr>
        </w:div>
        <w:div w:id="1172447606">
          <w:marLeft w:val="0"/>
          <w:marRight w:val="0"/>
          <w:marTop w:val="0"/>
          <w:marBottom w:val="0"/>
          <w:divBdr>
            <w:top w:val="none" w:sz="0" w:space="0" w:color="auto"/>
            <w:left w:val="none" w:sz="0" w:space="0" w:color="auto"/>
            <w:bottom w:val="none" w:sz="0" w:space="0" w:color="auto"/>
            <w:right w:val="none" w:sz="0" w:space="0" w:color="auto"/>
          </w:divBdr>
        </w:div>
        <w:div w:id="893665840">
          <w:marLeft w:val="0"/>
          <w:marRight w:val="0"/>
          <w:marTop w:val="0"/>
          <w:marBottom w:val="0"/>
          <w:divBdr>
            <w:top w:val="none" w:sz="0" w:space="0" w:color="auto"/>
            <w:left w:val="none" w:sz="0" w:space="0" w:color="auto"/>
            <w:bottom w:val="none" w:sz="0" w:space="0" w:color="auto"/>
            <w:right w:val="none" w:sz="0" w:space="0" w:color="auto"/>
          </w:divBdr>
        </w:div>
        <w:div w:id="929434442">
          <w:marLeft w:val="0"/>
          <w:marRight w:val="0"/>
          <w:marTop w:val="0"/>
          <w:marBottom w:val="0"/>
          <w:divBdr>
            <w:top w:val="none" w:sz="0" w:space="0" w:color="auto"/>
            <w:left w:val="none" w:sz="0" w:space="0" w:color="auto"/>
            <w:bottom w:val="none" w:sz="0" w:space="0" w:color="auto"/>
            <w:right w:val="none" w:sz="0" w:space="0" w:color="auto"/>
          </w:divBdr>
        </w:div>
        <w:div w:id="511997787">
          <w:marLeft w:val="0"/>
          <w:marRight w:val="0"/>
          <w:marTop w:val="0"/>
          <w:marBottom w:val="0"/>
          <w:divBdr>
            <w:top w:val="none" w:sz="0" w:space="0" w:color="auto"/>
            <w:left w:val="none" w:sz="0" w:space="0" w:color="auto"/>
            <w:bottom w:val="none" w:sz="0" w:space="0" w:color="auto"/>
            <w:right w:val="none" w:sz="0" w:space="0" w:color="auto"/>
          </w:divBdr>
        </w:div>
        <w:div w:id="347952771">
          <w:marLeft w:val="0"/>
          <w:marRight w:val="0"/>
          <w:marTop w:val="0"/>
          <w:marBottom w:val="0"/>
          <w:divBdr>
            <w:top w:val="none" w:sz="0" w:space="0" w:color="auto"/>
            <w:left w:val="none" w:sz="0" w:space="0" w:color="auto"/>
            <w:bottom w:val="none" w:sz="0" w:space="0" w:color="auto"/>
            <w:right w:val="none" w:sz="0" w:space="0" w:color="auto"/>
          </w:divBdr>
        </w:div>
        <w:div w:id="1972127355">
          <w:marLeft w:val="0"/>
          <w:marRight w:val="0"/>
          <w:marTop w:val="0"/>
          <w:marBottom w:val="0"/>
          <w:divBdr>
            <w:top w:val="none" w:sz="0" w:space="0" w:color="auto"/>
            <w:left w:val="none" w:sz="0" w:space="0" w:color="auto"/>
            <w:bottom w:val="none" w:sz="0" w:space="0" w:color="auto"/>
            <w:right w:val="none" w:sz="0" w:space="0" w:color="auto"/>
          </w:divBdr>
        </w:div>
        <w:div w:id="1877159370">
          <w:marLeft w:val="0"/>
          <w:marRight w:val="0"/>
          <w:marTop w:val="0"/>
          <w:marBottom w:val="0"/>
          <w:divBdr>
            <w:top w:val="none" w:sz="0" w:space="0" w:color="auto"/>
            <w:left w:val="none" w:sz="0" w:space="0" w:color="auto"/>
            <w:bottom w:val="none" w:sz="0" w:space="0" w:color="auto"/>
            <w:right w:val="none" w:sz="0" w:space="0" w:color="auto"/>
          </w:divBdr>
        </w:div>
        <w:div w:id="783843173">
          <w:marLeft w:val="0"/>
          <w:marRight w:val="0"/>
          <w:marTop w:val="0"/>
          <w:marBottom w:val="0"/>
          <w:divBdr>
            <w:top w:val="none" w:sz="0" w:space="0" w:color="auto"/>
            <w:left w:val="none" w:sz="0" w:space="0" w:color="auto"/>
            <w:bottom w:val="none" w:sz="0" w:space="0" w:color="auto"/>
            <w:right w:val="none" w:sz="0" w:space="0" w:color="auto"/>
          </w:divBdr>
        </w:div>
        <w:div w:id="2125423329">
          <w:marLeft w:val="0"/>
          <w:marRight w:val="0"/>
          <w:marTop w:val="0"/>
          <w:marBottom w:val="0"/>
          <w:divBdr>
            <w:top w:val="none" w:sz="0" w:space="0" w:color="auto"/>
            <w:left w:val="none" w:sz="0" w:space="0" w:color="auto"/>
            <w:bottom w:val="none" w:sz="0" w:space="0" w:color="auto"/>
            <w:right w:val="none" w:sz="0" w:space="0" w:color="auto"/>
          </w:divBdr>
        </w:div>
        <w:div w:id="2055692800">
          <w:marLeft w:val="0"/>
          <w:marRight w:val="0"/>
          <w:marTop w:val="0"/>
          <w:marBottom w:val="0"/>
          <w:divBdr>
            <w:top w:val="none" w:sz="0" w:space="0" w:color="auto"/>
            <w:left w:val="none" w:sz="0" w:space="0" w:color="auto"/>
            <w:bottom w:val="none" w:sz="0" w:space="0" w:color="auto"/>
            <w:right w:val="none" w:sz="0" w:space="0" w:color="auto"/>
          </w:divBdr>
        </w:div>
        <w:div w:id="1168058762">
          <w:marLeft w:val="0"/>
          <w:marRight w:val="0"/>
          <w:marTop w:val="0"/>
          <w:marBottom w:val="0"/>
          <w:divBdr>
            <w:top w:val="none" w:sz="0" w:space="0" w:color="auto"/>
            <w:left w:val="none" w:sz="0" w:space="0" w:color="auto"/>
            <w:bottom w:val="none" w:sz="0" w:space="0" w:color="auto"/>
            <w:right w:val="none" w:sz="0" w:space="0" w:color="auto"/>
          </w:divBdr>
        </w:div>
        <w:div w:id="493911152">
          <w:marLeft w:val="0"/>
          <w:marRight w:val="0"/>
          <w:marTop w:val="0"/>
          <w:marBottom w:val="0"/>
          <w:divBdr>
            <w:top w:val="none" w:sz="0" w:space="0" w:color="auto"/>
            <w:left w:val="none" w:sz="0" w:space="0" w:color="auto"/>
            <w:bottom w:val="none" w:sz="0" w:space="0" w:color="auto"/>
            <w:right w:val="none" w:sz="0" w:space="0" w:color="auto"/>
          </w:divBdr>
        </w:div>
        <w:div w:id="47925072">
          <w:marLeft w:val="0"/>
          <w:marRight w:val="0"/>
          <w:marTop w:val="0"/>
          <w:marBottom w:val="0"/>
          <w:divBdr>
            <w:top w:val="none" w:sz="0" w:space="0" w:color="auto"/>
            <w:left w:val="none" w:sz="0" w:space="0" w:color="auto"/>
            <w:bottom w:val="none" w:sz="0" w:space="0" w:color="auto"/>
            <w:right w:val="none" w:sz="0" w:space="0" w:color="auto"/>
          </w:divBdr>
        </w:div>
        <w:div w:id="1740513412">
          <w:marLeft w:val="0"/>
          <w:marRight w:val="0"/>
          <w:marTop w:val="0"/>
          <w:marBottom w:val="0"/>
          <w:divBdr>
            <w:top w:val="none" w:sz="0" w:space="0" w:color="auto"/>
            <w:left w:val="none" w:sz="0" w:space="0" w:color="auto"/>
            <w:bottom w:val="none" w:sz="0" w:space="0" w:color="auto"/>
            <w:right w:val="none" w:sz="0" w:space="0" w:color="auto"/>
          </w:divBdr>
        </w:div>
        <w:div w:id="62485324">
          <w:marLeft w:val="0"/>
          <w:marRight w:val="0"/>
          <w:marTop w:val="0"/>
          <w:marBottom w:val="0"/>
          <w:divBdr>
            <w:top w:val="none" w:sz="0" w:space="0" w:color="auto"/>
            <w:left w:val="none" w:sz="0" w:space="0" w:color="auto"/>
            <w:bottom w:val="none" w:sz="0" w:space="0" w:color="auto"/>
            <w:right w:val="none" w:sz="0" w:space="0" w:color="auto"/>
          </w:divBdr>
        </w:div>
        <w:div w:id="1598557711">
          <w:marLeft w:val="0"/>
          <w:marRight w:val="0"/>
          <w:marTop w:val="0"/>
          <w:marBottom w:val="0"/>
          <w:divBdr>
            <w:top w:val="none" w:sz="0" w:space="0" w:color="auto"/>
            <w:left w:val="none" w:sz="0" w:space="0" w:color="auto"/>
            <w:bottom w:val="none" w:sz="0" w:space="0" w:color="auto"/>
            <w:right w:val="none" w:sz="0" w:space="0" w:color="auto"/>
          </w:divBdr>
        </w:div>
        <w:div w:id="1795323237">
          <w:marLeft w:val="0"/>
          <w:marRight w:val="0"/>
          <w:marTop w:val="0"/>
          <w:marBottom w:val="0"/>
          <w:divBdr>
            <w:top w:val="none" w:sz="0" w:space="0" w:color="auto"/>
            <w:left w:val="none" w:sz="0" w:space="0" w:color="auto"/>
            <w:bottom w:val="none" w:sz="0" w:space="0" w:color="auto"/>
            <w:right w:val="none" w:sz="0" w:space="0" w:color="auto"/>
          </w:divBdr>
        </w:div>
        <w:div w:id="1142623847">
          <w:marLeft w:val="0"/>
          <w:marRight w:val="0"/>
          <w:marTop w:val="0"/>
          <w:marBottom w:val="0"/>
          <w:divBdr>
            <w:top w:val="none" w:sz="0" w:space="0" w:color="auto"/>
            <w:left w:val="none" w:sz="0" w:space="0" w:color="auto"/>
            <w:bottom w:val="none" w:sz="0" w:space="0" w:color="auto"/>
            <w:right w:val="none" w:sz="0" w:space="0" w:color="auto"/>
          </w:divBdr>
        </w:div>
        <w:div w:id="546381806">
          <w:marLeft w:val="0"/>
          <w:marRight w:val="0"/>
          <w:marTop w:val="0"/>
          <w:marBottom w:val="0"/>
          <w:divBdr>
            <w:top w:val="none" w:sz="0" w:space="0" w:color="auto"/>
            <w:left w:val="none" w:sz="0" w:space="0" w:color="auto"/>
            <w:bottom w:val="none" w:sz="0" w:space="0" w:color="auto"/>
            <w:right w:val="none" w:sz="0" w:space="0" w:color="auto"/>
          </w:divBdr>
        </w:div>
        <w:div w:id="264577615">
          <w:marLeft w:val="0"/>
          <w:marRight w:val="0"/>
          <w:marTop w:val="0"/>
          <w:marBottom w:val="0"/>
          <w:divBdr>
            <w:top w:val="none" w:sz="0" w:space="0" w:color="auto"/>
            <w:left w:val="none" w:sz="0" w:space="0" w:color="auto"/>
            <w:bottom w:val="none" w:sz="0" w:space="0" w:color="auto"/>
            <w:right w:val="none" w:sz="0" w:space="0" w:color="auto"/>
          </w:divBdr>
        </w:div>
        <w:div w:id="902520845">
          <w:marLeft w:val="0"/>
          <w:marRight w:val="0"/>
          <w:marTop w:val="0"/>
          <w:marBottom w:val="0"/>
          <w:divBdr>
            <w:top w:val="none" w:sz="0" w:space="0" w:color="auto"/>
            <w:left w:val="none" w:sz="0" w:space="0" w:color="auto"/>
            <w:bottom w:val="none" w:sz="0" w:space="0" w:color="auto"/>
            <w:right w:val="none" w:sz="0" w:space="0" w:color="auto"/>
          </w:divBdr>
        </w:div>
        <w:div w:id="2141724415">
          <w:marLeft w:val="0"/>
          <w:marRight w:val="0"/>
          <w:marTop w:val="0"/>
          <w:marBottom w:val="0"/>
          <w:divBdr>
            <w:top w:val="none" w:sz="0" w:space="0" w:color="auto"/>
            <w:left w:val="none" w:sz="0" w:space="0" w:color="auto"/>
            <w:bottom w:val="none" w:sz="0" w:space="0" w:color="auto"/>
            <w:right w:val="none" w:sz="0" w:space="0" w:color="auto"/>
          </w:divBdr>
        </w:div>
        <w:div w:id="641888333">
          <w:marLeft w:val="0"/>
          <w:marRight w:val="0"/>
          <w:marTop w:val="0"/>
          <w:marBottom w:val="0"/>
          <w:divBdr>
            <w:top w:val="none" w:sz="0" w:space="0" w:color="auto"/>
            <w:left w:val="none" w:sz="0" w:space="0" w:color="auto"/>
            <w:bottom w:val="none" w:sz="0" w:space="0" w:color="auto"/>
            <w:right w:val="none" w:sz="0" w:space="0" w:color="auto"/>
          </w:divBdr>
        </w:div>
        <w:div w:id="1372997032">
          <w:marLeft w:val="0"/>
          <w:marRight w:val="0"/>
          <w:marTop w:val="0"/>
          <w:marBottom w:val="0"/>
          <w:divBdr>
            <w:top w:val="none" w:sz="0" w:space="0" w:color="auto"/>
            <w:left w:val="none" w:sz="0" w:space="0" w:color="auto"/>
            <w:bottom w:val="none" w:sz="0" w:space="0" w:color="auto"/>
            <w:right w:val="none" w:sz="0" w:space="0" w:color="auto"/>
          </w:divBdr>
        </w:div>
        <w:div w:id="1688754948">
          <w:marLeft w:val="0"/>
          <w:marRight w:val="0"/>
          <w:marTop w:val="0"/>
          <w:marBottom w:val="0"/>
          <w:divBdr>
            <w:top w:val="none" w:sz="0" w:space="0" w:color="auto"/>
            <w:left w:val="none" w:sz="0" w:space="0" w:color="auto"/>
            <w:bottom w:val="none" w:sz="0" w:space="0" w:color="auto"/>
            <w:right w:val="none" w:sz="0" w:space="0" w:color="auto"/>
          </w:divBdr>
        </w:div>
        <w:div w:id="1153326346">
          <w:marLeft w:val="0"/>
          <w:marRight w:val="0"/>
          <w:marTop w:val="0"/>
          <w:marBottom w:val="0"/>
          <w:divBdr>
            <w:top w:val="none" w:sz="0" w:space="0" w:color="auto"/>
            <w:left w:val="none" w:sz="0" w:space="0" w:color="auto"/>
            <w:bottom w:val="none" w:sz="0" w:space="0" w:color="auto"/>
            <w:right w:val="none" w:sz="0" w:space="0" w:color="auto"/>
          </w:divBdr>
        </w:div>
        <w:div w:id="2093309734">
          <w:marLeft w:val="0"/>
          <w:marRight w:val="0"/>
          <w:marTop w:val="0"/>
          <w:marBottom w:val="0"/>
          <w:divBdr>
            <w:top w:val="none" w:sz="0" w:space="0" w:color="auto"/>
            <w:left w:val="none" w:sz="0" w:space="0" w:color="auto"/>
            <w:bottom w:val="none" w:sz="0" w:space="0" w:color="auto"/>
            <w:right w:val="none" w:sz="0" w:space="0" w:color="auto"/>
          </w:divBdr>
        </w:div>
        <w:div w:id="1257639554">
          <w:marLeft w:val="0"/>
          <w:marRight w:val="0"/>
          <w:marTop w:val="0"/>
          <w:marBottom w:val="0"/>
          <w:divBdr>
            <w:top w:val="none" w:sz="0" w:space="0" w:color="auto"/>
            <w:left w:val="none" w:sz="0" w:space="0" w:color="auto"/>
            <w:bottom w:val="none" w:sz="0" w:space="0" w:color="auto"/>
            <w:right w:val="none" w:sz="0" w:space="0" w:color="auto"/>
          </w:divBdr>
        </w:div>
        <w:div w:id="383408514">
          <w:marLeft w:val="0"/>
          <w:marRight w:val="0"/>
          <w:marTop w:val="0"/>
          <w:marBottom w:val="0"/>
          <w:divBdr>
            <w:top w:val="none" w:sz="0" w:space="0" w:color="auto"/>
            <w:left w:val="none" w:sz="0" w:space="0" w:color="auto"/>
            <w:bottom w:val="none" w:sz="0" w:space="0" w:color="auto"/>
            <w:right w:val="none" w:sz="0" w:space="0" w:color="auto"/>
          </w:divBdr>
        </w:div>
        <w:div w:id="1793741063">
          <w:marLeft w:val="0"/>
          <w:marRight w:val="0"/>
          <w:marTop w:val="0"/>
          <w:marBottom w:val="0"/>
          <w:divBdr>
            <w:top w:val="none" w:sz="0" w:space="0" w:color="auto"/>
            <w:left w:val="none" w:sz="0" w:space="0" w:color="auto"/>
            <w:bottom w:val="none" w:sz="0" w:space="0" w:color="auto"/>
            <w:right w:val="none" w:sz="0" w:space="0" w:color="auto"/>
          </w:divBdr>
        </w:div>
        <w:div w:id="703990314">
          <w:marLeft w:val="0"/>
          <w:marRight w:val="0"/>
          <w:marTop w:val="0"/>
          <w:marBottom w:val="0"/>
          <w:divBdr>
            <w:top w:val="none" w:sz="0" w:space="0" w:color="auto"/>
            <w:left w:val="none" w:sz="0" w:space="0" w:color="auto"/>
            <w:bottom w:val="none" w:sz="0" w:space="0" w:color="auto"/>
            <w:right w:val="none" w:sz="0" w:space="0" w:color="auto"/>
          </w:divBdr>
        </w:div>
        <w:div w:id="1743288111">
          <w:marLeft w:val="0"/>
          <w:marRight w:val="0"/>
          <w:marTop w:val="0"/>
          <w:marBottom w:val="0"/>
          <w:divBdr>
            <w:top w:val="none" w:sz="0" w:space="0" w:color="auto"/>
            <w:left w:val="none" w:sz="0" w:space="0" w:color="auto"/>
            <w:bottom w:val="none" w:sz="0" w:space="0" w:color="auto"/>
            <w:right w:val="none" w:sz="0" w:space="0" w:color="auto"/>
          </w:divBdr>
        </w:div>
        <w:div w:id="1774937131">
          <w:marLeft w:val="0"/>
          <w:marRight w:val="0"/>
          <w:marTop w:val="0"/>
          <w:marBottom w:val="0"/>
          <w:divBdr>
            <w:top w:val="none" w:sz="0" w:space="0" w:color="auto"/>
            <w:left w:val="none" w:sz="0" w:space="0" w:color="auto"/>
            <w:bottom w:val="none" w:sz="0" w:space="0" w:color="auto"/>
            <w:right w:val="none" w:sz="0" w:space="0" w:color="auto"/>
          </w:divBdr>
        </w:div>
        <w:div w:id="1842810856">
          <w:marLeft w:val="0"/>
          <w:marRight w:val="0"/>
          <w:marTop w:val="0"/>
          <w:marBottom w:val="0"/>
          <w:divBdr>
            <w:top w:val="none" w:sz="0" w:space="0" w:color="auto"/>
            <w:left w:val="none" w:sz="0" w:space="0" w:color="auto"/>
            <w:bottom w:val="none" w:sz="0" w:space="0" w:color="auto"/>
            <w:right w:val="none" w:sz="0" w:space="0" w:color="auto"/>
          </w:divBdr>
        </w:div>
        <w:div w:id="1412964091">
          <w:marLeft w:val="0"/>
          <w:marRight w:val="0"/>
          <w:marTop w:val="0"/>
          <w:marBottom w:val="0"/>
          <w:divBdr>
            <w:top w:val="none" w:sz="0" w:space="0" w:color="auto"/>
            <w:left w:val="none" w:sz="0" w:space="0" w:color="auto"/>
            <w:bottom w:val="none" w:sz="0" w:space="0" w:color="auto"/>
            <w:right w:val="none" w:sz="0" w:space="0" w:color="auto"/>
          </w:divBdr>
        </w:div>
        <w:div w:id="324479076">
          <w:marLeft w:val="0"/>
          <w:marRight w:val="0"/>
          <w:marTop w:val="0"/>
          <w:marBottom w:val="0"/>
          <w:divBdr>
            <w:top w:val="none" w:sz="0" w:space="0" w:color="auto"/>
            <w:left w:val="none" w:sz="0" w:space="0" w:color="auto"/>
            <w:bottom w:val="none" w:sz="0" w:space="0" w:color="auto"/>
            <w:right w:val="none" w:sz="0" w:space="0" w:color="auto"/>
          </w:divBdr>
        </w:div>
        <w:div w:id="443426631">
          <w:marLeft w:val="0"/>
          <w:marRight w:val="0"/>
          <w:marTop w:val="0"/>
          <w:marBottom w:val="0"/>
          <w:divBdr>
            <w:top w:val="none" w:sz="0" w:space="0" w:color="auto"/>
            <w:left w:val="none" w:sz="0" w:space="0" w:color="auto"/>
            <w:bottom w:val="none" w:sz="0" w:space="0" w:color="auto"/>
            <w:right w:val="none" w:sz="0" w:space="0" w:color="auto"/>
          </w:divBdr>
        </w:div>
        <w:div w:id="1510101237">
          <w:marLeft w:val="0"/>
          <w:marRight w:val="0"/>
          <w:marTop w:val="0"/>
          <w:marBottom w:val="0"/>
          <w:divBdr>
            <w:top w:val="none" w:sz="0" w:space="0" w:color="auto"/>
            <w:left w:val="none" w:sz="0" w:space="0" w:color="auto"/>
            <w:bottom w:val="none" w:sz="0" w:space="0" w:color="auto"/>
            <w:right w:val="none" w:sz="0" w:space="0" w:color="auto"/>
          </w:divBdr>
        </w:div>
        <w:div w:id="2008820901">
          <w:marLeft w:val="0"/>
          <w:marRight w:val="0"/>
          <w:marTop w:val="0"/>
          <w:marBottom w:val="0"/>
          <w:divBdr>
            <w:top w:val="none" w:sz="0" w:space="0" w:color="auto"/>
            <w:left w:val="none" w:sz="0" w:space="0" w:color="auto"/>
            <w:bottom w:val="none" w:sz="0" w:space="0" w:color="auto"/>
            <w:right w:val="none" w:sz="0" w:space="0" w:color="auto"/>
          </w:divBdr>
        </w:div>
        <w:div w:id="995766849">
          <w:marLeft w:val="0"/>
          <w:marRight w:val="0"/>
          <w:marTop w:val="0"/>
          <w:marBottom w:val="0"/>
          <w:divBdr>
            <w:top w:val="none" w:sz="0" w:space="0" w:color="auto"/>
            <w:left w:val="none" w:sz="0" w:space="0" w:color="auto"/>
            <w:bottom w:val="none" w:sz="0" w:space="0" w:color="auto"/>
            <w:right w:val="none" w:sz="0" w:space="0" w:color="auto"/>
          </w:divBdr>
        </w:div>
        <w:div w:id="1818565248">
          <w:marLeft w:val="0"/>
          <w:marRight w:val="0"/>
          <w:marTop w:val="0"/>
          <w:marBottom w:val="0"/>
          <w:divBdr>
            <w:top w:val="none" w:sz="0" w:space="0" w:color="auto"/>
            <w:left w:val="none" w:sz="0" w:space="0" w:color="auto"/>
            <w:bottom w:val="none" w:sz="0" w:space="0" w:color="auto"/>
            <w:right w:val="none" w:sz="0" w:space="0" w:color="auto"/>
          </w:divBdr>
        </w:div>
        <w:div w:id="702049146">
          <w:marLeft w:val="0"/>
          <w:marRight w:val="0"/>
          <w:marTop w:val="0"/>
          <w:marBottom w:val="0"/>
          <w:divBdr>
            <w:top w:val="none" w:sz="0" w:space="0" w:color="auto"/>
            <w:left w:val="none" w:sz="0" w:space="0" w:color="auto"/>
            <w:bottom w:val="none" w:sz="0" w:space="0" w:color="auto"/>
            <w:right w:val="none" w:sz="0" w:space="0" w:color="auto"/>
          </w:divBdr>
        </w:div>
        <w:div w:id="1252931109">
          <w:marLeft w:val="0"/>
          <w:marRight w:val="0"/>
          <w:marTop w:val="0"/>
          <w:marBottom w:val="0"/>
          <w:divBdr>
            <w:top w:val="none" w:sz="0" w:space="0" w:color="auto"/>
            <w:left w:val="none" w:sz="0" w:space="0" w:color="auto"/>
            <w:bottom w:val="none" w:sz="0" w:space="0" w:color="auto"/>
            <w:right w:val="none" w:sz="0" w:space="0" w:color="auto"/>
          </w:divBdr>
        </w:div>
        <w:div w:id="966814891">
          <w:marLeft w:val="0"/>
          <w:marRight w:val="0"/>
          <w:marTop w:val="0"/>
          <w:marBottom w:val="0"/>
          <w:divBdr>
            <w:top w:val="none" w:sz="0" w:space="0" w:color="auto"/>
            <w:left w:val="none" w:sz="0" w:space="0" w:color="auto"/>
            <w:bottom w:val="none" w:sz="0" w:space="0" w:color="auto"/>
            <w:right w:val="none" w:sz="0" w:space="0" w:color="auto"/>
          </w:divBdr>
        </w:div>
        <w:div w:id="1938173906">
          <w:marLeft w:val="0"/>
          <w:marRight w:val="0"/>
          <w:marTop w:val="0"/>
          <w:marBottom w:val="0"/>
          <w:divBdr>
            <w:top w:val="none" w:sz="0" w:space="0" w:color="auto"/>
            <w:left w:val="none" w:sz="0" w:space="0" w:color="auto"/>
            <w:bottom w:val="none" w:sz="0" w:space="0" w:color="auto"/>
            <w:right w:val="none" w:sz="0" w:space="0" w:color="auto"/>
          </w:divBdr>
        </w:div>
        <w:div w:id="642546289">
          <w:marLeft w:val="0"/>
          <w:marRight w:val="0"/>
          <w:marTop w:val="0"/>
          <w:marBottom w:val="0"/>
          <w:divBdr>
            <w:top w:val="none" w:sz="0" w:space="0" w:color="auto"/>
            <w:left w:val="none" w:sz="0" w:space="0" w:color="auto"/>
            <w:bottom w:val="none" w:sz="0" w:space="0" w:color="auto"/>
            <w:right w:val="none" w:sz="0" w:space="0" w:color="auto"/>
          </w:divBdr>
        </w:div>
        <w:div w:id="1570338867">
          <w:marLeft w:val="0"/>
          <w:marRight w:val="0"/>
          <w:marTop w:val="0"/>
          <w:marBottom w:val="0"/>
          <w:divBdr>
            <w:top w:val="none" w:sz="0" w:space="0" w:color="auto"/>
            <w:left w:val="none" w:sz="0" w:space="0" w:color="auto"/>
            <w:bottom w:val="none" w:sz="0" w:space="0" w:color="auto"/>
            <w:right w:val="none" w:sz="0" w:space="0" w:color="auto"/>
          </w:divBdr>
        </w:div>
        <w:div w:id="1515461791">
          <w:marLeft w:val="0"/>
          <w:marRight w:val="0"/>
          <w:marTop w:val="0"/>
          <w:marBottom w:val="0"/>
          <w:divBdr>
            <w:top w:val="none" w:sz="0" w:space="0" w:color="auto"/>
            <w:left w:val="none" w:sz="0" w:space="0" w:color="auto"/>
            <w:bottom w:val="none" w:sz="0" w:space="0" w:color="auto"/>
            <w:right w:val="none" w:sz="0" w:space="0" w:color="auto"/>
          </w:divBdr>
        </w:div>
        <w:div w:id="12418302">
          <w:marLeft w:val="0"/>
          <w:marRight w:val="0"/>
          <w:marTop w:val="0"/>
          <w:marBottom w:val="0"/>
          <w:divBdr>
            <w:top w:val="none" w:sz="0" w:space="0" w:color="auto"/>
            <w:left w:val="none" w:sz="0" w:space="0" w:color="auto"/>
            <w:bottom w:val="none" w:sz="0" w:space="0" w:color="auto"/>
            <w:right w:val="none" w:sz="0" w:space="0" w:color="auto"/>
          </w:divBdr>
        </w:div>
        <w:div w:id="972634481">
          <w:marLeft w:val="0"/>
          <w:marRight w:val="0"/>
          <w:marTop w:val="0"/>
          <w:marBottom w:val="0"/>
          <w:divBdr>
            <w:top w:val="none" w:sz="0" w:space="0" w:color="auto"/>
            <w:left w:val="none" w:sz="0" w:space="0" w:color="auto"/>
            <w:bottom w:val="none" w:sz="0" w:space="0" w:color="auto"/>
            <w:right w:val="none" w:sz="0" w:space="0" w:color="auto"/>
          </w:divBdr>
        </w:div>
        <w:div w:id="1178542287">
          <w:marLeft w:val="0"/>
          <w:marRight w:val="0"/>
          <w:marTop w:val="0"/>
          <w:marBottom w:val="0"/>
          <w:divBdr>
            <w:top w:val="none" w:sz="0" w:space="0" w:color="auto"/>
            <w:left w:val="none" w:sz="0" w:space="0" w:color="auto"/>
            <w:bottom w:val="none" w:sz="0" w:space="0" w:color="auto"/>
            <w:right w:val="none" w:sz="0" w:space="0" w:color="auto"/>
          </w:divBdr>
        </w:div>
        <w:div w:id="687680226">
          <w:marLeft w:val="0"/>
          <w:marRight w:val="0"/>
          <w:marTop w:val="0"/>
          <w:marBottom w:val="0"/>
          <w:divBdr>
            <w:top w:val="none" w:sz="0" w:space="0" w:color="auto"/>
            <w:left w:val="none" w:sz="0" w:space="0" w:color="auto"/>
            <w:bottom w:val="none" w:sz="0" w:space="0" w:color="auto"/>
            <w:right w:val="none" w:sz="0" w:space="0" w:color="auto"/>
          </w:divBdr>
        </w:div>
        <w:div w:id="795299349">
          <w:marLeft w:val="0"/>
          <w:marRight w:val="0"/>
          <w:marTop w:val="0"/>
          <w:marBottom w:val="0"/>
          <w:divBdr>
            <w:top w:val="none" w:sz="0" w:space="0" w:color="auto"/>
            <w:left w:val="none" w:sz="0" w:space="0" w:color="auto"/>
            <w:bottom w:val="none" w:sz="0" w:space="0" w:color="auto"/>
            <w:right w:val="none" w:sz="0" w:space="0" w:color="auto"/>
          </w:divBdr>
        </w:div>
        <w:div w:id="441414796">
          <w:marLeft w:val="0"/>
          <w:marRight w:val="0"/>
          <w:marTop w:val="0"/>
          <w:marBottom w:val="0"/>
          <w:divBdr>
            <w:top w:val="none" w:sz="0" w:space="0" w:color="auto"/>
            <w:left w:val="none" w:sz="0" w:space="0" w:color="auto"/>
            <w:bottom w:val="none" w:sz="0" w:space="0" w:color="auto"/>
            <w:right w:val="none" w:sz="0" w:space="0" w:color="auto"/>
          </w:divBdr>
        </w:div>
        <w:div w:id="992484556">
          <w:marLeft w:val="0"/>
          <w:marRight w:val="0"/>
          <w:marTop w:val="0"/>
          <w:marBottom w:val="0"/>
          <w:divBdr>
            <w:top w:val="none" w:sz="0" w:space="0" w:color="auto"/>
            <w:left w:val="none" w:sz="0" w:space="0" w:color="auto"/>
            <w:bottom w:val="none" w:sz="0" w:space="0" w:color="auto"/>
            <w:right w:val="none" w:sz="0" w:space="0" w:color="auto"/>
          </w:divBdr>
        </w:div>
        <w:div w:id="1164974622">
          <w:marLeft w:val="0"/>
          <w:marRight w:val="0"/>
          <w:marTop w:val="0"/>
          <w:marBottom w:val="0"/>
          <w:divBdr>
            <w:top w:val="none" w:sz="0" w:space="0" w:color="auto"/>
            <w:left w:val="none" w:sz="0" w:space="0" w:color="auto"/>
            <w:bottom w:val="none" w:sz="0" w:space="0" w:color="auto"/>
            <w:right w:val="none" w:sz="0" w:space="0" w:color="auto"/>
          </w:divBdr>
        </w:div>
        <w:div w:id="2094664579">
          <w:marLeft w:val="0"/>
          <w:marRight w:val="0"/>
          <w:marTop w:val="0"/>
          <w:marBottom w:val="0"/>
          <w:divBdr>
            <w:top w:val="none" w:sz="0" w:space="0" w:color="auto"/>
            <w:left w:val="none" w:sz="0" w:space="0" w:color="auto"/>
            <w:bottom w:val="none" w:sz="0" w:space="0" w:color="auto"/>
            <w:right w:val="none" w:sz="0" w:space="0" w:color="auto"/>
          </w:divBdr>
        </w:div>
        <w:div w:id="925531404">
          <w:marLeft w:val="0"/>
          <w:marRight w:val="0"/>
          <w:marTop w:val="0"/>
          <w:marBottom w:val="0"/>
          <w:divBdr>
            <w:top w:val="none" w:sz="0" w:space="0" w:color="auto"/>
            <w:left w:val="none" w:sz="0" w:space="0" w:color="auto"/>
            <w:bottom w:val="none" w:sz="0" w:space="0" w:color="auto"/>
            <w:right w:val="none" w:sz="0" w:space="0" w:color="auto"/>
          </w:divBdr>
        </w:div>
        <w:div w:id="1899583468">
          <w:marLeft w:val="0"/>
          <w:marRight w:val="0"/>
          <w:marTop w:val="0"/>
          <w:marBottom w:val="0"/>
          <w:divBdr>
            <w:top w:val="none" w:sz="0" w:space="0" w:color="auto"/>
            <w:left w:val="none" w:sz="0" w:space="0" w:color="auto"/>
            <w:bottom w:val="none" w:sz="0" w:space="0" w:color="auto"/>
            <w:right w:val="none" w:sz="0" w:space="0" w:color="auto"/>
          </w:divBdr>
        </w:div>
        <w:div w:id="222835400">
          <w:marLeft w:val="0"/>
          <w:marRight w:val="0"/>
          <w:marTop w:val="0"/>
          <w:marBottom w:val="0"/>
          <w:divBdr>
            <w:top w:val="none" w:sz="0" w:space="0" w:color="auto"/>
            <w:left w:val="none" w:sz="0" w:space="0" w:color="auto"/>
            <w:bottom w:val="none" w:sz="0" w:space="0" w:color="auto"/>
            <w:right w:val="none" w:sz="0" w:space="0" w:color="auto"/>
          </w:divBdr>
        </w:div>
        <w:div w:id="854658791">
          <w:marLeft w:val="0"/>
          <w:marRight w:val="0"/>
          <w:marTop w:val="0"/>
          <w:marBottom w:val="0"/>
          <w:divBdr>
            <w:top w:val="none" w:sz="0" w:space="0" w:color="auto"/>
            <w:left w:val="none" w:sz="0" w:space="0" w:color="auto"/>
            <w:bottom w:val="none" w:sz="0" w:space="0" w:color="auto"/>
            <w:right w:val="none" w:sz="0" w:space="0" w:color="auto"/>
          </w:divBdr>
        </w:div>
        <w:div w:id="979187161">
          <w:marLeft w:val="0"/>
          <w:marRight w:val="0"/>
          <w:marTop w:val="0"/>
          <w:marBottom w:val="0"/>
          <w:divBdr>
            <w:top w:val="none" w:sz="0" w:space="0" w:color="auto"/>
            <w:left w:val="none" w:sz="0" w:space="0" w:color="auto"/>
            <w:bottom w:val="none" w:sz="0" w:space="0" w:color="auto"/>
            <w:right w:val="none" w:sz="0" w:space="0" w:color="auto"/>
          </w:divBdr>
        </w:div>
        <w:div w:id="1537087428">
          <w:marLeft w:val="0"/>
          <w:marRight w:val="0"/>
          <w:marTop w:val="0"/>
          <w:marBottom w:val="0"/>
          <w:divBdr>
            <w:top w:val="none" w:sz="0" w:space="0" w:color="auto"/>
            <w:left w:val="none" w:sz="0" w:space="0" w:color="auto"/>
            <w:bottom w:val="none" w:sz="0" w:space="0" w:color="auto"/>
            <w:right w:val="none" w:sz="0" w:space="0" w:color="auto"/>
          </w:divBdr>
        </w:div>
        <w:div w:id="1340741443">
          <w:marLeft w:val="0"/>
          <w:marRight w:val="0"/>
          <w:marTop w:val="0"/>
          <w:marBottom w:val="0"/>
          <w:divBdr>
            <w:top w:val="none" w:sz="0" w:space="0" w:color="auto"/>
            <w:left w:val="none" w:sz="0" w:space="0" w:color="auto"/>
            <w:bottom w:val="none" w:sz="0" w:space="0" w:color="auto"/>
            <w:right w:val="none" w:sz="0" w:space="0" w:color="auto"/>
          </w:divBdr>
        </w:div>
        <w:div w:id="2005890177">
          <w:marLeft w:val="0"/>
          <w:marRight w:val="0"/>
          <w:marTop w:val="0"/>
          <w:marBottom w:val="0"/>
          <w:divBdr>
            <w:top w:val="none" w:sz="0" w:space="0" w:color="auto"/>
            <w:left w:val="none" w:sz="0" w:space="0" w:color="auto"/>
            <w:bottom w:val="none" w:sz="0" w:space="0" w:color="auto"/>
            <w:right w:val="none" w:sz="0" w:space="0" w:color="auto"/>
          </w:divBdr>
        </w:div>
        <w:div w:id="917133518">
          <w:marLeft w:val="0"/>
          <w:marRight w:val="0"/>
          <w:marTop w:val="0"/>
          <w:marBottom w:val="0"/>
          <w:divBdr>
            <w:top w:val="none" w:sz="0" w:space="0" w:color="auto"/>
            <w:left w:val="none" w:sz="0" w:space="0" w:color="auto"/>
            <w:bottom w:val="none" w:sz="0" w:space="0" w:color="auto"/>
            <w:right w:val="none" w:sz="0" w:space="0" w:color="auto"/>
          </w:divBdr>
        </w:div>
        <w:div w:id="2038894261">
          <w:marLeft w:val="0"/>
          <w:marRight w:val="0"/>
          <w:marTop w:val="0"/>
          <w:marBottom w:val="0"/>
          <w:divBdr>
            <w:top w:val="none" w:sz="0" w:space="0" w:color="auto"/>
            <w:left w:val="none" w:sz="0" w:space="0" w:color="auto"/>
            <w:bottom w:val="none" w:sz="0" w:space="0" w:color="auto"/>
            <w:right w:val="none" w:sz="0" w:space="0" w:color="auto"/>
          </w:divBdr>
        </w:div>
        <w:div w:id="968903527">
          <w:marLeft w:val="0"/>
          <w:marRight w:val="0"/>
          <w:marTop w:val="0"/>
          <w:marBottom w:val="0"/>
          <w:divBdr>
            <w:top w:val="none" w:sz="0" w:space="0" w:color="auto"/>
            <w:left w:val="none" w:sz="0" w:space="0" w:color="auto"/>
            <w:bottom w:val="none" w:sz="0" w:space="0" w:color="auto"/>
            <w:right w:val="none" w:sz="0" w:space="0" w:color="auto"/>
          </w:divBdr>
        </w:div>
        <w:div w:id="1570775111">
          <w:marLeft w:val="0"/>
          <w:marRight w:val="0"/>
          <w:marTop w:val="0"/>
          <w:marBottom w:val="0"/>
          <w:divBdr>
            <w:top w:val="none" w:sz="0" w:space="0" w:color="auto"/>
            <w:left w:val="none" w:sz="0" w:space="0" w:color="auto"/>
            <w:bottom w:val="none" w:sz="0" w:space="0" w:color="auto"/>
            <w:right w:val="none" w:sz="0" w:space="0" w:color="auto"/>
          </w:divBdr>
        </w:div>
        <w:div w:id="1432244325">
          <w:marLeft w:val="0"/>
          <w:marRight w:val="0"/>
          <w:marTop w:val="0"/>
          <w:marBottom w:val="0"/>
          <w:divBdr>
            <w:top w:val="none" w:sz="0" w:space="0" w:color="auto"/>
            <w:left w:val="none" w:sz="0" w:space="0" w:color="auto"/>
            <w:bottom w:val="none" w:sz="0" w:space="0" w:color="auto"/>
            <w:right w:val="none" w:sz="0" w:space="0" w:color="auto"/>
          </w:divBdr>
        </w:div>
        <w:div w:id="1355301513">
          <w:marLeft w:val="0"/>
          <w:marRight w:val="0"/>
          <w:marTop w:val="0"/>
          <w:marBottom w:val="0"/>
          <w:divBdr>
            <w:top w:val="none" w:sz="0" w:space="0" w:color="auto"/>
            <w:left w:val="none" w:sz="0" w:space="0" w:color="auto"/>
            <w:bottom w:val="none" w:sz="0" w:space="0" w:color="auto"/>
            <w:right w:val="none" w:sz="0" w:space="0" w:color="auto"/>
          </w:divBdr>
        </w:div>
        <w:div w:id="580993658">
          <w:marLeft w:val="0"/>
          <w:marRight w:val="0"/>
          <w:marTop w:val="0"/>
          <w:marBottom w:val="0"/>
          <w:divBdr>
            <w:top w:val="none" w:sz="0" w:space="0" w:color="auto"/>
            <w:left w:val="none" w:sz="0" w:space="0" w:color="auto"/>
            <w:bottom w:val="none" w:sz="0" w:space="0" w:color="auto"/>
            <w:right w:val="none" w:sz="0" w:space="0" w:color="auto"/>
          </w:divBdr>
        </w:div>
        <w:div w:id="1267956700">
          <w:marLeft w:val="0"/>
          <w:marRight w:val="0"/>
          <w:marTop w:val="0"/>
          <w:marBottom w:val="0"/>
          <w:divBdr>
            <w:top w:val="none" w:sz="0" w:space="0" w:color="auto"/>
            <w:left w:val="none" w:sz="0" w:space="0" w:color="auto"/>
            <w:bottom w:val="none" w:sz="0" w:space="0" w:color="auto"/>
            <w:right w:val="none" w:sz="0" w:space="0" w:color="auto"/>
          </w:divBdr>
        </w:div>
        <w:div w:id="1305967402">
          <w:marLeft w:val="0"/>
          <w:marRight w:val="0"/>
          <w:marTop w:val="0"/>
          <w:marBottom w:val="0"/>
          <w:divBdr>
            <w:top w:val="none" w:sz="0" w:space="0" w:color="auto"/>
            <w:left w:val="none" w:sz="0" w:space="0" w:color="auto"/>
            <w:bottom w:val="none" w:sz="0" w:space="0" w:color="auto"/>
            <w:right w:val="none" w:sz="0" w:space="0" w:color="auto"/>
          </w:divBdr>
        </w:div>
        <w:div w:id="952398948">
          <w:marLeft w:val="0"/>
          <w:marRight w:val="0"/>
          <w:marTop w:val="0"/>
          <w:marBottom w:val="0"/>
          <w:divBdr>
            <w:top w:val="none" w:sz="0" w:space="0" w:color="auto"/>
            <w:left w:val="none" w:sz="0" w:space="0" w:color="auto"/>
            <w:bottom w:val="none" w:sz="0" w:space="0" w:color="auto"/>
            <w:right w:val="none" w:sz="0" w:space="0" w:color="auto"/>
          </w:divBdr>
        </w:div>
        <w:div w:id="1216620965">
          <w:marLeft w:val="0"/>
          <w:marRight w:val="0"/>
          <w:marTop w:val="0"/>
          <w:marBottom w:val="0"/>
          <w:divBdr>
            <w:top w:val="none" w:sz="0" w:space="0" w:color="auto"/>
            <w:left w:val="none" w:sz="0" w:space="0" w:color="auto"/>
            <w:bottom w:val="none" w:sz="0" w:space="0" w:color="auto"/>
            <w:right w:val="none" w:sz="0" w:space="0" w:color="auto"/>
          </w:divBdr>
        </w:div>
        <w:div w:id="707218671">
          <w:marLeft w:val="0"/>
          <w:marRight w:val="0"/>
          <w:marTop w:val="0"/>
          <w:marBottom w:val="0"/>
          <w:divBdr>
            <w:top w:val="none" w:sz="0" w:space="0" w:color="auto"/>
            <w:left w:val="none" w:sz="0" w:space="0" w:color="auto"/>
            <w:bottom w:val="none" w:sz="0" w:space="0" w:color="auto"/>
            <w:right w:val="none" w:sz="0" w:space="0" w:color="auto"/>
          </w:divBdr>
        </w:div>
        <w:div w:id="184831618">
          <w:marLeft w:val="0"/>
          <w:marRight w:val="0"/>
          <w:marTop w:val="0"/>
          <w:marBottom w:val="0"/>
          <w:divBdr>
            <w:top w:val="none" w:sz="0" w:space="0" w:color="auto"/>
            <w:left w:val="none" w:sz="0" w:space="0" w:color="auto"/>
            <w:bottom w:val="none" w:sz="0" w:space="0" w:color="auto"/>
            <w:right w:val="none" w:sz="0" w:space="0" w:color="auto"/>
          </w:divBdr>
        </w:div>
        <w:div w:id="1863319860">
          <w:marLeft w:val="0"/>
          <w:marRight w:val="0"/>
          <w:marTop w:val="0"/>
          <w:marBottom w:val="0"/>
          <w:divBdr>
            <w:top w:val="none" w:sz="0" w:space="0" w:color="auto"/>
            <w:left w:val="none" w:sz="0" w:space="0" w:color="auto"/>
            <w:bottom w:val="none" w:sz="0" w:space="0" w:color="auto"/>
            <w:right w:val="none" w:sz="0" w:space="0" w:color="auto"/>
          </w:divBdr>
        </w:div>
        <w:div w:id="520319442">
          <w:marLeft w:val="0"/>
          <w:marRight w:val="0"/>
          <w:marTop w:val="0"/>
          <w:marBottom w:val="0"/>
          <w:divBdr>
            <w:top w:val="none" w:sz="0" w:space="0" w:color="auto"/>
            <w:left w:val="none" w:sz="0" w:space="0" w:color="auto"/>
            <w:bottom w:val="none" w:sz="0" w:space="0" w:color="auto"/>
            <w:right w:val="none" w:sz="0" w:space="0" w:color="auto"/>
          </w:divBdr>
        </w:div>
        <w:div w:id="927008382">
          <w:marLeft w:val="0"/>
          <w:marRight w:val="0"/>
          <w:marTop w:val="0"/>
          <w:marBottom w:val="0"/>
          <w:divBdr>
            <w:top w:val="none" w:sz="0" w:space="0" w:color="auto"/>
            <w:left w:val="none" w:sz="0" w:space="0" w:color="auto"/>
            <w:bottom w:val="none" w:sz="0" w:space="0" w:color="auto"/>
            <w:right w:val="none" w:sz="0" w:space="0" w:color="auto"/>
          </w:divBdr>
        </w:div>
        <w:div w:id="364449439">
          <w:marLeft w:val="0"/>
          <w:marRight w:val="0"/>
          <w:marTop w:val="0"/>
          <w:marBottom w:val="0"/>
          <w:divBdr>
            <w:top w:val="none" w:sz="0" w:space="0" w:color="auto"/>
            <w:left w:val="none" w:sz="0" w:space="0" w:color="auto"/>
            <w:bottom w:val="none" w:sz="0" w:space="0" w:color="auto"/>
            <w:right w:val="none" w:sz="0" w:space="0" w:color="auto"/>
          </w:divBdr>
        </w:div>
        <w:div w:id="2018001365">
          <w:marLeft w:val="0"/>
          <w:marRight w:val="0"/>
          <w:marTop w:val="0"/>
          <w:marBottom w:val="0"/>
          <w:divBdr>
            <w:top w:val="none" w:sz="0" w:space="0" w:color="auto"/>
            <w:left w:val="none" w:sz="0" w:space="0" w:color="auto"/>
            <w:bottom w:val="none" w:sz="0" w:space="0" w:color="auto"/>
            <w:right w:val="none" w:sz="0" w:space="0" w:color="auto"/>
          </w:divBdr>
        </w:div>
        <w:div w:id="364906804">
          <w:marLeft w:val="0"/>
          <w:marRight w:val="0"/>
          <w:marTop w:val="0"/>
          <w:marBottom w:val="0"/>
          <w:divBdr>
            <w:top w:val="none" w:sz="0" w:space="0" w:color="auto"/>
            <w:left w:val="none" w:sz="0" w:space="0" w:color="auto"/>
            <w:bottom w:val="none" w:sz="0" w:space="0" w:color="auto"/>
            <w:right w:val="none" w:sz="0" w:space="0" w:color="auto"/>
          </w:divBdr>
        </w:div>
        <w:div w:id="376399734">
          <w:marLeft w:val="0"/>
          <w:marRight w:val="0"/>
          <w:marTop w:val="0"/>
          <w:marBottom w:val="0"/>
          <w:divBdr>
            <w:top w:val="none" w:sz="0" w:space="0" w:color="auto"/>
            <w:left w:val="none" w:sz="0" w:space="0" w:color="auto"/>
            <w:bottom w:val="none" w:sz="0" w:space="0" w:color="auto"/>
            <w:right w:val="none" w:sz="0" w:space="0" w:color="auto"/>
          </w:divBdr>
        </w:div>
        <w:div w:id="1276983861">
          <w:marLeft w:val="0"/>
          <w:marRight w:val="0"/>
          <w:marTop w:val="0"/>
          <w:marBottom w:val="0"/>
          <w:divBdr>
            <w:top w:val="none" w:sz="0" w:space="0" w:color="auto"/>
            <w:left w:val="none" w:sz="0" w:space="0" w:color="auto"/>
            <w:bottom w:val="none" w:sz="0" w:space="0" w:color="auto"/>
            <w:right w:val="none" w:sz="0" w:space="0" w:color="auto"/>
          </w:divBdr>
        </w:div>
        <w:div w:id="498816819">
          <w:marLeft w:val="0"/>
          <w:marRight w:val="0"/>
          <w:marTop w:val="0"/>
          <w:marBottom w:val="0"/>
          <w:divBdr>
            <w:top w:val="none" w:sz="0" w:space="0" w:color="auto"/>
            <w:left w:val="none" w:sz="0" w:space="0" w:color="auto"/>
            <w:bottom w:val="none" w:sz="0" w:space="0" w:color="auto"/>
            <w:right w:val="none" w:sz="0" w:space="0" w:color="auto"/>
          </w:divBdr>
        </w:div>
        <w:div w:id="1712610081">
          <w:marLeft w:val="0"/>
          <w:marRight w:val="0"/>
          <w:marTop w:val="0"/>
          <w:marBottom w:val="0"/>
          <w:divBdr>
            <w:top w:val="none" w:sz="0" w:space="0" w:color="auto"/>
            <w:left w:val="none" w:sz="0" w:space="0" w:color="auto"/>
            <w:bottom w:val="none" w:sz="0" w:space="0" w:color="auto"/>
            <w:right w:val="none" w:sz="0" w:space="0" w:color="auto"/>
          </w:divBdr>
        </w:div>
        <w:div w:id="307323518">
          <w:marLeft w:val="0"/>
          <w:marRight w:val="0"/>
          <w:marTop w:val="0"/>
          <w:marBottom w:val="0"/>
          <w:divBdr>
            <w:top w:val="none" w:sz="0" w:space="0" w:color="auto"/>
            <w:left w:val="none" w:sz="0" w:space="0" w:color="auto"/>
            <w:bottom w:val="none" w:sz="0" w:space="0" w:color="auto"/>
            <w:right w:val="none" w:sz="0" w:space="0" w:color="auto"/>
          </w:divBdr>
        </w:div>
        <w:div w:id="347370358">
          <w:marLeft w:val="0"/>
          <w:marRight w:val="0"/>
          <w:marTop w:val="0"/>
          <w:marBottom w:val="0"/>
          <w:divBdr>
            <w:top w:val="none" w:sz="0" w:space="0" w:color="auto"/>
            <w:left w:val="none" w:sz="0" w:space="0" w:color="auto"/>
            <w:bottom w:val="none" w:sz="0" w:space="0" w:color="auto"/>
            <w:right w:val="none" w:sz="0" w:space="0" w:color="auto"/>
          </w:divBdr>
        </w:div>
        <w:div w:id="838933730">
          <w:marLeft w:val="0"/>
          <w:marRight w:val="0"/>
          <w:marTop w:val="0"/>
          <w:marBottom w:val="0"/>
          <w:divBdr>
            <w:top w:val="none" w:sz="0" w:space="0" w:color="auto"/>
            <w:left w:val="none" w:sz="0" w:space="0" w:color="auto"/>
            <w:bottom w:val="none" w:sz="0" w:space="0" w:color="auto"/>
            <w:right w:val="none" w:sz="0" w:space="0" w:color="auto"/>
          </w:divBdr>
        </w:div>
        <w:div w:id="756633582">
          <w:marLeft w:val="0"/>
          <w:marRight w:val="0"/>
          <w:marTop w:val="0"/>
          <w:marBottom w:val="0"/>
          <w:divBdr>
            <w:top w:val="none" w:sz="0" w:space="0" w:color="auto"/>
            <w:left w:val="none" w:sz="0" w:space="0" w:color="auto"/>
            <w:bottom w:val="none" w:sz="0" w:space="0" w:color="auto"/>
            <w:right w:val="none" w:sz="0" w:space="0" w:color="auto"/>
          </w:divBdr>
        </w:div>
        <w:div w:id="1872376072">
          <w:marLeft w:val="0"/>
          <w:marRight w:val="0"/>
          <w:marTop w:val="0"/>
          <w:marBottom w:val="0"/>
          <w:divBdr>
            <w:top w:val="none" w:sz="0" w:space="0" w:color="auto"/>
            <w:left w:val="none" w:sz="0" w:space="0" w:color="auto"/>
            <w:bottom w:val="none" w:sz="0" w:space="0" w:color="auto"/>
            <w:right w:val="none" w:sz="0" w:space="0" w:color="auto"/>
          </w:divBdr>
        </w:div>
        <w:div w:id="688415663">
          <w:marLeft w:val="0"/>
          <w:marRight w:val="0"/>
          <w:marTop w:val="0"/>
          <w:marBottom w:val="0"/>
          <w:divBdr>
            <w:top w:val="none" w:sz="0" w:space="0" w:color="auto"/>
            <w:left w:val="none" w:sz="0" w:space="0" w:color="auto"/>
            <w:bottom w:val="none" w:sz="0" w:space="0" w:color="auto"/>
            <w:right w:val="none" w:sz="0" w:space="0" w:color="auto"/>
          </w:divBdr>
        </w:div>
        <w:div w:id="1371344975">
          <w:marLeft w:val="0"/>
          <w:marRight w:val="0"/>
          <w:marTop w:val="0"/>
          <w:marBottom w:val="0"/>
          <w:divBdr>
            <w:top w:val="none" w:sz="0" w:space="0" w:color="auto"/>
            <w:left w:val="none" w:sz="0" w:space="0" w:color="auto"/>
            <w:bottom w:val="none" w:sz="0" w:space="0" w:color="auto"/>
            <w:right w:val="none" w:sz="0" w:space="0" w:color="auto"/>
          </w:divBdr>
        </w:div>
        <w:div w:id="632558479">
          <w:marLeft w:val="0"/>
          <w:marRight w:val="0"/>
          <w:marTop w:val="0"/>
          <w:marBottom w:val="0"/>
          <w:divBdr>
            <w:top w:val="none" w:sz="0" w:space="0" w:color="auto"/>
            <w:left w:val="none" w:sz="0" w:space="0" w:color="auto"/>
            <w:bottom w:val="none" w:sz="0" w:space="0" w:color="auto"/>
            <w:right w:val="none" w:sz="0" w:space="0" w:color="auto"/>
          </w:divBdr>
        </w:div>
        <w:div w:id="1637101960">
          <w:marLeft w:val="0"/>
          <w:marRight w:val="0"/>
          <w:marTop w:val="0"/>
          <w:marBottom w:val="0"/>
          <w:divBdr>
            <w:top w:val="none" w:sz="0" w:space="0" w:color="auto"/>
            <w:left w:val="none" w:sz="0" w:space="0" w:color="auto"/>
            <w:bottom w:val="none" w:sz="0" w:space="0" w:color="auto"/>
            <w:right w:val="none" w:sz="0" w:space="0" w:color="auto"/>
          </w:divBdr>
        </w:div>
        <w:div w:id="1084912215">
          <w:marLeft w:val="0"/>
          <w:marRight w:val="0"/>
          <w:marTop w:val="0"/>
          <w:marBottom w:val="0"/>
          <w:divBdr>
            <w:top w:val="none" w:sz="0" w:space="0" w:color="auto"/>
            <w:left w:val="none" w:sz="0" w:space="0" w:color="auto"/>
            <w:bottom w:val="none" w:sz="0" w:space="0" w:color="auto"/>
            <w:right w:val="none" w:sz="0" w:space="0" w:color="auto"/>
          </w:divBdr>
        </w:div>
        <w:div w:id="245723953">
          <w:marLeft w:val="0"/>
          <w:marRight w:val="0"/>
          <w:marTop w:val="0"/>
          <w:marBottom w:val="0"/>
          <w:divBdr>
            <w:top w:val="none" w:sz="0" w:space="0" w:color="auto"/>
            <w:left w:val="none" w:sz="0" w:space="0" w:color="auto"/>
            <w:bottom w:val="none" w:sz="0" w:space="0" w:color="auto"/>
            <w:right w:val="none" w:sz="0" w:space="0" w:color="auto"/>
          </w:divBdr>
        </w:div>
        <w:div w:id="1403141185">
          <w:marLeft w:val="0"/>
          <w:marRight w:val="0"/>
          <w:marTop w:val="0"/>
          <w:marBottom w:val="0"/>
          <w:divBdr>
            <w:top w:val="none" w:sz="0" w:space="0" w:color="auto"/>
            <w:left w:val="none" w:sz="0" w:space="0" w:color="auto"/>
            <w:bottom w:val="none" w:sz="0" w:space="0" w:color="auto"/>
            <w:right w:val="none" w:sz="0" w:space="0" w:color="auto"/>
          </w:divBdr>
        </w:div>
        <w:div w:id="684867935">
          <w:marLeft w:val="0"/>
          <w:marRight w:val="0"/>
          <w:marTop w:val="0"/>
          <w:marBottom w:val="0"/>
          <w:divBdr>
            <w:top w:val="none" w:sz="0" w:space="0" w:color="auto"/>
            <w:left w:val="none" w:sz="0" w:space="0" w:color="auto"/>
            <w:bottom w:val="none" w:sz="0" w:space="0" w:color="auto"/>
            <w:right w:val="none" w:sz="0" w:space="0" w:color="auto"/>
          </w:divBdr>
        </w:div>
        <w:div w:id="1677418959">
          <w:marLeft w:val="0"/>
          <w:marRight w:val="0"/>
          <w:marTop w:val="0"/>
          <w:marBottom w:val="0"/>
          <w:divBdr>
            <w:top w:val="none" w:sz="0" w:space="0" w:color="auto"/>
            <w:left w:val="none" w:sz="0" w:space="0" w:color="auto"/>
            <w:bottom w:val="none" w:sz="0" w:space="0" w:color="auto"/>
            <w:right w:val="none" w:sz="0" w:space="0" w:color="auto"/>
          </w:divBdr>
        </w:div>
        <w:div w:id="1604724323">
          <w:marLeft w:val="0"/>
          <w:marRight w:val="0"/>
          <w:marTop w:val="0"/>
          <w:marBottom w:val="0"/>
          <w:divBdr>
            <w:top w:val="none" w:sz="0" w:space="0" w:color="auto"/>
            <w:left w:val="none" w:sz="0" w:space="0" w:color="auto"/>
            <w:bottom w:val="none" w:sz="0" w:space="0" w:color="auto"/>
            <w:right w:val="none" w:sz="0" w:space="0" w:color="auto"/>
          </w:divBdr>
        </w:div>
        <w:div w:id="848523223">
          <w:marLeft w:val="0"/>
          <w:marRight w:val="0"/>
          <w:marTop w:val="0"/>
          <w:marBottom w:val="0"/>
          <w:divBdr>
            <w:top w:val="none" w:sz="0" w:space="0" w:color="auto"/>
            <w:left w:val="none" w:sz="0" w:space="0" w:color="auto"/>
            <w:bottom w:val="none" w:sz="0" w:space="0" w:color="auto"/>
            <w:right w:val="none" w:sz="0" w:space="0" w:color="auto"/>
          </w:divBdr>
        </w:div>
        <w:div w:id="1084689673">
          <w:marLeft w:val="0"/>
          <w:marRight w:val="0"/>
          <w:marTop w:val="0"/>
          <w:marBottom w:val="0"/>
          <w:divBdr>
            <w:top w:val="none" w:sz="0" w:space="0" w:color="auto"/>
            <w:left w:val="none" w:sz="0" w:space="0" w:color="auto"/>
            <w:bottom w:val="none" w:sz="0" w:space="0" w:color="auto"/>
            <w:right w:val="none" w:sz="0" w:space="0" w:color="auto"/>
          </w:divBdr>
        </w:div>
        <w:div w:id="350299687">
          <w:marLeft w:val="0"/>
          <w:marRight w:val="0"/>
          <w:marTop w:val="0"/>
          <w:marBottom w:val="0"/>
          <w:divBdr>
            <w:top w:val="none" w:sz="0" w:space="0" w:color="auto"/>
            <w:left w:val="none" w:sz="0" w:space="0" w:color="auto"/>
            <w:bottom w:val="none" w:sz="0" w:space="0" w:color="auto"/>
            <w:right w:val="none" w:sz="0" w:space="0" w:color="auto"/>
          </w:divBdr>
        </w:div>
        <w:div w:id="675495062">
          <w:marLeft w:val="0"/>
          <w:marRight w:val="0"/>
          <w:marTop w:val="0"/>
          <w:marBottom w:val="0"/>
          <w:divBdr>
            <w:top w:val="none" w:sz="0" w:space="0" w:color="auto"/>
            <w:left w:val="none" w:sz="0" w:space="0" w:color="auto"/>
            <w:bottom w:val="none" w:sz="0" w:space="0" w:color="auto"/>
            <w:right w:val="none" w:sz="0" w:space="0" w:color="auto"/>
          </w:divBdr>
        </w:div>
        <w:div w:id="1596746171">
          <w:marLeft w:val="0"/>
          <w:marRight w:val="0"/>
          <w:marTop w:val="0"/>
          <w:marBottom w:val="0"/>
          <w:divBdr>
            <w:top w:val="none" w:sz="0" w:space="0" w:color="auto"/>
            <w:left w:val="none" w:sz="0" w:space="0" w:color="auto"/>
            <w:bottom w:val="none" w:sz="0" w:space="0" w:color="auto"/>
            <w:right w:val="none" w:sz="0" w:space="0" w:color="auto"/>
          </w:divBdr>
        </w:div>
        <w:div w:id="1393692550">
          <w:marLeft w:val="0"/>
          <w:marRight w:val="0"/>
          <w:marTop w:val="0"/>
          <w:marBottom w:val="0"/>
          <w:divBdr>
            <w:top w:val="none" w:sz="0" w:space="0" w:color="auto"/>
            <w:left w:val="none" w:sz="0" w:space="0" w:color="auto"/>
            <w:bottom w:val="none" w:sz="0" w:space="0" w:color="auto"/>
            <w:right w:val="none" w:sz="0" w:space="0" w:color="auto"/>
          </w:divBdr>
        </w:div>
        <w:div w:id="223420732">
          <w:marLeft w:val="0"/>
          <w:marRight w:val="0"/>
          <w:marTop w:val="0"/>
          <w:marBottom w:val="0"/>
          <w:divBdr>
            <w:top w:val="none" w:sz="0" w:space="0" w:color="auto"/>
            <w:left w:val="none" w:sz="0" w:space="0" w:color="auto"/>
            <w:bottom w:val="none" w:sz="0" w:space="0" w:color="auto"/>
            <w:right w:val="none" w:sz="0" w:space="0" w:color="auto"/>
          </w:divBdr>
        </w:div>
        <w:div w:id="54743510">
          <w:marLeft w:val="0"/>
          <w:marRight w:val="0"/>
          <w:marTop w:val="0"/>
          <w:marBottom w:val="0"/>
          <w:divBdr>
            <w:top w:val="none" w:sz="0" w:space="0" w:color="auto"/>
            <w:left w:val="none" w:sz="0" w:space="0" w:color="auto"/>
            <w:bottom w:val="none" w:sz="0" w:space="0" w:color="auto"/>
            <w:right w:val="none" w:sz="0" w:space="0" w:color="auto"/>
          </w:divBdr>
        </w:div>
        <w:div w:id="792285955">
          <w:marLeft w:val="0"/>
          <w:marRight w:val="0"/>
          <w:marTop w:val="0"/>
          <w:marBottom w:val="0"/>
          <w:divBdr>
            <w:top w:val="none" w:sz="0" w:space="0" w:color="auto"/>
            <w:left w:val="none" w:sz="0" w:space="0" w:color="auto"/>
            <w:bottom w:val="none" w:sz="0" w:space="0" w:color="auto"/>
            <w:right w:val="none" w:sz="0" w:space="0" w:color="auto"/>
          </w:divBdr>
        </w:div>
        <w:div w:id="947008902">
          <w:marLeft w:val="0"/>
          <w:marRight w:val="0"/>
          <w:marTop w:val="0"/>
          <w:marBottom w:val="0"/>
          <w:divBdr>
            <w:top w:val="none" w:sz="0" w:space="0" w:color="auto"/>
            <w:left w:val="none" w:sz="0" w:space="0" w:color="auto"/>
            <w:bottom w:val="none" w:sz="0" w:space="0" w:color="auto"/>
            <w:right w:val="none" w:sz="0" w:space="0" w:color="auto"/>
          </w:divBdr>
        </w:div>
        <w:div w:id="1661890087">
          <w:marLeft w:val="0"/>
          <w:marRight w:val="0"/>
          <w:marTop w:val="0"/>
          <w:marBottom w:val="0"/>
          <w:divBdr>
            <w:top w:val="none" w:sz="0" w:space="0" w:color="auto"/>
            <w:left w:val="none" w:sz="0" w:space="0" w:color="auto"/>
            <w:bottom w:val="none" w:sz="0" w:space="0" w:color="auto"/>
            <w:right w:val="none" w:sz="0" w:space="0" w:color="auto"/>
          </w:divBdr>
        </w:div>
        <w:div w:id="1963031853">
          <w:marLeft w:val="0"/>
          <w:marRight w:val="0"/>
          <w:marTop w:val="0"/>
          <w:marBottom w:val="0"/>
          <w:divBdr>
            <w:top w:val="none" w:sz="0" w:space="0" w:color="auto"/>
            <w:left w:val="none" w:sz="0" w:space="0" w:color="auto"/>
            <w:bottom w:val="none" w:sz="0" w:space="0" w:color="auto"/>
            <w:right w:val="none" w:sz="0" w:space="0" w:color="auto"/>
          </w:divBdr>
        </w:div>
        <w:div w:id="1365906036">
          <w:marLeft w:val="0"/>
          <w:marRight w:val="0"/>
          <w:marTop w:val="0"/>
          <w:marBottom w:val="0"/>
          <w:divBdr>
            <w:top w:val="none" w:sz="0" w:space="0" w:color="auto"/>
            <w:left w:val="none" w:sz="0" w:space="0" w:color="auto"/>
            <w:bottom w:val="none" w:sz="0" w:space="0" w:color="auto"/>
            <w:right w:val="none" w:sz="0" w:space="0" w:color="auto"/>
          </w:divBdr>
        </w:div>
        <w:div w:id="19165704">
          <w:marLeft w:val="0"/>
          <w:marRight w:val="0"/>
          <w:marTop w:val="0"/>
          <w:marBottom w:val="0"/>
          <w:divBdr>
            <w:top w:val="none" w:sz="0" w:space="0" w:color="auto"/>
            <w:left w:val="none" w:sz="0" w:space="0" w:color="auto"/>
            <w:bottom w:val="none" w:sz="0" w:space="0" w:color="auto"/>
            <w:right w:val="none" w:sz="0" w:space="0" w:color="auto"/>
          </w:divBdr>
        </w:div>
        <w:div w:id="1012294113">
          <w:marLeft w:val="0"/>
          <w:marRight w:val="0"/>
          <w:marTop w:val="0"/>
          <w:marBottom w:val="0"/>
          <w:divBdr>
            <w:top w:val="none" w:sz="0" w:space="0" w:color="auto"/>
            <w:left w:val="none" w:sz="0" w:space="0" w:color="auto"/>
            <w:bottom w:val="none" w:sz="0" w:space="0" w:color="auto"/>
            <w:right w:val="none" w:sz="0" w:space="0" w:color="auto"/>
          </w:divBdr>
        </w:div>
        <w:div w:id="510071508">
          <w:marLeft w:val="0"/>
          <w:marRight w:val="0"/>
          <w:marTop w:val="0"/>
          <w:marBottom w:val="0"/>
          <w:divBdr>
            <w:top w:val="none" w:sz="0" w:space="0" w:color="auto"/>
            <w:left w:val="none" w:sz="0" w:space="0" w:color="auto"/>
            <w:bottom w:val="none" w:sz="0" w:space="0" w:color="auto"/>
            <w:right w:val="none" w:sz="0" w:space="0" w:color="auto"/>
          </w:divBdr>
        </w:div>
        <w:div w:id="1292636877">
          <w:marLeft w:val="0"/>
          <w:marRight w:val="0"/>
          <w:marTop w:val="0"/>
          <w:marBottom w:val="0"/>
          <w:divBdr>
            <w:top w:val="none" w:sz="0" w:space="0" w:color="auto"/>
            <w:left w:val="none" w:sz="0" w:space="0" w:color="auto"/>
            <w:bottom w:val="none" w:sz="0" w:space="0" w:color="auto"/>
            <w:right w:val="none" w:sz="0" w:space="0" w:color="auto"/>
          </w:divBdr>
        </w:div>
        <w:div w:id="1337341565">
          <w:marLeft w:val="0"/>
          <w:marRight w:val="0"/>
          <w:marTop w:val="0"/>
          <w:marBottom w:val="0"/>
          <w:divBdr>
            <w:top w:val="none" w:sz="0" w:space="0" w:color="auto"/>
            <w:left w:val="none" w:sz="0" w:space="0" w:color="auto"/>
            <w:bottom w:val="none" w:sz="0" w:space="0" w:color="auto"/>
            <w:right w:val="none" w:sz="0" w:space="0" w:color="auto"/>
          </w:divBdr>
        </w:div>
        <w:div w:id="1833638689">
          <w:marLeft w:val="0"/>
          <w:marRight w:val="0"/>
          <w:marTop w:val="0"/>
          <w:marBottom w:val="0"/>
          <w:divBdr>
            <w:top w:val="none" w:sz="0" w:space="0" w:color="auto"/>
            <w:left w:val="none" w:sz="0" w:space="0" w:color="auto"/>
            <w:bottom w:val="none" w:sz="0" w:space="0" w:color="auto"/>
            <w:right w:val="none" w:sz="0" w:space="0" w:color="auto"/>
          </w:divBdr>
        </w:div>
        <w:div w:id="1098327361">
          <w:marLeft w:val="0"/>
          <w:marRight w:val="0"/>
          <w:marTop w:val="0"/>
          <w:marBottom w:val="0"/>
          <w:divBdr>
            <w:top w:val="none" w:sz="0" w:space="0" w:color="auto"/>
            <w:left w:val="none" w:sz="0" w:space="0" w:color="auto"/>
            <w:bottom w:val="none" w:sz="0" w:space="0" w:color="auto"/>
            <w:right w:val="none" w:sz="0" w:space="0" w:color="auto"/>
          </w:divBdr>
        </w:div>
        <w:div w:id="901522239">
          <w:marLeft w:val="0"/>
          <w:marRight w:val="0"/>
          <w:marTop w:val="0"/>
          <w:marBottom w:val="0"/>
          <w:divBdr>
            <w:top w:val="none" w:sz="0" w:space="0" w:color="auto"/>
            <w:left w:val="none" w:sz="0" w:space="0" w:color="auto"/>
            <w:bottom w:val="none" w:sz="0" w:space="0" w:color="auto"/>
            <w:right w:val="none" w:sz="0" w:space="0" w:color="auto"/>
          </w:divBdr>
        </w:div>
        <w:div w:id="1239293229">
          <w:marLeft w:val="0"/>
          <w:marRight w:val="0"/>
          <w:marTop w:val="0"/>
          <w:marBottom w:val="0"/>
          <w:divBdr>
            <w:top w:val="none" w:sz="0" w:space="0" w:color="auto"/>
            <w:left w:val="none" w:sz="0" w:space="0" w:color="auto"/>
            <w:bottom w:val="none" w:sz="0" w:space="0" w:color="auto"/>
            <w:right w:val="none" w:sz="0" w:space="0" w:color="auto"/>
          </w:divBdr>
        </w:div>
        <w:div w:id="1429616087">
          <w:marLeft w:val="0"/>
          <w:marRight w:val="0"/>
          <w:marTop w:val="0"/>
          <w:marBottom w:val="0"/>
          <w:divBdr>
            <w:top w:val="none" w:sz="0" w:space="0" w:color="auto"/>
            <w:left w:val="none" w:sz="0" w:space="0" w:color="auto"/>
            <w:bottom w:val="none" w:sz="0" w:space="0" w:color="auto"/>
            <w:right w:val="none" w:sz="0" w:space="0" w:color="auto"/>
          </w:divBdr>
        </w:div>
        <w:div w:id="521942559">
          <w:marLeft w:val="0"/>
          <w:marRight w:val="0"/>
          <w:marTop w:val="0"/>
          <w:marBottom w:val="0"/>
          <w:divBdr>
            <w:top w:val="none" w:sz="0" w:space="0" w:color="auto"/>
            <w:left w:val="none" w:sz="0" w:space="0" w:color="auto"/>
            <w:bottom w:val="none" w:sz="0" w:space="0" w:color="auto"/>
            <w:right w:val="none" w:sz="0" w:space="0" w:color="auto"/>
          </w:divBdr>
        </w:div>
        <w:div w:id="1721858498">
          <w:marLeft w:val="0"/>
          <w:marRight w:val="0"/>
          <w:marTop w:val="0"/>
          <w:marBottom w:val="0"/>
          <w:divBdr>
            <w:top w:val="none" w:sz="0" w:space="0" w:color="auto"/>
            <w:left w:val="none" w:sz="0" w:space="0" w:color="auto"/>
            <w:bottom w:val="none" w:sz="0" w:space="0" w:color="auto"/>
            <w:right w:val="none" w:sz="0" w:space="0" w:color="auto"/>
          </w:divBdr>
        </w:div>
        <w:div w:id="932788111">
          <w:marLeft w:val="0"/>
          <w:marRight w:val="0"/>
          <w:marTop w:val="0"/>
          <w:marBottom w:val="0"/>
          <w:divBdr>
            <w:top w:val="none" w:sz="0" w:space="0" w:color="auto"/>
            <w:left w:val="none" w:sz="0" w:space="0" w:color="auto"/>
            <w:bottom w:val="none" w:sz="0" w:space="0" w:color="auto"/>
            <w:right w:val="none" w:sz="0" w:space="0" w:color="auto"/>
          </w:divBdr>
        </w:div>
        <w:div w:id="2058967803">
          <w:marLeft w:val="0"/>
          <w:marRight w:val="0"/>
          <w:marTop w:val="0"/>
          <w:marBottom w:val="0"/>
          <w:divBdr>
            <w:top w:val="none" w:sz="0" w:space="0" w:color="auto"/>
            <w:left w:val="none" w:sz="0" w:space="0" w:color="auto"/>
            <w:bottom w:val="none" w:sz="0" w:space="0" w:color="auto"/>
            <w:right w:val="none" w:sz="0" w:space="0" w:color="auto"/>
          </w:divBdr>
        </w:div>
        <w:div w:id="1849637006">
          <w:marLeft w:val="0"/>
          <w:marRight w:val="0"/>
          <w:marTop w:val="0"/>
          <w:marBottom w:val="0"/>
          <w:divBdr>
            <w:top w:val="none" w:sz="0" w:space="0" w:color="auto"/>
            <w:left w:val="none" w:sz="0" w:space="0" w:color="auto"/>
            <w:bottom w:val="none" w:sz="0" w:space="0" w:color="auto"/>
            <w:right w:val="none" w:sz="0" w:space="0" w:color="auto"/>
          </w:divBdr>
        </w:div>
        <w:div w:id="860436247">
          <w:marLeft w:val="0"/>
          <w:marRight w:val="0"/>
          <w:marTop w:val="0"/>
          <w:marBottom w:val="0"/>
          <w:divBdr>
            <w:top w:val="none" w:sz="0" w:space="0" w:color="auto"/>
            <w:left w:val="none" w:sz="0" w:space="0" w:color="auto"/>
            <w:bottom w:val="none" w:sz="0" w:space="0" w:color="auto"/>
            <w:right w:val="none" w:sz="0" w:space="0" w:color="auto"/>
          </w:divBdr>
        </w:div>
        <w:div w:id="329599850">
          <w:marLeft w:val="0"/>
          <w:marRight w:val="0"/>
          <w:marTop w:val="0"/>
          <w:marBottom w:val="0"/>
          <w:divBdr>
            <w:top w:val="none" w:sz="0" w:space="0" w:color="auto"/>
            <w:left w:val="none" w:sz="0" w:space="0" w:color="auto"/>
            <w:bottom w:val="none" w:sz="0" w:space="0" w:color="auto"/>
            <w:right w:val="none" w:sz="0" w:space="0" w:color="auto"/>
          </w:divBdr>
        </w:div>
        <w:div w:id="1003433378">
          <w:marLeft w:val="0"/>
          <w:marRight w:val="0"/>
          <w:marTop w:val="0"/>
          <w:marBottom w:val="0"/>
          <w:divBdr>
            <w:top w:val="none" w:sz="0" w:space="0" w:color="auto"/>
            <w:left w:val="none" w:sz="0" w:space="0" w:color="auto"/>
            <w:bottom w:val="none" w:sz="0" w:space="0" w:color="auto"/>
            <w:right w:val="none" w:sz="0" w:space="0" w:color="auto"/>
          </w:divBdr>
        </w:div>
        <w:div w:id="1076393168">
          <w:marLeft w:val="0"/>
          <w:marRight w:val="0"/>
          <w:marTop w:val="0"/>
          <w:marBottom w:val="0"/>
          <w:divBdr>
            <w:top w:val="none" w:sz="0" w:space="0" w:color="auto"/>
            <w:left w:val="none" w:sz="0" w:space="0" w:color="auto"/>
            <w:bottom w:val="none" w:sz="0" w:space="0" w:color="auto"/>
            <w:right w:val="none" w:sz="0" w:space="0" w:color="auto"/>
          </w:divBdr>
        </w:div>
        <w:div w:id="1900628339">
          <w:marLeft w:val="0"/>
          <w:marRight w:val="0"/>
          <w:marTop w:val="0"/>
          <w:marBottom w:val="0"/>
          <w:divBdr>
            <w:top w:val="none" w:sz="0" w:space="0" w:color="auto"/>
            <w:left w:val="none" w:sz="0" w:space="0" w:color="auto"/>
            <w:bottom w:val="none" w:sz="0" w:space="0" w:color="auto"/>
            <w:right w:val="none" w:sz="0" w:space="0" w:color="auto"/>
          </w:divBdr>
        </w:div>
        <w:div w:id="1807040744">
          <w:marLeft w:val="0"/>
          <w:marRight w:val="0"/>
          <w:marTop w:val="0"/>
          <w:marBottom w:val="0"/>
          <w:divBdr>
            <w:top w:val="none" w:sz="0" w:space="0" w:color="auto"/>
            <w:left w:val="none" w:sz="0" w:space="0" w:color="auto"/>
            <w:bottom w:val="none" w:sz="0" w:space="0" w:color="auto"/>
            <w:right w:val="none" w:sz="0" w:space="0" w:color="auto"/>
          </w:divBdr>
        </w:div>
        <w:div w:id="321469671">
          <w:marLeft w:val="0"/>
          <w:marRight w:val="0"/>
          <w:marTop w:val="0"/>
          <w:marBottom w:val="0"/>
          <w:divBdr>
            <w:top w:val="none" w:sz="0" w:space="0" w:color="auto"/>
            <w:left w:val="none" w:sz="0" w:space="0" w:color="auto"/>
            <w:bottom w:val="none" w:sz="0" w:space="0" w:color="auto"/>
            <w:right w:val="none" w:sz="0" w:space="0" w:color="auto"/>
          </w:divBdr>
        </w:div>
        <w:div w:id="1958179939">
          <w:marLeft w:val="0"/>
          <w:marRight w:val="0"/>
          <w:marTop w:val="0"/>
          <w:marBottom w:val="0"/>
          <w:divBdr>
            <w:top w:val="none" w:sz="0" w:space="0" w:color="auto"/>
            <w:left w:val="none" w:sz="0" w:space="0" w:color="auto"/>
            <w:bottom w:val="none" w:sz="0" w:space="0" w:color="auto"/>
            <w:right w:val="none" w:sz="0" w:space="0" w:color="auto"/>
          </w:divBdr>
        </w:div>
        <w:div w:id="804008374">
          <w:marLeft w:val="0"/>
          <w:marRight w:val="0"/>
          <w:marTop w:val="0"/>
          <w:marBottom w:val="0"/>
          <w:divBdr>
            <w:top w:val="none" w:sz="0" w:space="0" w:color="auto"/>
            <w:left w:val="none" w:sz="0" w:space="0" w:color="auto"/>
            <w:bottom w:val="none" w:sz="0" w:space="0" w:color="auto"/>
            <w:right w:val="none" w:sz="0" w:space="0" w:color="auto"/>
          </w:divBdr>
        </w:div>
        <w:div w:id="453521790">
          <w:marLeft w:val="0"/>
          <w:marRight w:val="0"/>
          <w:marTop w:val="0"/>
          <w:marBottom w:val="0"/>
          <w:divBdr>
            <w:top w:val="none" w:sz="0" w:space="0" w:color="auto"/>
            <w:left w:val="none" w:sz="0" w:space="0" w:color="auto"/>
            <w:bottom w:val="none" w:sz="0" w:space="0" w:color="auto"/>
            <w:right w:val="none" w:sz="0" w:space="0" w:color="auto"/>
          </w:divBdr>
        </w:div>
        <w:div w:id="1055159310">
          <w:marLeft w:val="0"/>
          <w:marRight w:val="0"/>
          <w:marTop w:val="0"/>
          <w:marBottom w:val="0"/>
          <w:divBdr>
            <w:top w:val="none" w:sz="0" w:space="0" w:color="auto"/>
            <w:left w:val="none" w:sz="0" w:space="0" w:color="auto"/>
            <w:bottom w:val="none" w:sz="0" w:space="0" w:color="auto"/>
            <w:right w:val="none" w:sz="0" w:space="0" w:color="auto"/>
          </w:divBdr>
        </w:div>
        <w:div w:id="1473015589">
          <w:marLeft w:val="0"/>
          <w:marRight w:val="0"/>
          <w:marTop w:val="0"/>
          <w:marBottom w:val="0"/>
          <w:divBdr>
            <w:top w:val="none" w:sz="0" w:space="0" w:color="auto"/>
            <w:left w:val="none" w:sz="0" w:space="0" w:color="auto"/>
            <w:bottom w:val="none" w:sz="0" w:space="0" w:color="auto"/>
            <w:right w:val="none" w:sz="0" w:space="0" w:color="auto"/>
          </w:divBdr>
        </w:div>
        <w:div w:id="1971011303">
          <w:marLeft w:val="0"/>
          <w:marRight w:val="0"/>
          <w:marTop w:val="0"/>
          <w:marBottom w:val="0"/>
          <w:divBdr>
            <w:top w:val="none" w:sz="0" w:space="0" w:color="auto"/>
            <w:left w:val="none" w:sz="0" w:space="0" w:color="auto"/>
            <w:bottom w:val="none" w:sz="0" w:space="0" w:color="auto"/>
            <w:right w:val="none" w:sz="0" w:space="0" w:color="auto"/>
          </w:divBdr>
        </w:div>
        <w:div w:id="1370448479">
          <w:marLeft w:val="0"/>
          <w:marRight w:val="0"/>
          <w:marTop w:val="0"/>
          <w:marBottom w:val="0"/>
          <w:divBdr>
            <w:top w:val="none" w:sz="0" w:space="0" w:color="auto"/>
            <w:left w:val="none" w:sz="0" w:space="0" w:color="auto"/>
            <w:bottom w:val="none" w:sz="0" w:space="0" w:color="auto"/>
            <w:right w:val="none" w:sz="0" w:space="0" w:color="auto"/>
          </w:divBdr>
        </w:div>
        <w:div w:id="1999186339">
          <w:marLeft w:val="0"/>
          <w:marRight w:val="0"/>
          <w:marTop w:val="0"/>
          <w:marBottom w:val="0"/>
          <w:divBdr>
            <w:top w:val="none" w:sz="0" w:space="0" w:color="auto"/>
            <w:left w:val="none" w:sz="0" w:space="0" w:color="auto"/>
            <w:bottom w:val="none" w:sz="0" w:space="0" w:color="auto"/>
            <w:right w:val="none" w:sz="0" w:space="0" w:color="auto"/>
          </w:divBdr>
        </w:div>
        <w:div w:id="1936666634">
          <w:marLeft w:val="0"/>
          <w:marRight w:val="0"/>
          <w:marTop w:val="0"/>
          <w:marBottom w:val="0"/>
          <w:divBdr>
            <w:top w:val="none" w:sz="0" w:space="0" w:color="auto"/>
            <w:left w:val="none" w:sz="0" w:space="0" w:color="auto"/>
            <w:bottom w:val="none" w:sz="0" w:space="0" w:color="auto"/>
            <w:right w:val="none" w:sz="0" w:space="0" w:color="auto"/>
          </w:divBdr>
        </w:div>
        <w:div w:id="212546279">
          <w:marLeft w:val="0"/>
          <w:marRight w:val="0"/>
          <w:marTop w:val="0"/>
          <w:marBottom w:val="0"/>
          <w:divBdr>
            <w:top w:val="none" w:sz="0" w:space="0" w:color="auto"/>
            <w:left w:val="none" w:sz="0" w:space="0" w:color="auto"/>
            <w:bottom w:val="none" w:sz="0" w:space="0" w:color="auto"/>
            <w:right w:val="none" w:sz="0" w:space="0" w:color="auto"/>
          </w:divBdr>
        </w:div>
        <w:div w:id="1698768930">
          <w:marLeft w:val="0"/>
          <w:marRight w:val="0"/>
          <w:marTop w:val="0"/>
          <w:marBottom w:val="0"/>
          <w:divBdr>
            <w:top w:val="none" w:sz="0" w:space="0" w:color="auto"/>
            <w:left w:val="none" w:sz="0" w:space="0" w:color="auto"/>
            <w:bottom w:val="none" w:sz="0" w:space="0" w:color="auto"/>
            <w:right w:val="none" w:sz="0" w:space="0" w:color="auto"/>
          </w:divBdr>
        </w:div>
        <w:div w:id="858085255">
          <w:marLeft w:val="0"/>
          <w:marRight w:val="0"/>
          <w:marTop w:val="0"/>
          <w:marBottom w:val="0"/>
          <w:divBdr>
            <w:top w:val="none" w:sz="0" w:space="0" w:color="auto"/>
            <w:left w:val="none" w:sz="0" w:space="0" w:color="auto"/>
            <w:bottom w:val="none" w:sz="0" w:space="0" w:color="auto"/>
            <w:right w:val="none" w:sz="0" w:space="0" w:color="auto"/>
          </w:divBdr>
        </w:div>
        <w:div w:id="56058188">
          <w:marLeft w:val="0"/>
          <w:marRight w:val="0"/>
          <w:marTop w:val="0"/>
          <w:marBottom w:val="0"/>
          <w:divBdr>
            <w:top w:val="none" w:sz="0" w:space="0" w:color="auto"/>
            <w:left w:val="none" w:sz="0" w:space="0" w:color="auto"/>
            <w:bottom w:val="none" w:sz="0" w:space="0" w:color="auto"/>
            <w:right w:val="none" w:sz="0" w:space="0" w:color="auto"/>
          </w:divBdr>
        </w:div>
        <w:div w:id="1351761949">
          <w:marLeft w:val="0"/>
          <w:marRight w:val="0"/>
          <w:marTop w:val="0"/>
          <w:marBottom w:val="0"/>
          <w:divBdr>
            <w:top w:val="none" w:sz="0" w:space="0" w:color="auto"/>
            <w:left w:val="none" w:sz="0" w:space="0" w:color="auto"/>
            <w:bottom w:val="none" w:sz="0" w:space="0" w:color="auto"/>
            <w:right w:val="none" w:sz="0" w:space="0" w:color="auto"/>
          </w:divBdr>
        </w:div>
        <w:div w:id="556164883">
          <w:marLeft w:val="0"/>
          <w:marRight w:val="0"/>
          <w:marTop w:val="0"/>
          <w:marBottom w:val="0"/>
          <w:divBdr>
            <w:top w:val="none" w:sz="0" w:space="0" w:color="auto"/>
            <w:left w:val="none" w:sz="0" w:space="0" w:color="auto"/>
            <w:bottom w:val="none" w:sz="0" w:space="0" w:color="auto"/>
            <w:right w:val="none" w:sz="0" w:space="0" w:color="auto"/>
          </w:divBdr>
        </w:div>
        <w:div w:id="1751391604">
          <w:marLeft w:val="0"/>
          <w:marRight w:val="0"/>
          <w:marTop w:val="0"/>
          <w:marBottom w:val="0"/>
          <w:divBdr>
            <w:top w:val="none" w:sz="0" w:space="0" w:color="auto"/>
            <w:left w:val="none" w:sz="0" w:space="0" w:color="auto"/>
            <w:bottom w:val="none" w:sz="0" w:space="0" w:color="auto"/>
            <w:right w:val="none" w:sz="0" w:space="0" w:color="auto"/>
          </w:divBdr>
        </w:div>
        <w:div w:id="2132479377">
          <w:marLeft w:val="0"/>
          <w:marRight w:val="0"/>
          <w:marTop w:val="0"/>
          <w:marBottom w:val="0"/>
          <w:divBdr>
            <w:top w:val="none" w:sz="0" w:space="0" w:color="auto"/>
            <w:left w:val="none" w:sz="0" w:space="0" w:color="auto"/>
            <w:bottom w:val="none" w:sz="0" w:space="0" w:color="auto"/>
            <w:right w:val="none" w:sz="0" w:space="0" w:color="auto"/>
          </w:divBdr>
        </w:div>
        <w:div w:id="1926111233">
          <w:marLeft w:val="0"/>
          <w:marRight w:val="0"/>
          <w:marTop w:val="0"/>
          <w:marBottom w:val="0"/>
          <w:divBdr>
            <w:top w:val="none" w:sz="0" w:space="0" w:color="auto"/>
            <w:left w:val="none" w:sz="0" w:space="0" w:color="auto"/>
            <w:bottom w:val="none" w:sz="0" w:space="0" w:color="auto"/>
            <w:right w:val="none" w:sz="0" w:space="0" w:color="auto"/>
          </w:divBdr>
        </w:div>
        <w:div w:id="1520194346">
          <w:marLeft w:val="0"/>
          <w:marRight w:val="0"/>
          <w:marTop w:val="0"/>
          <w:marBottom w:val="0"/>
          <w:divBdr>
            <w:top w:val="none" w:sz="0" w:space="0" w:color="auto"/>
            <w:left w:val="none" w:sz="0" w:space="0" w:color="auto"/>
            <w:bottom w:val="none" w:sz="0" w:space="0" w:color="auto"/>
            <w:right w:val="none" w:sz="0" w:space="0" w:color="auto"/>
          </w:divBdr>
        </w:div>
        <w:div w:id="134572941">
          <w:marLeft w:val="0"/>
          <w:marRight w:val="0"/>
          <w:marTop w:val="0"/>
          <w:marBottom w:val="0"/>
          <w:divBdr>
            <w:top w:val="none" w:sz="0" w:space="0" w:color="auto"/>
            <w:left w:val="none" w:sz="0" w:space="0" w:color="auto"/>
            <w:bottom w:val="none" w:sz="0" w:space="0" w:color="auto"/>
            <w:right w:val="none" w:sz="0" w:space="0" w:color="auto"/>
          </w:divBdr>
        </w:div>
        <w:div w:id="959604522">
          <w:marLeft w:val="0"/>
          <w:marRight w:val="0"/>
          <w:marTop w:val="0"/>
          <w:marBottom w:val="0"/>
          <w:divBdr>
            <w:top w:val="none" w:sz="0" w:space="0" w:color="auto"/>
            <w:left w:val="none" w:sz="0" w:space="0" w:color="auto"/>
            <w:bottom w:val="none" w:sz="0" w:space="0" w:color="auto"/>
            <w:right w:val="none" w:sz="0" w:space="0" w:color="auto"/>
          </w:divBdr>
        </w:div>
        <w:div w:id="1439132245">
          <w:marLeft w:val="0"/>
          <w:marRight w:val="0"/>
          <w:marTop w:val="0"/>
          <w:marBottom w:val="0"/>
          <w:divBdr>
            <w:top w:val="none" w:sz="0" w:space="0" w:color="auto"/>
            <w:left w:val="none" w:sz="0" w:space="0" w:color="auto"/>
            <w:bottom w:val="none" w:sz="0" w:space="0" w:color="auto"/>
            <w:right w:val="none" w:sz="0" w:space="0" w:color="auto"/>
          </w:divBdr>
        </w:div>
        <w:div w:id="1952742215">
          <w:marLeft w:val="0"/>
          <w:marRight w:val="0"/>
          <w:marTop w:val="0"/>
          <w:marBottom w:val="0"/>
          <w:divBdr>
            <w:top w:val="none" w:sz="0" w:space="0" w:color="auto"/>
            <w:left w:val="none" w:sz="0" w:space="0" w:color="auto"/>
            <w:bottom w:val="none" w:sz="0" w:space="0" w:color="auto"/>
            <w:right w:val="none" w:sz="0" w:space="0" w:color="auto"/>
          </w:divBdr>
        </w:div>
        <w:div w:id="2145734964">
          <w:marLeft w:val="0"/>
          <w:marRight w:val="0"/>
          <w:marTop w:val="0"/>
          <w:marBottom w:val="0"/>
          <w:divBdr>
            <w:top w:val="none" w:sz="0" w:space="0" w:color="auto"/>
            <w:left w:val="none" w:sz="0" w:space="0" w:color="auto"/>
            <w:bottom w:val="none" w:sz="0" w:space="0" w:color="auto"/>
            <w:right w:val="none" w:sz="0" w:space="0" w:color="auto"/>
          </w:divBdr>
        </w:div>
        <w:div w:id="1437287868">
          <w:marLeft w:val="0"/>
          <w:marRight w:val="0"/>
          <w:marTop w:val="0"/>
          <w:marBottom w:val="0"/>
          <w:divBdr>
            <w:top w:val="none" w:sz="0" w:space="0" w:color="auto"/>
            <w:left w:val="none" w:sz="0" w:space="0" w:color="auto"/>
            <w:bottom w:val="none" w:sz="0" w:space="0" w:color="auto"/>
            <w:right w:val="none" w:sz="0" w:space="0" w:color="auto"/>
          </w:divBdr>
        </w:div>
        <w:div w:id="1641885365">
          <w:marLeft w:val="0"/>
          <w:marRight w:val="0"/>
          <w:marTop w:val="0"/>
          <w:marBottom w:val="0"/>
          <w:divBdr>
            <w:top w:val="none" w:sz="0" w:space="0" w:color="auto"/>
            <w:left w:val="none" w:sz="0" w:space="0" w:color="auto"/>
            <w:bottom w:val="none" w:sz="0" w:space="0" w:color="auto"/>
            <w:right w:val="none" w:sz="0" w:space="0" w:color="auto"/>
          </w:divBdr>
        </w:div>
        <w:div w:id="1604263626">
          <w:marLeft w:val="0"/>
          <w:marRight w:val="0"/>
          <w:marTop w:val="0"/>
          <w:marBottom w:val="0"/>
          <w:divBdr>
            <w:top w:val="none" w:sz="0" w:space="0" w:color="auto"/>
            <w:left w:val="none" w:sz="0" w:space="0" w:color="auto"/>
            <w:bottom w:val="none" w:sz="0" w:space="0" w:color="auto"/>
            <w:right w:val="none" w:sz="0" w:space="0" w:color="auto"/>
          </w:divBdr>
        </w:div>
        <w:div w:id="1176961888">
          <w:marLeft w:val="0"/>
          <w:marRight w:val="0"/>
          <w:marTop w:val="0"/>
          <w:marBottom w:val="0"/>
          <w:divBdr>
            <w:top w:val="none" w:sz="0" w:space="0" w:color="auto"/>
            <w:left w:val="none" w:sz="0" w:space="0" w:color="auto"/>
            <w:bottom w:val="none" w:sz="0" w:space="0" w:color="auto"/>
            <w:right w:val="none" w:sz="0" w:space="0" w:color="auto"/>
          </w:divBdr>
        </w:div>
        <w:div w:id="253131896">
          <w:marLeft w:val="0"/>
          <w:marRight w:val="0"/>
          <w:marTop w:val="0"/>
          <w:marBottom w:val="0"/>
          <w:divBdr>
            <w:top w:val="none" w:sz="0" w:space="0" w:color="auto"/>
            <w:left w:val="none" w:sz="0" w:space="0" w:color="auto"/>
            <w:bottom w:val="none" w:sz="0" w:space="0" w:color="auto"/>
            <w:right w:val="none" w:sz="0" w:space="0" w:color="auto"/>
          </w:divBdr>
        </w:div>
        <w:div w:id="1016885964">
          <w:marLeft w:val="0"/>
          <w:marRight w:val="0"/>
          <w:marTop w:val="0"/>
          <w:marBottom w:val="0"/>
          <w:divBdr>
            <w:top w:val="none" w:sz="0" w:space="0" w:color="auto"/>
            <w:left w:val="none" w:sz="0" w:space="0" w:color="auto"/>
            <w:bottom w:val="none" w:sz="0" w:space="0" w:color="auto"/>
            <w:right w:val="none" w:sz="0" w:space="0" w:color="auto"/>
          </w:divBdr>
        </w:div>
        <w:div w:id="378477982">
          <w:marLeft w:val="0"/>
          <w:marRight w:val="0"/>
          <w:marTop w:val="0"/>
          <w:marBottom w:val="0"/>
          <w:divBdr>
            <w:top w:val="none" w:sz="0" w:space="0" w:color="auto"/>
            <w:left w:val="none" w:sz="0" w:space="0" w:color="auto"/>
            <w:bottom w:val="none" w:sz="0" w:space="0" w:color="auto"/>
            <w:right w:val="none" w:sz="0" w:space="0" w:color="auto"/>
          </w:divBdr>
        </w:div>
        <w:div w:id="1059865344">
          <w:marLeft w:val="0"/>
          <w:marRight w:val="0"/>
          <w:marTop w:val="0"/>
          <w:marBottom w:val="0"/>
          <w:divBdr>
            <w:top w:val="none" w:sz="0" w:space="0" w:color="auto"/>
            <w:left w:val="none" w:sz="0" w:space="0" w:color="auto"/>
            <w:bottom w:val="none" w:sz="0" w:space="0" w:color="auto"/>
            <w:right w:val="none" w:sz="0" w:space="0" w:color="auto"/>
          </w:divBdr>
        </w:div>
        <w:div w:id="21371823">
          <w:marLeft w:val="0"/>
          <w:marRight w:val="0"/>
          <w:marTop w:val="0"/>
          <w:marBottom w:val="0"/>
          <w:divBdr>
            <w:top w:val="none" w:sz="0" w:space="0" w:color="auto"/>
            <w:left w:val="none" w:sz="0" w:space="0" w:color="auto"/>
            <w:bottom w:val="none" w:sz="0" w:space="0" w:color="auto"/>
            <w:right w:val="none" w:sz="0" w:space="0" w:color="auto"/>
          </w:divBdr>
        </w:div>
        <w:div w:id="157113276">
          <w:marLeft w:val="0"/>
          <w:marRight w:val="0"/>
          <w:marTop w:val="0"/>
          <w:marBottom w:val="0"/>
          <w:divBdr>
            <w:top w:val="none" w:sz="0" w:space="0" w:color="auto"/>
            <w:left w:val="none" w:sz="0" w:space="0" w:color="auto"/>
            <w:bottom w:val="none" w:sz="0" w:space="0" w:color="auto"/>
            <w:right w:val="none" w:sz="0" w:space="0" w:color="auto"/>
          </w:divBdr>
        </w:div>
        <w:div w:id="1682855344">
          <w:marLeft w:val="0"/>
          <w:marRight w:val="0"/>
          <w:marTop w:val="0"/>
          <w:marBottom w:val="0"/>
          <w:divBdr>
            <w:top w:val="none" w:sz="0" w:space="0" w:color="auto"/>
            <w:left w:val="none" w:sz="0" w:space="0" w:color="auto"/>
            <w:bottom w:val="none" w:sz="0" w:space="0" w:color="auto"/>
            <w:right w:val="none" w:sz="0" w:space="0" w:color="auto"/>
          </w:divBdr>
        </w:div>
        <w:div w:id="1785345375">
          <w:marLeft w:val="0"/>
          <w:marRight w:val="0"/>
          <w:marTop w:val="0"/>
          <w:marBottom w:val="0"/>
          <w:divBdr>
            <w:top w:val="none" w:sz="0" w:space="0" w:color="auto"/>
            <w:left w:val="none" w:sz="0" w:space="0" w:color="auto"/>
            <w:bottom w:val="none" w:sz="0" w:space="0" w:color="auto"/>
            <w:right w:val="none" w:sz="0" w:space="0" w:color="auto"/>
          </w:divBdr>
        </w:div>
        <w:div w:id="551120151">
          <w:marLeft w:val="0"/>
          <w:marRight w:val="0"/>
          <w:marTop w:val="0"/>
          <w:marBottom w:val="0"/>
          <w:divBdr>
            <w:top w:val="none" w:sz="0" w:space="0" w:color="auto"/>
            <w:left w:val="none" w:sz="0" w:space="0" w:color="auto"/>
            <w:bottom w:val="none" w:sz="0" w:space="0" w:color="auto"/>
            <w:right w:val="none" w:sz="0" w:space="0" w:color="auto"/>
          </w:divBdr>
        </w:div>
        <w:div w:id="1041974268">
          <w:marLeft w:val="0"/>
          <w:marRight w:val="0"/>
          <w:marTop w:val="0"/>
          <w:marBottom w:val="0"/>
          <w:divBdr>
            <w:top w:val="none" w:sz="0" w:space="0" w:color="auto"/>
            <w:left w:val="none" w:sz="0" w:space="0" w:color="auto"/>
            <w:bottom w:val="none" w:sz="0" w:space="0" w:color="auto"/>
            <w:right w:val="none" w:sz="0" w:space="0" w:color="auto"/>
          </w:divBdr>
        </w:div>
        <w:div w:id="631373954">
          <w:marLeft w:val="0"/>
          <w:marRight w:val="0"/>
          <w:marTop w:val="0"/>
          <w:marBottom w:val="0"/>
          <w:divBdr>
            <w:top w:val="none" w:sz="0" w:space="0" w:color="auto"/>
            <w:left w:val="none" w:sz="0" w:space="0" w:color="auto"/>
            <w:bottom w:val="none" w:sz="0" w:space="0" w:color="auto"/>
            <w:right w:val="none" w:sz="0" w:space="0" w:color="auto"/>
          </w:divBdr>
        </w:div>
        <w:div w:id="1928422423">
          <w:marLeft w:val="0"/>
          <w:marRight w:val="0"/>
          <w:marTop w:val="0"/>
          <w:marBottom w:val="0"/>
          <w:divBdr>
            <w:top w:val="none" w:sz="0" w:space="0" w:color="auto"/>
            <w:left w:val="none" w:sz="0" w:space="0" w:color="auto"/>
            <w:bottom w:val="none" w:sz="0" w:space="0" w:color="auto"/>
            <w:right w:val="none" w:sz="0" w:space="0" w:color="auto"/>
          </w:divBdr>
        </w:div>
        <w:div w:id="1727530694">
          <w:marLeft w:val="0"/>
          <w:marRight w:val="0"/>
          <w:marTop w:val="0"/>
          <w:marBottom w:val="0"/>
          <w:divBdr>
            <w:top w:val="none" w:sz="0" w:space="0" w:color="auto"/>
            <w:left w:val="none" w:sz="0" w:space="0" w:color="auto"/>
            <w:bottom w:val="none" w:sz="0" w:space="0" w:color="auto"/>
            <w:right w:val="none" w:sz="0" w:space="0" w:color="auto"/>
          </w:divBdr>
        </w:div>
        <w:div w:id="1462378978">
          <w:marLeft w:val="0"/>
          <w:marRight w:val="0"/>
          <w:marTop w:val="0"/>
          <w:marBottom w:val="0"/>
          <w:divBdr>
            <w:top w:val="none" w:sz="0" w:space="0" w:color="auto"/>
            <w:left w:val="none" w:sz="0" w:space="0" w:color="auto"/>
            <w:bottom w:val="none" w:sz="0" w:space="0" w:color="auto"/>
            <w:right w:val="none" w:sz="0" w:space="0" w:color="auto"/>
          </w:divBdr>
        </w:div>
        <w:div w:id="2091344457">
          <w:marLeft w:val="0"/>
          <w:marRight w:val="0"/>
          <w:marTop w:val="0"/>
          <w:marBottom w:val="0"/>
          <w:divBdr>
            <w:top w:val="none" w:sz="0" w:space="0" w:color="auto"/>
            <w:left w:val="none" w:sz="0" w:space="0" w:color="auto"/>
            <w:bottom w:val="none" w:sz="0" w:space="0" w:color="auto"/>
            <w:right w:val="none" w:sz="0" w:space="0" w:color="auto"/>
          </w:divBdr>
        </w:div>
        <w:div w:id="914512614">
          <w:marLeft w:val="0"/>
          <w:marRight w:val="0"/>
          <w:marTop w:val="0"/>
          <w:marBottom w:val="0"/>
          <w:divBdr>
            <w:top w:val="none" w:sz="0" w:space="0" w:color="auto"/>
            <w:left w:val="none" w:sz="0" w:space="0" w:color="auto"/>
            <w:bottom w:val="none" w:sz="0" w:space="0" w:color="auto"/>
            <w:right w:val="none" w:sz="0" w:space="0" w:color="auto"/>
          </w:divBdr>
        </w:div>
        <w:div w:id="1124932140">
          <w:marLeft w:val="0"/>
          <w:marRight w:val="0"/>
          <w:marTop w:val="0"/>
          <w:marBottom w:val="0"/>
          <w:divBdr>
            <w:top w:val="none" w:sz="0" w:space="0" w:color="auto"/>
            <w:left w:val="none" w:sz="0" w:space="0" w:color="auto"/>
            <w:bottom w:val="none" w:sz="0" w:space="0" w:color="auto"/>
            <w:right w:val="none" w:sz="0" w:space="0" w:color="auto"/>
          </w:divBdr>
        </w:div>
        <w:div w:id="561214017">
          <w:marLeft w:val="0"/>
          <w:marRight w:val="0"/>
          <w:marTop w:val="0"/>
          <w:marBottom w:val="0"/>
          <w:divBdr>
            <w:top w:val="none" w:sz="0" w:space="0" w:color="auto"/>
            <w:left w:val="none" w:sz="0" w:space="0" w:color="auto"/>
            <w:bottom w:val="none" w:sz="0" w:space="0" w:color="auto"/>
            <w:right w:val="none" w:sz="0" w:space="0" w:color="auto"/>
          </w:divBdr>
        </w:div>
        <w:div w:id="1252078754">
          <w:marLeft w:val="0"/>
          <w:marRight w:val="0"/>
          <w:marTop w:val="0"/>
          <w:marBottom w:val="0"/>
          <w:divBdr>
            <w:top w:val="none" w:sz="0" w:space="0" w:color="auto"/>
            <w:left w:val="none" w:sz="0" w:space="0" w:color="auto"/>
            <w:bottom w:val="none" w:sz="0" w:space="0" w:color="auto"/>
            <w:right w:val="none" w:sz="0" w:space="0" w:color="auto"/>
          </w:divBdr>
        </w:div>
        <w:div w:id="863638747">
          <w:marLeft w:val="0"/>
          <w:marRight w:val="0"/>
          <w:marTop w:val="0"/>
          <w:marBottom w:val="0"/>
          <w:divBdr>
            <w:top w:val="none" w:sz="0" w:space="0" w:color="auto"/>
            <w:left w:val="none" w:sz="0" w:space="0" w:color="auto"/>
            <w:bottom w:val="none" w:sz="0" w:space="0" w:color="auto"/>
            <w:right w:val="none" w:sz="0" w:space="0" w:color="auto"/>
          </w:divBdr>
        </w:div>
        <w:div w:id="555746715">
          <w:marLeft w:val="0"/>
          <w:marRight w:val="0"/>
          <w:marTop w:val="0"/>
          <w:marBottom w:val="0"/>
          <w:divBdr>
            <w:top w:val="none" w:sz="0" w:space="0" w:color="auto"/>
            <w:left w:val="none" w:sz="0" w:space="0" w:color="auto"/>
            <w:bottom w:val="none" w:sz="0" w:space="0" w:color="auto"/>
            <w:right w:val="none" w:sz="0" w:space="0" w:color="auto"/>
          </w:divBdr>
        </w:div>
        <w:div w:id="36588739">
          <w:marLeft w:val="0"/>
          <w:marRight w:val="0"/>
          <w:marTop w:val="0"/>
          <w:marBottom w:val="0"/>
          <w:divBdr>
            <w:top w:val="none" w:sz="0" w:space="0" w:color="auto"/>
            <w:left w:val="none" w:sz="0" w:space="0" w:color="auto"/>
            <w:bottom w:val="none" w:sz="0" w:space="0" w:color="auto"/>
            <w:right w:val="none" w:sz="0" w:space="0" w:color="auto"/>
          </w:divBdr>
        </w:div>
        <w:div w:id="1749502104">
          <w:marLeft w:val="0"/>
          <w:marRight w:val="0"/>
          <w:marTop w:val="0"/>
          <w:marBottom w:val="0"/>
          <w:divBdr>
            <w:top w:val="none" w:sz="0" w:space="0" w:color="auto"/>
            <w:left w:val="none" w:sz="0" w:space="0" w:color="auto"/>
            <w:bottom w:val="none" w:sz="0" w:space="0" w:color="auto"/>
            <w:right w:val="none" w:sz="0" w:space="0" w:color="auto"/>
          </w:divBdr>
        </w:div>
        <w:div w:id="387532463">
          <w:marLeft w:val="0"/>
          <w:marRight w:val="0"/>
          <w:marTop w:val="0"/>
          <w:marBottom w:val="0"/>
          <w:divBdr>
            <w:top w:val="none" w:sz="0" w:space="0" w:color="auto"/>
            <w:left w:val="none" w:sz="0" w:space="0" w:color="auto"/>
            <w:bottom w:val="none" w:sz="0" w:space="0" w:color="auto"/>
            <w:right w:val="none" w:sz="0" w:space="0" w:color="auto"/>
          </w:divBdr>
        </w:div>
        <w:div w:id="1217274025">
          <w:marLeft w:val="0"/>
          <w:marRight w:val="0"/>
          <w:marTop w:val="0"/>
          <w:marBottom w:val="0"/>
          <w:divBdr>
            <w:top w:val="none" w:sz="0" w:space="0" w:color="auto"/>
            <w:left w:val="none" w:sz="0" w:space="0" w:color="auto"/>
            <w:bottom w:val="none" w:sz="0" w:space="0" w:color="auto"/>
            <w:right w:val="none" w:sz="0" w:space="0" w:color="auto"/>
          </w:divBdr>
        </w:div>
        <w:div w:id="120808345">
          <w:marLeft w:val="0"/>
          <w:marRight w:val="0"/>
          <w:marTop w:val="0"/>
          <w:marBottom w:val="0"/>
          <w:divBdr>
            <w:top w:val="none" w:sz="0" w:space="0" w:color="auto"/>
            <w:left w:val="none" w:sz="0" w:space="0" w:color="auto"/>
            <w:bottom w:val="none" w:sz="0" w:space="0" w:color="auto"/>
            <w:right w:val="none" w:sz="0" w:space="0" w:color="auto"/>
          </w:divBdr>
        </w:div>
        <w:div w:id="128018488">
          <w:marLeft w:val="0"/>
          <w:marRight w:val="0"/>
          <w:marTop w:val="0"/>
          <w:marBottom w:val="0"/>
          <w:divBdr>
            <w:top w:val="none" w:sz="0" w:space="0" w:color="auto"/>
            <w:left w:val="none" w:sz="0" w:space="0" w:color="auto"/>
            <w:bottom w:val="none" w:sz="0" w:space="0" w:color="auto"/>
            <w:right w:val="none" w:sz="0" w:space="0" w:color="auto"/>
          </w:divBdr>
        </w:div>
        <w:div w:id="1670865015">
          <w:marLeft w:val="0"/>
          <w:marRight w:val="0"/>
          <w:marTop w:val="0"/>
          <w:marBottom w:val="0"/>
          <w:divBdr>
            <w:top w:val="none" w:sz="0" w:space="0" w:color="auto"/>
            <w:left w:val="none" w:sz="0" w:space="0" w:color="auto"/>
            <w:bottom w:val="none" w:sz="0" w:space="0" w:color="auto"/>
            <w:right w:val="none" w:sz="0" w:space="0" w:color="auto"/>
          </w:divBdr>
        </w:div>
        <w:div w:id="1236815783">
          <w:marLeft w:val="0"/>
          <w:marRight w:val="0"/>
          <w:marTop w:val="0"/>
          <w:marBottom w:val="0"/>
          <w:divBdr>
            <w:top w:val="none" w:sz="0" w:space="0" w:color="auto"/>
            <w:left w:val="none" w:sz="0" w:space="0" w:color="auto"/>
            <w:bottom w:val="none" w:sz="0" w:space="0" w:color="auto"/>
            <w:right w:val="none" w:sz="0" w:space="0" w:color="auto"/>
          </w:divBdr>
        </w:div>
        <w:div w:id="1576474990">
          <w:marLeft w:val="0"/>
          <w:marRight w:val="0"/>
          <w:marTop w:val="0"/>
          <w:marBottom w:val="0"/>
          <w:divBdr>
            <w:top w:val="none" w:sz="0" w:space="0" w:color="auto"/>
            <w:left w:val="none" w:sz="0" w:space="0" w:color="auto"/>
            <w:bottom w:val="none" w:sz="0" w:space="0" w:color="auto"/>
            <w:right w:val="none" w:sz="0" w:space="0" w:color="auto"/>
          </w:divBdr>
        </w:div>
        <w:div w:id="705062600">
          <w:marLeft w:val="0"/>
          <w:marRight w:val="0"/>
          <w:marTop w:val="0"/>
          <w:marBottom w:val="0"/>
          <w:divBdr>
            <w:top w:val="none" w:sz="0" w:space="0" w:color="auto"/>
            <w:left w:val="none" w:sz="0" w:space="0" w:color="auto"/>
            <w:bottom w:val="none" w:sz="0" w:space="0" w:color="auto"/>
            <w:right w:val="none" w:sz="0" w:space="0" w:color="auto"/>
          </w:divBdr>
        </w:div>
        <w:div w:id="755327417">
          <w:marLeft w:val="0"/>
          <w:marRight w:val="0"/>
          <w:marTop w:val="0"/>
          <w:marBottom w:val="0"/>
          <w:divBdr>
            <w:top w:val="none" w:sz="0" w:space="0" w:color="auto"/>
            <w:left w:val="none" w:sz="0" w:space="0" w:color="auto"/>
            <w:bottom w:val="none" w:sz="0" w:space="0" w:color="auto"/>
            <w:right w:val="none" w:sz="0" w:space="0" w:color="auto"/>
          </w:divBdr>
        </w:div>
        <w:div w:id="654578014">
          <w:marLeft w:val="0"/>
          <w:marRight w:val="0"/>
          <w:marTop w:val="0"/>
          <w:marBottom w:val="0"/>
          <w:divBdr>
            <w:top w:val="none" w:sz="0" w:space="0" w:color="auto"/>
            <w:left w:val="none" w:sz="0" w:space="0" w:color="auto"/>
            <w:bottom w:val="none" w:sz="0" w:space="0" w:color="auto"/>
            <w:right w:val="none" w:sz="0" w:space="0" w:color="auto"/>
          </w:divBdr>
        </w:div>
        <w:div w:id="1468089055">
          <w:marLeft w:val="0"/>
          <w:marRight w:val="0"/>
          <w:marTop w:val="0"/>
          <w:marBottom w:val="0"/>
          <w:divBdr>
            <w:top w:val="none" w:sz="0" w:space="0" w:color="auto"/>
            <w:left w:val="none" w:sz="0" w:space="0" w:color="auto"/>
            <w:bottom w:val="none" w:sz="0" w:space="0" w:color="auto"/>
            <w:right w:val="none" w:sz="0" w:space="0" w:color="auto"/>
          </w:divBdr>
        </w:div>
        <w:div w:id="291445419">
          <w:marLeft w:val="0"/>
          <w:marRight w:val="0"/>
          <w:marTop w:val="0"/>
          <w:marBottom w:val="0"/>
          <w:divBdr>
            <w:top w:val="none" w:sz="0" w:space="0" w:color="auto"/>
            <w:left w:val="none" w:sz="0" w:space="0" w:color="auto"/>
            <w:bottom w:val="none" w:sz="0" w:space="0" w:color="auto"/>
            <w:right w:val="none" w:sz="0" w:space="0" w:color="auto"/>
          </w:divBdr>
        </w:div>
        <w:div w:id="425226788">
          <w:marLeft w:val="0"/>
          <w:marRight w:val="0"/>
          <w:marTop w:val="0"/>
          <w:marBottom w:val="0"/>
          <w:divBdr>
            <w:top w:val="none" w:sz="0" w:space="0" w:color="auto"/>
            <w:left w:val="none" w:sz="0" w:space="0" w:color="auto"/>
            <w:bottom w:val="none" w:sz="0" w:space="0" w:color="auto"/>
            <w:right w:val="none" w:sz="0" w:space="0" w:color="auto"/>
          </w:divBdr>
        </w:div>
        <w:div w:id="2069986384">
          <w:marLeft w:val="0"/>
          <w:marRight w:val="0"/>
          <w:marTop w:val="0"/>
          <w:marBottom w:val="0"/>
          <w:divBdr>
            <w:top w:val="none" w:sz="0" w:space="0" w:color="auto"/>
            <w:left w:val="none" w:sz="0" w:space="0" w:color="auto"/>
            <w:bottom w:val="none" w:sz="0" w:space="0" w:color="auto"/>
            <w:right w:val="none" w:sz="0" w:space="0" w:color="auto"/>
          </w:divBdr>
        </w:div>
        <w:div w:id="620113867">
          <w:marLeft w:val="0"/>
          <w:marRight w:val="0"/>
          <w:marTop w:val="0"/>
          <w:marBottom w:val="0"/>
          <w:divBdr>
            <w:top w:val="none" w:sz="0" w:space="0" w:color="auto"/>
            <w:left w:val="none" w:sz="0" w:space="0" w:color="auto"/>
            <w:bottom w:val="none" w:sz="0" w:space="0" w:color="auto"/>
            <w:right w:val="none" w:sz="0" w:space="0" w:color="auto"/>
          </w:divBdr>
        </w:div>
        <w:div w:id="259484543">
          <w:marLeft w:val="0"/>
          <w:marRight w:val="0"/>
          <w:marTop w:val="0"/>
          <w:marBottom w:val="0"/>
          <w:divBdr>
            <w:top w:val="none" w:sz="0" w:space="0" w:color="auto"/>
            <w:left w:val="none" w:sz="0" w:space="0" w:color="auto"/>
            <w:bottom w:val="none" w:sz="0" w:space="0" w:color="auto"/>
            <w:right w:val="none" w:sz="0" w:space="0" w:color="auto"/>
          </w:divBdr>
        </w:div>
        <w:div w:id="2104258326">
          <w:marLeft w:val="0"/>
          <w:marRight w:val="0"/>
          <w:marTop w:val="0"/>
          <w:marBottom w:val="0"/>
          <w:divBdr>
            <w:top w:val="none" w:sz="0" w:space="0" w:color="auto"/>
            <w:left w:val="none" w:sz="0" w:space="0" w:color="auto"/>
            <w:bottom w:val="none" w:sz="0" w:space="0" w:color="auto"/>
            <w:right w:val="none" w:sz="0" w:space="0" w:color="auto"/>
          </w:divBdr>
        </w:div>
        <w:div w:id="1463887108">
          <w:marLeft w:val="0"/>
          <w:marRight w:val="0"/>
          <w:marTop w:val="0"/>
          <w:marBottom w:val="0"/>
          <w:divBdr>
            <w:top w:val="none" w:sz="0" w:space="0" w:color="auto"/>
            <w:left w:val="none" w:sz="0" w:space="0" w:color="auto"/>
            <w:bottom w:val="none" w:sz="0" w:space="0" w:color="auto"/>
            <w:right w:val="none" w:sz="0" w:space="0" w:color="auto"/>
          </w:divBdr>
        </w:div>
        <w:div w:id="725639132">
          <w:marLeft w:val="0"/>
          <w:marRight w:val="0"/>
          <w:marTop w:val="0"/>
          <w:marBottom w:val="0"/>
          <w:divBdr>
            <w:top w:val="none" w:sz="0" w:space="0" w:color="auto"/>
            <w:left w:val="none" w:sz="0" w:space="0" w:color="auto"/>
            <w:bottom w:val="none" w:sz="0" w:space="0" w:color="auto"/>
            <w:right w:val="none" w:sz="0" w:space="0" w:color="auto"/>
          </w:divBdr>
        </w:div>
        <w:div w:id="300236813">
          <w:marLeft w:val="0"/>
          <w:marRight w:val="0"/>
          <w:marTop w:val="0"/>
          <w:marBottom w:val="0"/>
          <w:divBdr>
            <w:top w:val="none" w:sz="0" w:space="0" w:color="auto"/>
            <w:left w:val="none" w:sz="0" w:space="0" w:color="auto"/>
            <w:bottom w:val="none" w:sz="0" w:space="0" w:color="auto"/>
            <w:right w:val="none" w:sz="0" w:space="0" w:color="auto"/>
          </w:divBdr>
        </w:div>
        <w:div w:id="1582132185">
          <w:marLeft w:val="0"/>
          <w:marRight w:val="0"/>
          <w:marTop w:val="0"/>
          <w:marBottom w:val="0"/>
          <w:divBdr>
            <w:top w:val="none" w:sz="0" w:space="0" w:color="auto"/>
            <w:left w:val="none" w:sz="0" w:space="0" w:color="auto"/>
            <w:bottom w:val="none" w:sz="0" w:space="0" w:color="auto"/>
            <w:right w:val="none" w:sz="0" w:space="0" w:color="auto"/>
          </w:divBdr>
        </w:div>
        <w:div w:id="512039811">
          <w:marLeft w:val="0"/>
          <w:marRight w:val="0"/>
          <w:marTop w:val="0"/>
          <w:marBottom w:val="0"/>
          <w:divBdr>
            <w:top w:val="none" w:sz="0" w:space="0" w:color="auto"/>
            <w:left w:val="none" w:sz="0" w:space="0" w:color="auto"/>
            <w:bottom w:val="none" w:sz="0" w:space="0" w:color="auto"/>
            <w:right w:val="none" w:sz="0" w:space="0" w:color="auto"/>
          </w:divBdr>
        </w:div>
        <w:div w:id="141045086">
          <w:marLeft w:val="0"/>
          <w:marRight w:val="0"/>
          <w:marTop w:val="0"/>
          <w:marBottom w:val="0"/>
          <w:divBdr>
            <w:top w:val="none" w:sz="0" w:space="0" w:color="auto"/>
            <w:left w:val="none" w:sz="0" w:space="0" w:color="auto"/>
            <w:bottom w:val="none" w:sz="0" w:space="0" w:color="auto"/>
            <w:right w:val="none" w:sz="0" w:space="0" w:color="auto"/>
          </w:divBdr>
        </w:div>
        <w:div w:id="2117825952">
          <w:marLeft w:val="0"/>
          <w:marRight w:val="0"/>
          <w:marTop w:val="0"/>
          <w:marBottom w:val="0"/>
          <w:divBdr>
            <w:top w:val="none" w:sz="0" w:space="0" w:color="auto"/>
            <w:left w:val="none" w:sz="0" w:space="0" w:color="auto"/>
            <w:bottom w:val="none" w:sz="0" w:space="0" w:color="auto"/>
            <w:right w:val="none" w:sz="0" w:space="0" w:color="auto"/>
          </w:divBdr>
        </w:div>
        <w:div w:id="331370298">
          <w:marLeft w:val="0"/>
          <w:marRight w:val="0"/>
          <w:marTop w:val="0"/>
          <w:marBottom w:val="0"/>
          <w:divBdr>
            <w:top w:val="none" w:sz="0" w:space="0" w:color="auto"/>
            <w:left w:val="none" w:sz="0" w:space="0" w:color="auto"/>
            <w:bottom w:val="none" w:sz="0" w:space="0" w:color="auto"/>
            <w:right w:val="none" w:sz="0" w:space="0" w:color="auto"/>
          </w:divBdr>
        </w:div>
        <w:div w:id="224726502">
          <w:marLeft w:val="0"/>
          <w:marRight w:val="0"/>
          <w:marTop w:val="0"/>
          <w:marBottom w:val="0"/>
          <w:divBdr>
            <w:top w:val="none" w:sz="0" w:space="0" w:color="auto"/>
            <w:left w:val="none" w:sz="0" w:space="0" w:color="auto"/>
            <w:bottom w:val="none" w:sz="0" w:space="0" w:color="auto"/>
            <w:right w:val="none" w:sz="0" w:space="0" w:color="auto"/>
          </w:divBdr>
        </w:div>
        <w:div w:id="727341025">
          <w:marLeft w:val="0"/>
          <w:marRight w:val="0"/>
          <w:marTop w:val="0"/>
          <w:marBottom w:val="0"/>
          <w:divBdr>
            <w:top w:val="none" w:sz="0" w:space="0" w:color="auto"/>
            <w:left w:val="none" w:sz="0" w:space="0" w:color="auto"/>
            <w:bottom w:val="none" w:sz="0" w:space="0" w:color="auto"/>
            <w:right w:val="none" w:sz="0" w:space="0" w:color="auto"/>
          </w:divBdr>
        </w:div>
        <w:div w:id="1707099367">
          <w:marLeft w:val="0"/>
          <w:marRight w:val="0"/>
          <w:marTop w:val="0"/>
          <w:marBottom w:val="0"/>
          <w:divBdr>
            <w:top w:val="none" w:sz="0" w:space="0" w:color="auto"/>
            <w:left w:val="none" w:sz="0" w:space="0" w:color="auto"/>
            <w:bottom w:val="none" w:sz="0" w:space="0" w:color="auto"/>
            <w:right w:val="none" w:sz="0" w:space="0" w:color="auto"/>
          </w:divBdr>
        </w:div>
        <w:div w:id="2012875787">
          <w:marLeft w:val="0"/>
          <w:marRight w:val="0"/>
          <w:marTop w:val="0"/>
          <w:marBottom w:val="0"/>
          <w:divBdr>
            <w:top w:val="none" w:sz="0" w:space="0" w:color="auto"/>
            <w:left w:val="none" w:sz="0" w:space="0" w:color="auto"/>
            <w:bottom w:val="none" w:sz="0" w:space="0" w:color="auto"/>
            <w:right w:val="none" w:sz="0" w:space="0" w:color="auto"/>
          </w:divBdr>
        </w:div>
        <w:div w:id="191918212">
          <w:marLeft w:val="0"/>
          <w:marRight w:val="0"/>
          <w:marTop w:val="0"/>
          <w:marBottom w:val="0"/>
          <w:divBdr>
            <w:top w:val="none" w:sz="0" w:space="0" w:color="auto"/>
            <w:left w:val="none" w:sz="0" w:space="0" w:color="auto"/>
            <w:bottom w:val="none" w:sz="0" w:space="0" w:color="auto"/>
            <w:right w:val="none" w:sz="0" w:space="0" w:color="auto"/>
          </w:divBdr>
        </w:div>
        <w:div w:id="338047359">
          <w:marLeft w:val="0"/>
          <w:marRight w:val="0"/>
          <w:marTop w:val="0"/>
          <w:marBottom w:val="0"/>
          <w:divBdr>
            <w:top w:val="none" w:sz="0" w:space="0" w:color="auto"/>
            <w:left w:val="none" w:sz="0" w:space="0" w:color="auto"/>
            <w:bottom w:val="none" w:sz="0" w:space="0" w:color="auto"/>
            <w:right w:val="none" w:sz="0" w:space="0" w:color="auto"/>
          </w:divBdr>
        </w:div>
        <w:div w:id="1514035236">
          <w:marLeft w:val="0"/>
          <w:marRight w:val="0"/>
          <w:marTop w:val="0"/>
          <w:marBottom w:val="0"/>
          <w:divBdr>
            <w:top w:val="none" w:sz="0" w:space="0" w:color="auto"/>
            <w:left w:val="none" w:sz="0" w:space="0" w:color="auto"/>
            <w:bottom w:val="none" w:sz="0" w:space="0" w:color="auto"/>
            <w:right w:val="none" w:sz="0" w:space="0" w:color="auto"/>
          </w:divBdr>
        </w:div>
        <w:div w:id="173351647">
          <w:marLeft w:val="0"/>
          <w:marRight w:val="0"/>
          <w:marTop w:val="0"/>
          <w:marBottom w:val="0"/>
          <w:divBdr>
            <w:top w:val="none" w:sz="0" w:space="0" w:color="auto"/>
            <w:left w:val="none" w:sz="0" w:space="0" w:color="auto"/>
            <w:bottom w:val="none" w:sz="0" w:space="0" w:color="auto"/>
            <w:right w:val="none" w:sz="0" w:space="0" w:color="auto"/>
          </w:divBdr>
        </w:div>
        <w:div w:id="1294795900">
          <w:marLeft w:val="0"/>
          <w:marRight w:val="0"/>
          <w:marTop w:val="0"/>
          <w:marBottom w:val="0"/>
          <w:divBdr>
            <w:top w:val="none" w:sz="0" w:space="0" w:color="auto"/>
            <w:left w:val="none" w:sz="0" w:space="0" w:color="auto"/>
            <w:bottom w:val="none" w:sz="0" w:space="0" w:color="auto"/>
            <w:right w:val="none" w:sz="0" w:space="0" w:color="auto"/>
          </w:divBdr>
        </w:div>
        <w:div w:id="72699649">
          <w:marLeft w:val="0"/>
          <w:marRight w:val="0"/>
          <w:marTop w:val="0"/>
          <w:marBottom w:val="0"/>
          <w:divBdr>
            <w:top w:val="none" w:sz="0" w:space="0" w:color="auto"/>
            <w:left w:val="none" w:sz="0" w:space="0" w:color="auto"/>
            <w:bottom w:val="none" w:sz="0" w:space="0" w:color="auto"/>
            <w:right w:val="none" w:sz="0" w:space="0" w:color="auto"/>
          </w:divBdr>
        </w:div>
        <w:div w:id="1723599334">
          <w:marLeft w:val="0"/>
          <w:marRight w:val="0"/>
          <w:marTop w:val="0"/>
          <w:marBottom w:val="0"/>
          <w:divBdr>
            <w:top w:val="none" w:sz="0" w:space="0" w:color="auto"/>
            <w:left w:val="none" w:sz="0" w:space="0" w:color="auto"/>
            <w:bottom w:val="none" w:sz="0" w:space="0" w:color="auto"/>
            <w:right w:val="none" w:sz="0" w:space="0" w:color="auto"/>
          </w:divBdr>
        </w:div>
        <w:div w:id="1346906635">
          <w:marLeft w:val="0"/>
          <w:marRight w:val="0"/>
          <w:marTop w:val="0"/>
          <w:marBottom w:val="0"/>
          <w:divBdr>
            <w:top w:val="none" w:sz="0" w:space="0" w:color="auto"/>
            <w:left w:val="none" w:sz="0" w:space="0" w:color="auto"/>
            <w:bottom w:val="none" w:sz="0" w:space="0" w:color="auto"/>
            <w:right w:val="none" w:sz="0" w:space="0" w:color="auto"/>
          </w:divBdr>
        </w:div>
        <w:div w:id="1781559737">
          <w:marLeft w:val="0"/>
          <w:marRight w:val="0"/>
          <w:marTop w:val="0"/>
          <w:marBottom w:val="0"/>
          <w:divBdr>
            <w:top w:val="none" w:sz="0" w:space="0" w:color="auto"/>
            <w:left w:val="none" w:sz="0" w:space="0" w:color="auto"/>
            <w:bottom w:val="none" w:sz="0" w:space="0" w:color="auto"/>
            <w:right w:val="none" w:sz="0" w:space="0" w:color="auto"/>
          </w:divBdr>
        </w:div>
        <w:div w:id="54934806">
          <w:marLeft w:val="0"/>
          <w:marRight w:val="0"/>
          <w:marTop w:val="0"/>
          <w:marBottom w:val="0"/>
          <w:divBdr>
            <w:top w:val="none" w:sz="0" w:space="0" w:color="auto"/>
            <w:left w:val="none" w:sz="0" w:space="0" w:color="auto"/>
            <w:bottom w:val="none" w:sz="0" w:space="0" w:color="auto"/>
            <w:right w:val="none" w:sz="0" w:space="0" w:color="auto"/>
          </w:divBdr>
        </w:div>
        <w:div w:id="532038032">
          <w:marLeft w:val="0"/>
          <w:marRight w:val="0"/>
          <w:marTop w:val="0"/>
          <w:marBottom w:val="0"/>
          <w:divBdr>
            <w:top w:val="none" w:sz="0" w:space="0" w:color="auto"/>
            <w:left w:val="none" w:sz="0" w:space="0" w:color="auto"/>
            <w:bottom w:val="none" w:sz="0" w:space="0" w:color="auto"/>
            <w:right w:val="none" w:sz="0" w:space="0" w:color="auto"/>
          </w:divBdr>
        </w:div>
        <w:div w:id="983854470">
          <w:marLeft w:val="0"/>
          <w:marRight w:val="0"/>
          <w:marTop w:val="0"/>
          <w:marBottom w:val="0"/>
          <w:divBdr>
            <w:top w:val="none" w:sz="0" w:space="0" w:color="auto"/>
            <w:left w:val="none" w:sz="0" w:space="0" w:color="auto"/>
            <w:bottom w:val="none" w:sz="0" w:space="0" w:color="auto"/>
            <w:right w:val="none" w:sz="0" w:space="0" w:color="auto"/>
          </w:divBdr>
        </w:div>
        <w:div w:id="1499274799">
          <w:marLeft w:val="0"/>
          <w:marRight w:val="0"/>
          <w:marTop w:val="0"/>
          <w:marBottom w:val="0"/>
          <w:divBdr>
            <w:top w:val="none" w:sz="0" w:space="0" w:color="auto"/>
            <w:left w:val="none" w:sz="0" w:space="0" w:color="auto"/>
            <w:bottom w:val="none" w:sz="0" w:space="0" w:color="auto"/>
            <w:right w:val="none" w:sz="0" w:space="0" w:color="auto"/>
          </w:divBdr>
        </w:div>
        <w:div w:id="1881090635">
          <w:marLeft w:val="0"/>
          <w:marRight w:val="0"/>
          <w:marTop w:val="0"/>
          <w:marBottom w:val="0"/>
          <w:divBdr>
            <w:top w:val="none" w:sz="0" w:space="0" w:color="auto"/>
            <w:left w:val="none" w:sz="0" w:space="0" w:color="auto"/>
            <w:bottom w:val="none" w:sz="0" w:space="0" w:color="auto"/>
            <w:right w:val="none" w:sz="0" w:space="0" w:color="auto"/>
          </w:divBdr>
        </w:div>
        <w:div w:id="144975933">
          <w:marLeft w:val="0"/>
          <w:marRight w:val="0"/>
          <w:marTop w:val="0"/>
          <w:marBottom w:val="0"/>
          <w:divBdr>
            <w:top w:val="none" w:sz="0" w:space="0" w:color="auto"/>
            <w:left w:val="none" w:sz="0" w:space="0" w:color="auto"/>
            <w:bottom w:val="none" w:sz="0" w:space="0" w:color="auto"/>
            <w:right w:val="none" w:sz="0" w:space="0" w:color="auto"/>
          </w:divBdr>
        </w:div>
        <w:div w:id="1078482340">
          <w:marLeft w:val="0"/>
          <w:marRight w:val="0"/>
          <w:marTop w:val="0"/>
          <w:marBottom w:val="0"/>
          <w:divBdr>
            <w:top w:val="none" w:sz="0" w:space="0" w:color="auto"/>
            <w:left w:val="none" w:sz="0" w:space="0" w:color="auto"/>
            <w:bottom w:val="none" w:sz="0" w:space="0" w:color="auto"/>
            <w:right w:val="none" w:sz="0" w:space="0" w:color="auto"/>
          </w:divBdr>
        </w:div>
        <w:div w:id="647978224">
          <w:marLeft w:val="0"/>
          <w:marRight w:val="0"/>
          <w:marTop w:val="0"/>
          <w:marBottom w:val="0"/>
          <w:divBdr>
            <w:top w:val="none" w:sz="0" w:space="0" w:color="auto"/>
            <w:left w:val="none" w:sz="0" w:space="0" w:color="auto"/>
            <w:bottom w:val="none" w:sz="0" w:space="0" w:color="auto"/>
            <w:right w:val="none" w:sz="0" w:space="0" w:color="auto"/>
          </w:divBdr>
        </w:div>
        <w:div w:id="2091541224">
          <w:marLeft w:val="0"/>
          <w:marRight w:val="0"/>
          <w:marTop w:val="0"/>
          <w:marBottom w:val="0"/>
          <w:divBdr>
            <w:top w:val="none" w:sz="0" w:space="0" w:color="auto"/>
            <w:left w:val="none" w:sz="0" w:space="0" w:color="auto"/>
            <w:bottom w:val="none" w:sz="0" w:space="0" w:color="auto"/>
            <w:right w:val="none" w:sz="0" w:space="0" w:color="auto"/>
          </w:divBdr>
        </w:div>
        <w:div w:id="2013142822">
          <w:marLeft w:val="0"/>
          <w:marRight w:val="0"/>
          <w:marTop w:val="0"/>
          <w:marBottom w:val="0"/>
          <w:divBdr>
            <w:top w:val="none" w:sz="0" w:space="0" w:color="auto"/>
            <w:left w:val="none" w:sz="0" w:space="0" w:color="auto"/>
            <w:bottom w:val="none" w:sz="0" w:space="0" w:color="auto"/>
            <w:right w:val="none" w:sz="0" w:space="0" w:color="auto"/>
          </w:divBdr>
        </w:div>
        <w:div w:id="2138448755">
          <w:marLeft w:val="0"/>
          <w:marRight w:val="0"/>
          <w:marTop w:val="0"/>
          <w:marBottom w:val="0"/>
          <w:divBdr>
            <w:top w:val="none" w:sz="0" w:space="0" w:color="auto"/>
            <w:left w:val="none" w:sz="0" w:space="0" w:color="auto"/>
            <w:bottom w:val="none" w:sz="0" w:space="0" w:color="auto"/>
            <w:right w:val="none" w:sz="0" w:space="0" w:color="auto"/>
          </w:divBdr>
        </w:div>
        <w:div w:id="2000887319">
          <w:marLeft w:val="0"/>
          <w:marRight w:val="0"/>
          <w:marTop w:val="0"/>
          <w:marBottom w:val="0"/>
          <w:divBdr>
            <w:top w:val="none" w:sz="0" w:space="0" w:color="auto"/>
            <w:left w:val="none" w:sz="0" w:space="0" w:color="auto"/>
            <w:bottom w:val="none" w:sz="0" w:space="0" w:color="auto"/>
            <w:right w:val="none" w:sz="0" w:space="0" w:color="auto"/>
          </w:divBdr>
        </w:div>
        <w:div w:id="1879466718">
          <w:marLeft w:val="0"/>
          <w:marRight w:val="0"/>
          <w:marTop w:val="0"/>
          <w:marBottom w:val="0"/>
          <w:divBdr>
            <w:top w:val="none" w:sz="0" w:space="0" w:color="auto"/>
            <w:left w:val="none" w:sz="0" w:space="0" w:color="auto"/>
            <w:bottom w:val="none" w:sz="0" w:space="0" w:color="auto"/>
            <w:right w:val="none" w:sz="0" w:space="0" w:color="auto"/>
          </w:divBdr>
        </w:div>
        <w:div w:id="1939824041">
          <w:marLeft w:val="0"/>
          <w:marRight w:val="0"/>
          <w:marTop w:val="0"/>
          <w:marBottom w:val="0"/>
          <w:divBdr>
            <w:top w:val="none" w:sz="0" w:space="0" w:color="auto"/>
            <w:left w:val="none" w:sz="0" w:space="0" w:color="auto"/>
            <w:bottom w:val="none" w:sz="0" w:space="0" w:color="auto"/>
            <w:right w:val="none" w:sz="0" w:space="0" w:color="auto"/>
          </w:divBdr>
        </w:div>
        <w:div w:id="910118139">
          <w:marLeft w:val="0"/>
          <w:marRight w:val="0"/>
          <w:marTop w:val="0"/>
          <w:marBottom w:val="0"/>
          <w:divBdr>
            <w:top w:val="none" w:sz="0" w:space="0" w:color="auto"/>
            <w:left w:val="none" w:sz="0" w:space="0" w:color="auto"/>
            <w:bottom w:val="none" w:sz="0" w:space="0" w:color="auto"/>
            <w:right w:val="none" w:sz="0" w:space="0" w:color="auto"/>
          </w:divBdr>
        </w:div>
        <w:div w:id="1520508738">
          <w:marLeft w:val="0"/>
          <w:marRight w:val="0"/>
          <w:marTop w:val="0"/>
          <w:marBottom w:val="0"/>
          <w:divBdr>
            <w:top w:val="none" w:sz="0" w:space="0" w:color="auto"/>
            <w:left w:val="none" w:sz="0" w:space="0" w:color="auto"/>
            <w:bottom w:val="none" w:sz="0" w:space="0" w:color="auto"/>
            <w:right w:val="none" w:sz="0" w:space="0" w:color="auto"/>
          </w:divBdr>
        </w:div>
        <w:div w:id="1057317011">
          <w:marLeft w:val="0"/>
          <w:marRight w:val="0"/>
          <w:marTop w:val="0"/>
          <w:marBottom w:val="0"/>
          <w:divBdr>
            <w:top w:val="none" w:sz="0" w:space="0" w:color="auto"/>
            <w:left w:val="none" w:sz="0" w:space="0" w:color="auto"/>
            <w:bottom w:val="none" w:sz="0" w:space="0" w:color="auto"/>
            <w:right w:val="none" w:sz="0" w:space="0" w:color="auto"/>
          </w:divBdr>
        </w:div>
        <w:div w:id="2071271658">
          <w:marLeft w:val="0"/>
          <w:marRight w:val="0"/>
          <w:marTop w:val="0"/>
          <w:marBottom w:val="0"/>
          <w:divBdr>
            <w:top w:val="none" w:sz="0" w:space="0" w:color="auto"/>
            <w:left w:val="none" w:sz="0" w:space="0" w:color="auto"/>
            <w:bottom w:val="none" w:sz="0" w:space="0" w:color="auto"/>
            <w:right w:val="none" w:sz="0" w:space="0" w:color="auto"/>
          </w:divBdr>
        </w:div>
        <w:div w:id="1167020765">
          <w:marLeft w:val="0"/>
          <w:marRight w:val="0"/>
          <w:marTop w:val="0"/>
          <w:marBottom w:val="0"/>
          <w:divBdr>
            <w:top w:val="none" w:sz="0" w:space="0" w:color="auto"/>
            <w:left w:val="none" w:sz="0" w:space="0" w:color="auto"/>
            <w:bottom w:val="none" w:sz="0" w:space="0" w:color="auto"/>
            <w:right w:val="none" w:sz="0" w:space="0" w:color="auto"/>
          </w:divBdr>
        </w:div>
        <w:div w:id="2123570612">
          <w:marLeft w:val="0"/>
          <w:marRight w:val="0"/>
          <w:marTop w:val="0"/>
          <w:marBottom w:val="0"/>
          <w:divBdr>
            <w:top w:val="none" w:sz="0" w:space="0" w:color="auto"/>
            <w:left w:val="none" w:sz="0" w:space="0" w:color="auto"/>
            <w:bottom w:val="none" w:sz="0" w:space="0" w:color="auto"/>
            <w:right w:val="none" w:sz="0" w:space="0" w:color="auto"/>
          </w:divBdr>
        </w:div>
        <w:div w:id="626088515">
          <w:marLeft w:val="0"/>
          <w:marRight w:val="0"/>
          <w:marTop w:val="0"/>
          <w:marBottom w:val="0"/>
          <w:divBdr>
            <w:top w:val="none" w:sz="0" w:space="0" w:color="auto"/>
            <w:left w:val="none" w:sz="0" w:space="0" w:color="auto"/>
            <w:bottom w:val="none" w:sz="0" w:space="0" w:color="auto"/>
            <w:right w:val="none" w:sz="0" w:space="0" w:color="auto"/>
          </w:divBdr>
        </w:div>
        <w:div w:id="1357584930">
          <w:marLeft w:val="0"/>
          <w:marRight w:val="0"/>
          <w:marTop w:val="0"/>
          <w:marBottom w:val="0"/>
          <w:divBdr>
            <w:top w:val="none" w:sz="0" w:space="0" w:color="auto"/>
            <w:left w:val="none" w:sz="0" w:space="0" w:color="auto"/>
            <w:bottom w:val="none" w:sz="0" w:space="0" w:color="auto"/>
            <w:right w:val="none" w:sz="0" w:space="0" w:color="auto"/>
          </w:divBdr>
        </w:div>
        <w:div w:id="357657501">
          <w:marLeft w:val="0"/>
          <w:marRight w:val="0"/>
          <w:marTop w:val="0"/>
          <w:marBottom w:val="0"/>
          <w:divBdr>
            <w:top w:val="none" w:sz="0" w:space="0" w:color="auto"/>
            <w:left w:val="none" w:sz="0" w:space="0" w:color="auto"/>
            <w:bottom w:val="none" w:sz="0" w:space="0" w:color="auto"/>
            <w:right w:val="none" w:sz="0" w:space="0" w:color="auto"/>
          </w:divBdr>
        </w:div>
        <w:div w:id="2143426726">
          <w:marLeft w:val="0"/>
          <w:marRight w:val="0"/>
          <w:marTop w:val="0"/>
          <w:marBottom w:val="0"/>
          <w:divBdr>
            <w:top w:val="none" w:sz="0" w:space="0" w:color="auto"/>
            <w:left w:val="none" w:sz="0" w:space="0" w:color="auto"/>
            <w:bottom w:val="none" w:sz="0" w:space="0" w:color="auto"/>
            <w:right w:val="none" w:sz="0" w:space="0" w:color="auto"/>
          </w:divBdr>
        </w:div>
        <w:div w:id="351148551">
          <w:marLeft w:val="0"/>
          <w:marRight w:val="0"/>
          <w:marTop w:val="0"/>
          <w:marBottom w:val="0"/>
          <w:divBdr>
            <w:top w:val="none" w:sz="0" w:space="0" w:color="auto"/>
            <w:left w:val="none" w:sz="0" w:space="0" w:color="auto"/>
            <w:bottom w:val="none" w:sz="0" w:space="0" w:color="auto"/>
            <w:right w:val="none" w:sz="0" w:space="0" w:color="auto"/>
          </w:divBdr>
        </w:div>
        <w:div w:id="202444852">
          <w:marLeft w:val="0"/>
          <w:marRight w:val="0"/>
          <w:marTop w:val="0"/>
          <w:marBottom w:val="0"/>
          <w:divBdr>
            <w:top w:val="none" w:sz="0" w:space="0" w:color="auto"/>
            <w:left w:val="none" w:sz="0" w:space="0" w:color="auto"/>
            <w:bottom w:val="none" w:sz="0" w:space="0" w:color="auto"/>
            <w:right w:val="none" w:sz="0" w:space="0" w:color="auto"/>
          </w:divBdr>
        </w:div>
        <w:div w:id="841159478">
          <w:marLeft w:val="0"/>
          <w:marRight w:val="0"/>
          <w:marTop w:val="0"/>
          <w:marBottom w:val="0"/>
          <w:divBdr>
            <w:top w:val="none" w:sz="0" w:space="0" w:color="auto"/>
            <w:left w:val="none" w:sz="0" w:space="0" w:color="auto"/>
            <w:bottom w:val="none" w:sz="0" w:space="0" w:color="auto"/>
            <w:right w:val="none" w:sz="0" w:space="0" w:color="auto"/>
          </w:divBdr>
        </w:div>
        <w:div w:id="132917314">
          <w:marLeft w:val="0"/>
          <w:marRight w:val="0"/>
          <w:marTop w:val="0"/>
          <w:marBottom w:val="0"/>
          <w:divBdr>
            <w:top w:val="none" w:sz="0" w:space="0" w:color="auto"/>
            <w:left w:val="none" w:sz="0" w:space="0" w:color="auto"/>
            <w:bottom w:val="none" w:sz="0" w:space="0" w:color="auto"/>
            <w:right w:val="none" w:sz="0" w:space="0" w:color="auto"/>
          </w:divBdr>
        </w:div>
        <w:div w:id="1891191835">
          <w:marLeft w:val="0"/>
          <w:marRight w:val="0"/>
          <w:marTop w:val="0"/>
          <w:marBottom w:val="0"/>
          <w:divBdr>
            <w:top w:val="none" w:sz="0" w:space="0" w:color="auto"/>
            <w:left w:val="none" w:sz="0" w:space="0" w:color="auto"/>
            <w:bottom w:val="none" w:sz="0" w:space="0" w:color="auto"/>
            <w:right w:val="none" w:sz="0" w:space="0" w:color="auto"/>
          </w:divBdr>
        </w:div>
        <w:div w:id="1001741500">
          <w:marLeft w:val="0"/>
          <w:marRight w:val="0"/>
          <w:marTop w:val="0"/>
          <w:marBottom w:val="0"/>
          <w:divBdr>
            <w:top w:val="none" w:sz="0" w:space="0" w:color="auto"/>
            <w:left w:val="none" w:sz="0" w:space="0" w:color="auto"/>
            <w:bottom w:val="none" w:sz="0" w:space="0" w:color="auto"/>
            <w:right w:val="none" w:sz="0" w:space="0" w:color="auto"/>
          </w:divBdr>
        </w:div>
        <w:div w:id="1098866639">
          <w:marLeft w:val="0"/>
          <w:marRight w:val="0"/>
          <w:marTop w:val="0"/>
          <w:marBottom w:val="0"/>
          <w:divBdr>
            <w:top w:val="none" w:sz="0" w:space="0" w:color="auto"/>
            <w:left w:val="none" w:sz="0" w:space="0" w:color="auto"/>
            <w:bottom w:val="none" w:sz="0" w:space="0" w:color="auto"/>
            <w:right w:val="none" w:sz="0" w:space="0" w:color="auto"/>
          </w:divBdr>
        </w:div>
        <w:div w:id="678386518">
          <w:marLeft w:val="0"/>
          <w:marRight w:val="0"/>
          <w:marTop w:val="0"/>
          <w:marBottom w:val="0"/>
          <w:divBdr>
            <w:top w:val="none" w:sz="0" w:space="0" w:color="auto"/>
            <w:left w:val="none" w:sz="0" w:space="0" w:color="auto"/>
            <w:bottom w:val="none" w:sz="0" w:space="0" w:color="auto"/>
            <w:right w:val="none" w:sz="0" w:space="0" w:color="auto"/>
          </w:divBdr>
        </w:div>
        <w:div w:id="531235483">
          <w:marLeft w:val="0"/>
          <w:marRight w:val="0"/>
          <w:marTop w:val="0"/>
          <w:marBottom w:val="0"/>
          <w:divBdr>
            <w:top w:val="none" w:sz="0" w:space="0" w:color="auto"/>
            <w:left w:val="none" w:sz="0" w:space="0" w:color="auto"/>
            <w:bottom w:val="none" w:sz="0" w:space="0" w:color="auto"/>
            <w:right w:val="none" w:sz="0" w:space="0" w:color="auto"/>
          </w:divBdr>
        </w:div>
        <w:div w:id="1974867808">
          <w:marLeft w:val="0"/>
          <w:marRight w:val="0"/>
          <w:marTop w:val="0"/>
          <w:marBottom w:val="0"/>
          <w:divBdr>
            <w:top w:val="none" w:sz="0" w:space="0" w:color="auto"/>
            <w:left w:val="none" w:sz="0" w:space="0" w:color="auto"/>
            <w:bottom w:val="none" w:sz="0" w:space="0" w:color="auto"/>
            <w:right w:val="none" w:sz="0" w:space="0" w:color="auto"/>
          </w:divBdr>
        </w:div>
        <w:div w:id="1398094404">
          <w:marLeft w:val="0"/>
          <w:marRight w:val="0"/>
          <w:marTop w:val="0"/>
          <w:marBottom w:val="0"/>
          <w:divBdr>
            <w:top w:val="none" w:sz="0" w:space="0" w:color="auto"/>
            <w:left w:val="none" w:sz="0" w:space="0" w:color="auto"/>
            <w:bottom w:val="none" w:sz="0" w:space="0" w:color="auto"/>
            <w:right w:val="none" w:sz="0" w:space="0" w:color="auto"/>
          </w:divBdr>
        </w:div>
        <w:div w:id="1456171149">
          <w:marLeft w:val="0"/>
          <w:marRight w:val="0"/>
          <w:marTop w:val="0"/>
          <w:marBottom w:val="0"/>
          <w:divBdr>
            <w:top w:val="none" w:sz="0" w:space="0" w:color="auto"/>
            <w:left w:val="none" w:sz="0" w:space="0" w:color="auto"/>
            <w:bottom w:val="none" w:sz="0" w:space="0" w:color="auto"/>
            <w:right w:val="none" w:sz="0" w:space="0" w:color="auto"/>
          </w:divBdr>
        </w:div>
        <w:div w:id="540096298">
          <w:marLeft w:val="0"/>
          <w:marRight w:val="0"/>
          <w:marTop w:val="0"/>
          <w:marBottom w:val="0"/>
          <w:divBdr>
            <w:top w:val="none" w:sz="0" w:space="0" w:color="auto"/>
            <w:left w:val="none" w:sz="0" w:space="0" w:color="auto"/>
            <w:bottom w:val="none" w:sz="0" w:space="0" w:color="auto"/>
            <w:right w:val="none" w:sz="0" w:space="0" w:color="auto"/>
          </w:divBdr>
        </w:div>
        <w:div w:id="1658682420">
          <w:marLeft w:val="0"/>
          <w:marRight w:val="0"/>
          <w:marTop w:val="0"/>
          <w:marBottom w:val="0"/>
          <w:divBdr>
            <w:top w:val="none" w:sz="0" w:space="0" w:color="auto"/>
            <w:left w:val="none" w:sz="0" w:space="0" w:color="auto"/>
            <w:bottom w:val="none" w:sz="0" w:space="0" w:color="auto"/>
            <w:right w:val="none" w:sz="0" w:space="0" w:color="auto"/>
          </w:divBdr>
        </w:div>
        <w:div w:id="2122650817">
          <w:marLeft w:val="0"/>
          <w:marRight w:val="0"/>
          <w:marTop w:val="0"/>
          <w:marBottom w:val="0"/>
          <w:divBdr>
            <w:top w:val="none" w:sz="0" w:space="0" w:color="auto"/>
            <w:left w:val="none" w:sz="0" w:space="0" w:color="auto"/>
            <w:bottom w:val="none" w:sz="0" w:space="0" w:color="auto"/>
            <w:right w:val="none" w:sz="0" w:space="0" w:color="auto"/>
          </w:divBdr>
        </w:div>
        <w:div w:id="1284463731">
          <w:marLeft w:val="0"/>
          <w:marRight w:val="0"/>
          <w:marTop w:val="0"/>
          <w:marBottom w:val="0"/>
          <w:divBdr>
            <w:top w:val="none" w:sz="0" w:space="0" w:color="auto"/>
            <w:left w:val="none" w:sz="0" w:space="0" w:color="auto"/>
            <w:bottom w:val="none" w:sz="0" w:space="0" w:color="auto"/>
            <w:right w:val="none" w:sz="0" w:space="0" w:color="auto"/>
          </w:divBdr>
        </w:div>
        <w:div w:id="1242057033">
          <w:marLeft w:val="0"/>
          <w:marRight w:val="0"/>
          <w:marTop w:val="0"/>
          <w:marBottom w:val="0"/>
          <w:divBdr>
            <w:top w:val="none" w:sz="0" w:space="0" w:color="auto"/>
            <w:left w:val="none" w:sz="0" w:space="0" w:color="auto"/>
            <w:bottom w:val="none" w:sz="0" w:space="0" w:color="auto"/>
            <w:right w:val="none" w:sz="0" w:space="0" w:color="auto"/>
          </w:divBdr>
        </w:div>
        <w:div w:id="109397062">
          <w:marLeft w:val="0"/>
          <w:marRight w:val="0"/>
          <w:marTop w:val="0"/>
          <w:marBottom w:val="0"/>
          <w:divBdr>
            <w:top w:val="none" w:sz="0" w:space="0" w:color="auto"/>
            <w:left w:val="none" w:sz="0" w:space="0" w:color="auto"/>
            <w:bottom w:val="none" w:sz="0" w:space="0" w:color="auto"/>
            <w:right w:val="none" w:sz="0" w:space="0" w:color="auto"/>
          </w:divBdr>
        </w:div>
        <w:div w:id="1133905760">
          <w:marLeft w:val="0"/>
          <w:marRight w:val="0"/>
          <w:marTop w:val="0"/>
          <w:marBottom w:val="0"/>
          <w:divBdr>
            <w:top w:val="none" w:sz="0" w:space="0" w:color="auto"/>
            <w:left w:val="none" w:sz="0" w:space="0" w:color="auto"/>
            <w:bottom w:val="none" w:sz="0" w:space="0" w:color="auto"/>
            <w:right w:val="none" w:sz="0" w:space="0" w:color="auto"/>
          </w:divBdr>
        </w:div>
        <w:div w:id="147794446">
          <w:marLeft w:val="0"/>
          <w:marRight w:val="0"/>
          <w:marTop w:val="0"/>
          <w:marBottom w:val="0"/>
          <w:divBdr>
            <w:top w:val="none" w:sz="0" w:space="0" w:color="auto"/>
            <w:left w:val="none" w:sz="0" w:space="0" w:color="auto"/>
            <w:bottom w:val="none" w:sz="0" w:space="0" w:color="auto"/>
            <w:right w:val="none" w:sz="0" w:space="0" w:color="auto"/>
          </w:divBdr>
        </w:div>
        <w:div w:id="2060322298">
          <w:marLeft w:val="0"/>
          <w:marRight w:val="0"/>
          <w:marTop w:val="0"/>
          <w:marBottom w:val="0"/>
          <w:divBdr>
            <w:top w:val="none" w:sz="0" w:space="0" w:color="auto"/>
            <w:left w:val="none" w:sz="0" w:space="0" w:color="auto"/>
            <w:bottom w:val="none" w:sz="0" w:space="0" w:color="auto"/>
            <w:right w:val="none" w:sz="0" w:space="0" w:color="auto"/>
          </w:divBdr>
        </w:div>
        <w:div w:id="1295136293">
          <w:marLeft w:val="0"/>
          <w:marRight w:val="0"/>
          <w:marTop w:val="0"/>
          <w:marBottom w:val="0"/>
          <w:divBdr>
            <w:top w:val="none" w:sz="0" w:space="0" w:color="auto"/>
            <w:left w:val="none" w:sz="0" w:space="0" w:color="auto"/>
            <w:bottom w:val="none" w:sz="0" w:space="0" w:color="auto"/>
            <w:right w:val="none" w:sz="0" w:space="0" w:color="auto"/>
          </w:divBdr>
        </w:div>
        <w:div w:id="1338532975">
          <w:marLeft w:val="0"/>
          <w:marRight w:val="0"/>
          <w:marTop w:val="0"/>
          <w:marBottom w:val="0"/>
          <w:divBdr>
            <w:top w:val="none" w:sz="0" w:space="0" w:color="auto"/>
            <w:left w:val="none" w:sz="0" w:space="0" w:color="auto"/>
            <w:bottom w:val="none" w:sz="0" w:space="0" w:color="auto"/>
            <w:right w:val="none" w:sz="0" w:space="0" w:color="auto"/>
          </w:divBdr>
        </w:div>
        <w:div w:id="709110835">
          <w:marLeft w:val="0"/>
          <w:marRight w:val="0"/>
          <w:marTop w:val="0"/>
          <w:marBottom w:val="0"/>
          <w:divBdr>
            <w:top w:val="none" w:sz="0" w:space="0" w:color="auto"/>
            <w:left w:val="none" w:sz="0" w:space="0" w:color="auto"/>
            <w:bottom w:val="none" w:sz="0" w:space="0" w:color="auto"/>
            <w:right w:val="none" w:sz="0" w:space="0" w:color="auto"/>
          </w:divBdr>
        </w:div>
        <w:div w:id="646207599">
          <w:marLeft w:val="0"/>
          <w:marRight w:val="0"/>
          <w:marTop w:val="0"/>
          <w:marBottom w:val="0"/>
          <w:divBdr>
            <w:top w:val="none" w:sz="0" w:space="0" w:color="auto"/>
            <w:left w:val="none" w:sz="0" w:space="0" w:color="auto"/>
            <w:bottom w:val="none" w:sz="0" w:space="0" w:color="auto"/>
            <w:right w:val="none" w:sz="0" w:space="0" w:color="auto"/>
          </w:divBdr>
        </w:div>
        <w:div w:id="1156459766">
          <w:marLeft w:val="0"/>
          <w:marRight w:val="0"/>
          <w:marTop w:val="0"/>
          <w:marBottom w:val="0"/>
          <w:divBdr>
            <w:top w:val="none" w:sz="0" w:space="0" w:color="auto"/>
            <w:left w:val="none" w:sz="0" w:space="0" w:color="auto"/>
            <w:bottom w:val="none" w:sz="0" w:space="0" w:color="auto"/>
            <w:right w:val="none" w:sz="0" w:space="0" w:color="auto"/>
          </w:divBdr>
        </w:div>
        <w:div w:id="2039817289">
          <w:marLeft w:val="0"/>
          <w:marRight w:val="0"/>
          <w:marTop w:val="0"/>
          <w:marBottom w:val="0"/>
          <w:divBdr>
            <w:top w:val="none" w:sz="0" w:space="0" w:color="auto"/>
            <w:left w:val="none" w:sz="0" w:space="0" w:color="auto"/>
            <w:bottom w:val="none" w:sz="0" w:space="0" w:color="auto"/>
            <w:right w:val="none" w:sz="0" w:space="0" w:color="auto"/>
          </w:divBdr>
        </w:div>
        <w:div w:id="184054985">
          <w:marLeft w:val="0"/>
          <w:marRight w:val="0"/>
          <w:marTop w:val="0"/>
          <w:marBottom w:val="0"/>
          <w:divBdr>
            <w:top w:val="none" w:sz="0" w:space="0" w:color="auto"/>
            <w:left w:val="none" w:sz="0" w:space="0" w:color="auto"/>
            <w:bottom w:val="none" w:sz="0" w:space="0" w:color="auto"/>
            <w:right w:val="none" w:sz="0" w:space="0" w:color="auto"/>
          </w:divBdr>
        </w:div>
        <w:div w:id="1673753447">
          <w:marLeft w:val="0"/>
          <w:marRight w:val="0"/>
          <w:marTop w:val="0"/>
          <w:marBottom w:val="0"/>
          <w:divBdr>
            <w:top w:val="none" w:sz="0" w:space="0" w:color="auto"/>
            <w:left w:val="none" w:sz="0" w:space="0" w:color="auto"/>
            <w:bottom w:val="none" w:sz="0" w:space="0" w:color="auto"/>
            <w:right w:val="none" w:sz="0" w:space="0" w:color="auto"/>
          </w:divBdr>
        </w:div>
        <w:div w:id="1376656488">
          <w:marLeft w:val="0"/>
          <w:marRight w:val="0"/>
          <w:marTop w:val="0"/>
          <w:marBottom w:val="0"/>
          <w:divBdr>
            <w:top w:val="none" w:sz="0" w:space="0" w:color="auto"/>
            <w:left w:val="none" w:sz="0" w:space="0" w:color="auto"/>
            <w:bottom w:val="none" w:sz="0" w:space="0" w:color="auto"/>
            <w:right w:val="none" w:sz="0" w:space="0" w:color="auto"/>
          </w:divBdr>
        </w:div>
        <w:div w:id="1220705528">
          <w:marLeft w:val="0"/>
          <w:marRight w:val="0"/>
          <w:marTop w:val="0"/>
          <w:marBottom w:val="0"/>
          <w:divBdr>
            <w:top w:val="none" w:sz="0" w:space="0" w:color="auto"/>
            <w:left w:val="none" w:sz="0" w:space="0" w:color="auto"/>
            <w:bottom w:val="none" w:sz="0" w:space="0" w:color="auto"/>
            <w:right w:val="none" w:sz="0" w:space="0" w:color="auto"/>
          </w:divBdr>
        </w:div>
        <w:div w:id="1749572385">
          <w:marLeft w:val="0"/>
          <w:marRight w:val="0"/>
          <w:marTop w:val="0"/>
          <w:marBottom w:val="0"/>
          <w:divBdr>
            <w:top w:val="none" w:sz="0" w:space="0" w:color="auto"/>
            <w:left w:val="none" w:sz="0" w:space="0" w:color="auto"/>
            <w:bottom w:val="none" w:sz="0" w:space="0" w:color="auto"/>
            <w:right w:val="none" w:sz="0" w:space="0" w:color="auto"/>
          </w:divBdr>
        </w:div>
        <w:div w:id="535772598">
          <w:marLeft w:val="0"/>
          <w:marRight w:val="0"/>
          <w:marTop w:val="0"/>
          <w:marBottom w:val="0"/>
          <w:divBdr>
            <w:top w:val="none" w:sz="0" w:space="0" w:color="auto"/>
            <w:left w:val="none" w:sz="0" w:space="0" w:color="auto"/>
            <w:bottom w:val="none" w:sz="0" w:space="0" w:color="auto"/>
            <w:right w:val="none" w:sz="0" w:space="0" w:color="auto"/>
          </w:divBdr>
        </w:div>
        <w:div w:id="1998223979">
          <w:marLeft w:val="0"/>
          <w:marRight w:val="0"/>
          <w:marTop w:val="0"/>
          <w:marBottom w:val="0"/>
          <w:divBdr>
            <w:top w:val="none" w:sz="0" w:space="0" w:color="auto"/>
            <w:left w:val="none" w:sz="0" w:space="0" w:color="auto"/>
            <w:bottom w:val="none" w:sz="0" w:space="0" w:color="auto"/>
            <w:right w:val="none" w:sz="0" w:space="0" w:color="auto"/>
          </w:divBdr>
        </w:div>
        <w:div w:id="146288683">
          <w:marLeft w:val="0"/>
          <w:marRight w:val="0"/>
          <w:marTop w:val="0"/>
          <w:marBottom w:val="0"/>
          <w:divBdr>
            <w:top w:val="none" w:sz="0" w:space="0" w:color="auto"/>
            <w:left w:val="none" w:sz="0" w:space="0" w:color="auto"/>
            <w:bottom w:val="none" w:sz="0" w:space="0" w:color="auto"/>
            <w:right w:val="none" w:sz="0" w:space="0" w:color="auto"/>
          </w:divBdr>
        </w:div>
        <w:div w:id="1893152503">
          <w:marLeft w:val="0"/>
          <w:marRight w:val="0"/>
          <w:marTop w:val="0"/>
          <w:marBottom w:val="0"/>
          <w:divBdr>
            <w:top w:val="none" w:sz="0" w:space="0" w:color="auto"/>
            <w:left w:val="none" w:sz="0" w:space="0" w:color="auto"/>
            <w:bottom w:val="none" w:sz="0" w:space="0" w:color="auto"/>
            <w:right w:val="none" w:sz="0" w:space="0" w:color="auto"/>
          </w:divBdr>
        </w:div>
        <w:div w:id="1146320082">
          <w:marLeft w:val="0"/>
          <w:marRight w:val="0"/>
          <w:marTop w:val="0"/>
          <w:marBottom w:val="0"/>
          <w:divBdr>
            <w:top w:val="none" w:sz="0" w:space="0" w:color="auto"/>
            <w:left w:val="none" w:sz="0" w:space="0" w:color="auto"/>
            <w:bottom w:val="none" w:sz="0" w:space="0" w:color="auto"/>
            <w:right w:val="none" w:sz="0" w:space="0" w:color="auto"/>
          </w:divBdr>
        </w:div>
        <w:div w:id="1445540180">
          <w:marLeft w:val="0"/>
          <w:marRight w:val="0"/>
          <w:marTop w:val="0"/>
          <w:marBottom w:val="0"/>
          <w:divBdr>
            <w:top w:val="none" w:sz="0" w:space="0" w:color="auto"/>
            <w:left w:val="none" w:sz="0" w:space="0" w:color="auto"/>
            <w:bottom w:val="none" w:sz="0" w:space="0" w:color="auto"/>
            <w:right w:val="none" w:sz="0" w:space="0" w:color="auto"/>
          </w:divBdr>
        </w:div>
        <w:div w:id="1768385482">
          <w:marLeft w:val="0"/>
          <w:marRight w:val="0"/>
          <w:marTop w:val="0"/>
          <w:marBottom w:val="0"/>
          <w:divBdr>
            <w:top w:val="none" w:sz="0" w:space="0" w:color="auto"/>
            <w:left w:val="none" w:sz="0" w:space="0" w:color="auto"/>
            <w:bottom w:val="none" w:sz="0" w:space="0" w:color="auto"/>
            <w:right w:val="none" w:sz="0" w:space="0" w:color="auto"/>
          </w:divBdr>
        </w:div>
        <w:div w:id="1525361908">
          <w:marLeft w:val="0"/>
          <w:marRight w:val="0"/>
          <w:marTop w:val="0"/>
          <w:marBottom w:val="0"/>
          <w:divBdr>
            <w:top w:val="none" w:sz="0" w:space="0" w:color="auto"/>
            <w:left w:val="none" w:sz="0" w:space="0" w:color="auto"/>
            <w:bottom w:val="none" w:sz="0" w:space="0" w:color="auto"/>
            <w:right w:val="none" w:sz="0" w:space="0" w:color="auto"/>
          </w:divBdr>
        </w:div>
        <w:div w:id="544483126">
          <w:marLeft w:val="0"/>
          <w:marRight w:val="0"/>
          <w:marTop w:val="0"/>
          <w:marBottom w:val="0"/>
          <w:divBdr>
            <w:top w:val="none" w:sz="0" w:space="0" w:color="auto"/>
            <w:left w:val="none" w:sz="0" w:space="0" w:color="auto"/>
            <w:bottom w:val="none" w:sz="0" w:space="0" w:color="auto"/>
            <w:right w:val="none" w:sz="0" w:space="0" w:color="auto"/>
          </w:divBdr>
        </w:div>
        <w:div w:id="1125150746">
          <w:marLeft w:val="0"/>
          <w:marRight w:val="0"/>
          <w:marTop w:val="0"/>
          <w:marBottom w:val="0"/>
          <w:divBdr>
            <w:top w:val="none" w:sz="0" w:space="0" w:color="auto"/>
            <w:left w:val="none" w:sz="0" w:space="0" w:color="auto"/>
            <w:bottom w:val="none" w:sz="0" w:space="0" w:color="auto"/>
            <w:right w:val="none" w:sz="0" w:space="0" w:color="auto"/>
          </w:divBdr>
        </w:div>
        <w:div w:id="750198685">
          <w:marLeft w:val="0"/>
          <w:marRight w:val="0"/>
          <w:marTop w:val="0"/>
          <w:marBottom w:val="0"/>
          <w:divBdr>
            <w:top w:val="none" w:sz="0" w:space="0" w:color="auto"/>
            <w:left w:val="none" w:sz="0" w:space="0" w:color="auto"/>
            <w:bottom w:val="none" w:sz="0" w:space="0" w:color="auto"/>
            <w:right w:val="none" w:sz="0" w:space="0" w:color="auto"/>
          </w:divBdr>
        </w:div>
        <w:div w:id="1366365803">
          <w:marLeft w:val="0"/>
          <w:marRight w:val="0"/>
          <w:marTop w:val="0"/>
          <w:marBottom w:val="0"/>
          <w:divBdr>
            <w:top w:val="none" w:sz="0" w:space="0" w:color="auto"/>
            <w:left w:val="none" w:sz="0" w:space="0" w:color="auto"/>
            <w:bottom w:val="none" w:sz="0" w:space="0" w:color="auto"/>
            <w:right w:val="none" w:sz="0" w:space="0" w:color="auto"/>
          </w:divBdr>
        </w:div>
        <w:div w:id="156848090">
          <w:marLeft w:val="0"/>
          <w:marRight w:val="0"/>
          <w:marTop w:val="0"/>
          <w:marBottom w:val="0"/>
          <w:divBdr>
            <w:top w:val="none" w:sz="0" w:space="0" w:color="auto"/>
            <w:left w:val="none" w:sz="0" w:space="0" w:color="auto"/>
            <w:bottom w:val="none" w:sz="0" w:space="0" w:color="auto"/>
            <w:right w:val="none" w:sz="0" w:space="0" w:color="auto"/>
          </w:divBdr>
        </w:div>
        <w:div w:id="259021704">
          <w:marLeft w:val="0"/>
          <w:marRight w:val="0"/>
          <w:marTop w:val="0"/>
          <w:marBottom w:val="0"/>
          <w:divBdr>
            <w:top w:val="none" w:sz="0" w:space="0" w:color="auto"/>
            <w:left w:val="none" w:sz="0" w:space="0" w:color="auto"/>
            <w:bottom w:val="none" w:sz="0" w:space="0" w:color="auto"/>
            <w:right w:val="none" w:sz="0" w:space="0" w:color="auto"/>
          </w:divBdr>
        </w:div>
        <w:div w:id="605886753">
          <w:marLeft w:val="0"/>
          <w:marRight w:val="0"/>
          <w:marTop w:val="0"/>
          <w:marBottom w:val="0"/>
          <w:divBdr>
            <w:top w:val="none" w:sz="0" w:space="0" w:color="auto"/>
            <w:left w:val="none" w:sz="0" w:space="0" w:color="auto"/>
            <w:bottom w:val="none" w:sz="0" w:space="0" w:color="auto"/>
            <w:right w:val="none" w:sz="0" w:space="0" w:color="auto"/>
          </w:divBdr>
        </w:div>
        <w:div w:id="388387909">
          <w:marLeft w:val="0"/>
          <w:marRight w:val="0"/>
          <w:marTop w:val="0"/>
          <w:marBottom w:val="0"/>
          <w:divBdr>
            <w:top w:val="none" w:sz="0" w:space="0" w:color="auto"/>
            <w:left w:val="none" w:sz="0" w:space="0" w:color="auto"/>
            <w:bottom w:val="none" w:sz="0" w:space="0" w:color="auto"/>
            <w:right w:val="none" w:sz="0" w:space="0" w:color="auto"/>
          </w:divBdr>
        </w:div>
        <w:div w:id="1862282253">
          <w:marLeft w:val="0"/>
          <w:marRight w:val="0"/>
          <w:marTop w:val="0"/>
          <w:marBottom w:val="0"/>
          <w:divBdr>
            <w:top w:val="none" w:sz="0" w:space="0" w:color="auto"/>
            <w:left w:val="none" w:sz="0" w:space="0" w:color="auto"/>
            <w:bottom w:val="none" w:sz="0" w:space="0" w:color="auto"/>
            <w:right w:val="none" w:sz="0" w:space="0" w:color="auto"/>
          </w:divBdr>
        </w:div>
        <w:div w:id="1965115718">
          <w:marLeft w:val="0"/>
          <w:marRight w:val="0"/>
          <w:marTop w:val="0"/>
          <w:marBottom w:val="0"/>
          <w:divBdr>
            <w:top w:val="none" w:sz="0" w:space="0" w:color="auto"/>
            <w:left w:val="none" w:sz="0" w:space="0" w:color="auto"/>
            <w:bottom w:val="none" w:sz="0" w:space="0" w:color="auto"/>
            <w:right w:val="none" w:sz="0" w:space="0" w:color="auto"/>
          </w:divBdr>
        </w:div>
        <w:div w:id="708921229">
          <w:marLeft w:val="0"/>
          <w:marRight w:val="0"/>
          <w:marTop w:val="0"/>
          <w:marBottom w:val="0"/>
          <w:divBdr>
            <w:top w:val="none" w:sz="0" w:space="0" w:color="auto"/>
            <w:left w:val="none" w:sz="0" w:space="0" w:color="auto"/>
            <w:bottom w:val="none" w:sz="0" w:space="0" w:color="auto"/>
            <w:right w:val="none" w:sz="0" w:space="0" w:color="auto"/>
          </w:divBdr>
        </w:div>
        <w:div w:id="18239904">
          <w:marLeft w:val="0"/>
          <w:marRight w:val="0"/>
          <w:marTop w:val="0"/>
          <w:marBottom w:val="0"/>
          <w:divBdr>
            <w:top w:val="none" w:sz="0" w:space="0" w:color="auto"/>
            <w:left w:val="none" w:sz="0" w:space="0" w:color="auto"/>
            <w:bottom w:val="none" w:sz="0" w:space="0" w:color="auto"/>
            <w:right w:val="none" w:sz="0" w:space="0" w:color="auto"/>
          </w:divBdr>
        </w:div>
        <w:div w:id="22564346">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15902676">
          <w:marLeft w:val="0"/>
          <w:marRight w:val="0"/>
          <w:marTop w:val="0"/>
          <w:marBottom w:val="0"/>
          <w:divBdr>
            <w:top w:val="none" w:sz="0" w:space="0" w:color="auto"/>
            <w:left w:val="none" w:sz="0" w:space="0" w:color="auto"/>
            <w:bottom w:val="none" w:sz="0" w:space="0" w:color="auto"/>
            <w:right w:val="none" w:sz="0" w:space="0" w:color="auto"/>
          </w:divBdr>
        </w:div>
        <w:div w:id="2127579227">
          <w:marLeft w:val="0"/>
          <w:marRight w:val="0"/>
          <w:marTop w:val="0"/>
          <w:marBottom w:val="0"/>
          <w:divBdr>
            <w:top w:val="none" w:sz="0" w:space="0" w:color="auto"/>
            <w:left w:val="none" w:sz="0" w:space="0" w:color="auto"/>
            <w:bottom w:val="none" w:sz="0" w:space="0" w:color="auto"/>
            <w:right w:val="none" w:sz="0" w:space="0" w:color="auto"/>
          </w:divBdr>
        </w:div>
        <w:div w:id="1867325784">
          <w:marLeft w:val="0"/>
          <w:marRight w:val="0"/>
          <w:marTop w:val="0"/>
          <w:marBottom w:val="0"/>
          <w:divBdr>
            <w:top w:val="none" w:sz="0" w:space="0" w:color="auto"/>
            <w:left w:val="none" w:sz="0" w:space="0" w:color="auto"/>
            <w:bottom w:val="none" w:sz="0" w:space="0" w:color="auto"/>
            <w:right w:val="none" w:sz="0" w:space="0" w:color="auto"/>
          </w:divBdr>
        </w:div>
        <w:div w:id="1360663523">
          <w:marLeft w:val="0"/>
          <w:marRight w:val="0"/>
          <w:marTop w:val="0"/>
          <w:marBottom w:val="0"/>
          <w:divBdr>
            <w:top w:val="none" w:sz="0" w:space="0" w:color="auto"/>
            <w:left w:val="none" w:sz="0" w:space="0" w:color="auto"/>
            <w:bottom w:val="none" w:sz="0" w:space="0" w:color="auto"/>
            <w:right w:val="none" w:sz="0" w:space="0" w:color="auto"/>
          </w:divBdr>
        </w:div>
        <w:div w:id="1900556291">
          <w:marLeft w:val="0"/>
          <w:marRight w:val="0"/>
          <w:marTop w:val="0"/>
          <w:marBottom w:val="0"/>
          <w:divBdr>
            <w:top w:val="none" w:sz="0" w:space="0" w:color="auto"/>
            <w:left w:val="none" w:sz="0" w:space="0" w:color="auto"/>
            <w:bottom w:val="none" w:sz="0" w:space="0" w:color="auto"/>
            <w:right w:val="none" w:sz="0" w:space="0" w:color="auto"/>
          </w:divBdr>
        </w:div>
        <w:div w:id="1854149189">
          <w:marLeft w:val="0"/>
          <w:marRight w:val="0"/>
          <w:marTop w:val="0"/>
          <w:marBottom w:val="0"/>
          <w:divBdr>
            <w:top w:val="none" w:sz="0" w:space="0" w:color="auto"/>
            <w:left w:val="none" w:sz="0" w:space="0" w:color="auto"/>
            <w:bottom w:val="none" w:sz="0" w:space="0" w:color="auto"/>
            <w:right w:val="none" w:sz="0" w:space="0" w:color="auto"/>
          </w:divBdr>
        </w:div>
        <w:div w:id="2093694364">
          <w:marLeft w:val="0"/>
          <w:marRight w:val="0"/>
          <w:marTop w:val="0"/>
          <w:marBottom w:val="0"/>
          <w:divBdr>
            <w:top w:val="none" w:sz="0" w:space="0" w:color="auto"/>
            <w:left w:val="none" w:sz="0" w:space="0" w:color="auto"/>
            <w:bottom w:val="none" w:sz="0" w:space="0" w:color="auto"/>
            <w:right w:val="none" w:sz="0" w:space="0" w:color="auto"/>
          </w:divBdr>
        </w:div>
        <w:div w:id="512837988">
          <w:marLeft w:val="0"/>
          <w:marRight w:val="0"/>
          <w:marTop w:val="0"/>
          <w:marBottom w:val="0"/>
          <w:divBdr>
            <w:top w:val="none" w:sz="0" w:space="0" w:color="auto"/>
            <w:left w:val="none" w:sz="0" w:space="0" w:color="auto"/>
            <w:bottom w:val="none" w:sz="0" w:space="0" w:color="auto"/>
            <w:right w:val="none" w:sz="0" w:space="0" w:color="auto"/>
          </w:divBdr>
        </w:div>
        <w:div w:id="261649214">
          <w:marLeft w:val="0"/>
          <w:marRight w:val="0"/>
          <w:marTop w:val="0"/>
          <w:marBottom w:val="0"/>
          <w:divBdr>
            <w:top w:val="none" w:sz="0" w:space="0" w:color="auto"/>
            <w:left w:val="none" w:sz="0" w:space="0" w:color="auto"/>
            <w:bottom w:val="none" w:sz="0" w:space="0" w:color="auto"/>
            <w:right w:val="none" w:sz="0" w:space="0" w:color="auto"/>
          </w:divBdr>
        </w:div>
        <w:div w:id="1196382331">
          <w:marLeft w:val="0"/>
          <w:marRight w:val="0"/>
          <w:marTop w:val="0"/>
          <w:marBottom w:val="0"/>
          <w:divBdr>
            <w:top w:val="none" w:sz="0" w:space="0" w:color="auto"/>
            <w:left w:val="none" w:sz="0" w:space="0" w:color="auto"/>
            <w:bottom w:val="none" w:sz="0" w:space="0" w:color="auto"/>
            <w:right w:val="none" w:sz="0" w:space="0" w:color="auto"/>
          </w:divBdr>
        </w:div>
        <w:div w:id="449671531">
          <w:marLeft w:val="0"/>
          <w:marRight w:val="0"/>
          <w:marTop w:val="0"/>
          <w:marBottom w:val="0"/>
          <w:divBdr>
            <w:top w:val="none" w:sz="0" w:space="0" w:color="auto"/>
            <w:left w:val="none" w:sz="0" w:space="0" w:color="auto"/>
            <w:bottom w:val="none" w:sz="0" w:space="0" w:color="auto"/>
            <w:right w:val="none" w:sz="0" w:space="0" w:color="auto"/>
          </w:divBdr>
        </w:div>
        <w:div w:id="853613095">
          <w:marLeft w:val="0"/>
          <w:marRight w:val="0"/>
          <w:marTop w:val="0"/>
          <w:marBottom w:val="0"/>
          <w:divBdr>
            <w:top w:val="none" w:sz="0" w:space="0" w:color="auto"/>
            <w:left w:val="none" w:sz="0" w:space="0" w:color="auto"/>
            <w:bottom w:val="none" w:sz="0" w:space="0" w:color="auto"/>
            <w:right w:val="none" w:sz="0" w:space="0" w:color="auto"/>
          </w:divBdr>
        </w:div>
        <w:div w:id="1339772983">
          <w:marLeft w:val="0"/>
          <w:marRight w:val="0"/>
          <w:marTop w:val="0"/>
          <w:marBottom w:val="0"/>
          <w:divBdr>
            <w:top w:val="none" w:sz="0" w:space="0" w:color="auto"/>
            <w:left w:val="none" w:sz="0" w:space="0" w:color="auto"/>
            <w:bottom w:val="none" w:sz="0" w:space="0" w:color="auto"/>
            <w:right w:val="none" w:sz="0" w:space="0" w:color="auto"/>
          </w:divBdr>
        </w:div>
        <w:div w:id="2096323194">
          <w:marLeft w:val="0"/>
          <w:marRight w:val="0"/>
          <w:marTop w:val="0"/>
          <w:marBottom w:val="0"/>
          <w:divBdr>
            <w:top w:val="none" w:sz="0" w:space="0" w:color="auto"/>
            <w:left w:val="none" w:sz="0" w:space="0" w:color="auto"/>
            <w:bottom w:val="none" w:sz="0" w:space="0" w:color="auto"/>
            <w:right w:val="none" w:sz="0" w:space="0" w:color="auto"/>
          </w:divBdr>
        </w:div>
        <w:div w:id="259948226">
          <w:marLeft w:val="0"/>
          <w:marRight w:val="0"/>
          <w:marTop w:val="0"/>
          <w:marBottom w:val="0"/>
          <w:divBdr>
            <w:top w:val="none" w:sz="0" w:space="0" w:color="auto"/>
            <w:left w:val="none" w:sz="0" w:space="0" w:color="auto"/>
            <w:bottom w:val="none" w:sz="0" w:space="0" w:color="auto"/>
            <w:right w:val="none" w:sz="0" w:space="0" w:color="auto"/>
          </w:divBdr>
        </w:div>
        <w:div w:id="153648302">
          <w:marLeft w:val="0"/>
          <w:marRight w:val="0"/>
          <w:marTop w:val="0"/>
          <w:marBottom w:val="0"/>
          <w:divBdr>
            <w:top w:val="none" w:sz="0" w:space="0" w:color="auto"/>
            <w:left w:val="none" w:sz="0" w:space="0" w:color="auto"/>
            <w:bottom w:val="none" w:sz="0" w:space="0" w:color="auto"/>
            <w:right w:val="none" w:sz="0" w:space="0" w:color="auto"/>
          </w:divBdr>
        </w:div>
        <w:div w:id="1088768460">
          <w:marLeft w:val="0"/>
          <w:marRight w:val="0"/>
          <w:marTop w:val="0"/>
          <w:marBottom w:val="0"/>
          <w:divBdr>
            <w:top w:val="none" w:sz="0" w:space="0" w:color="auto"/>
            <w:left w:val="none" w:sz="0" w:space="0" w:color="auto"/>
            <w:bottom w:val="none" w:sz="0" w:space="0" w:color="auto"/>
            <w:right w:val="none" w:sz="0" w:space="0" w:color="auto"/>
          </w:divBdr>
        </w:div>
        <w:div w:id="1110587901">
          <w:marLeft w:val="0"/>
          <w:marRight w:val="0"/>
          <w:marTop w:val="0"/>
          <w:marBottom w:val="0"/>
          <w:divBdr>
            <w:top w:val="none" w:sz="0" w:space="0" w:color="auto"/>
            <w:left w:val="none" w:sz="0" w:space="0" w:color="auto"/>
            <w:bottom w:val="none" w:sz="0" w:space="0" w:color="auto"/>
            <w:right w:val="none" w:sz="0" w:space="0" w:color="auto"/>
          </w:divBdr>
        </w:div>
        <w:div w:id="1154293834">
          <w:marLeft w:val="0"/>
          <w:marRight w:val="0"/>
          <w:marTop w:val="0"/>
          <w:marBottom w:val="0"/>
          <w:divBdr>
            <w:top w:val="none" w:sz="0" w:space="0" w:color="auto"/>
            <w:left w:val="none" w:sz="0" w:space="0" w:color="auto"/>
            <w:bottom w:val="none" w:sz="0" w:space="0" w:color="auto"/>
            <w:right w:val="none" w:sz="0" w:space="0" w:color="auto"/>
          </w:divBdr>
        </w:div>
        <w:div w:id="1526864149">
          <w:marLeft w:val="0"/>
          <w:marRight w:val="0"/>
          <w:marTop w:val="0"/>
          <w:marBottom w:val="0"/>
          <w:divBdr>
            <w:top w:val="none" w:sz="0" w:space="0" w:color="auto"/>
            <w:left w:val="none" w:sz="0" w:space="0" w:color="auto"/>
            <w:bottom w:val="none" w:sz="0" w:space="0" w:color="auto"/>
            <w:right w:val="none" w:sz="0" w:space="0" w:color="auto"/>
          </w:divBdr>
        </w:div>
        <w:div w:id="1249147177">
          <w:marLeft w:val="0"/>
          <w:marRight w:val="0"/>
          <w:marTop w:val="0"/>
          <w:marBottom w:val="0"/>
          <w:divBdr>
            <w:top w:val="none" w:sz="0" w:space="0" w:color="auto"/>
            <w:left w:val="none" w:sz="0" w:space="0" w:color="auto"/>
            <w:bottom w:val="none" w:sz="0" w:space="0" w:color="auto"/>
            <w:right w:val="none" w:sz="0" w:space="0" w:color="auto"/>
          </w:divBdr>
        </w:div>
        <w:div w:id="1422406912">
          <w:marLeft w:val="0"/>
          <w:marRight w:val="0"/>
          <w:marTop w:val="0"/>
          <w:marBottom w:val="0"/>
          <w:divBdr>
            <w:top w:val="none" w:sz="0" w:space="0" w:color="auto"/>
            <w:left w:val="none" w:sz="0" w:space="0" w:color="auto"/>
            <w:bottom w:val="none" w:sz="0" w:space="0" w:color="auto"/>
            <w:right w:val="none" w:sz="0" w:space="0" w:color="auto"/>
          </w:divBdr>
        </w:div>
        <w:div w:id="1581714462">
          <w:marLeft w:val="0"/>
          <w:marRight w:val="0"/>
          <w:marTop w:val="0"/>
          <w:marBottom w:val="0"/>
          <w:divBdr>
            <w:top w:val="none" w:sz="0" w:space="0" w:color="auto"/>
            <w:left w:val="none" w:sz="0" w:space="0" w:color="auto"/>
            <w:bottom w:val="none" w:sz="0" w:space="0" w:color="auto"/>
            <w:right w:val="none" w:sz="0" w:space="0" w:color="auto"/>
          </w:divBdr>
        </w:div>
        <w:div w:id="1595045474">
          <w:marLeft w:val="0"/>
          <w:marRight w:val="0"/>
          <w:marTop w:val="0"/>
          <w:marBottom w:val="0"/>
          <w:divBdr>
            <w:top w:val="none" w:sz="0" w:space="0" w:color="auto"/>
            <w:left w:val="none" w:sz="0" w:space="0" w:color="auto"/>
            <w:bottom w:val="none" w:sz="0" w:space="0" w:color="auto"/>
            <w:right w:val="none" w:sz="0" w:space="0" w:color="auto"/>
          </w:divBdr>
        </w:div>
        <w:div w:id="805658386">
          <w:marLeft w:val="0"/>
          <w:marRight w:val="0"/>
          <w:marTop w:val="0"/>
          <w:marBottom w:val="0"/>
          <w:divBdr>
            <w:top w:val="none" w:sz="0" w:space="0" w:color="auto"/>
            <w:left w:val="none" w:sz="0" w:space="0" w:color="auto"/>
            <w:bottom w:val="none" w:sz="0" w:space="0" w:color="auto"/>
            <w:right w:val="none" w:sz="0" w:space="0" w:color="auto"/>
          </w:divBdr>
        </w:div>
        <w:div w:id="1578396862">
          <w:marLeft w:val="0"/>
          <w:marRight w:val="0"/>
          <w:marTop w:val="0"/>
          <w:marBottom w:val="0"/>
          <w:divBdr>
            <w:top w:val="none" w:sz="0" w:space="0" w:color="auto"/>
            <w:left w:val="none" w:sz="0" w:space="0" w:color="auto"/>
            <w:bottom w:val="none" w:sz="0" w:space="0" w:color="auto"/>
            <w:right w:val="none" w:sz="0" w:space="0" w:color="auto"/>
          </w:divBdr>
        </w:div>
        <w:div w:id="1586182821">
          <w:marLeft w:val="0"/>
          <w:marRight w:val="0"/>
          <w:marTop w:val="0"/>
          <w:marBottom w:val="0"/>
          <w:divBdr>
            <w:top w:val="none" w:sz="0" w:space="0" w:color="auto"/>
            <w:left w:val="none" w:sz="0" w:space="0" w:color="auto"/>
            <w:bottom w:val="none" w:sz="0" w:space="0" w:color="auto"/>
            <w:right w:val="none" w:sz="0" w:space="0" w:color="auto"/>
          </w:divBdr>
        </w:div>
        <w:div w:id="1877304089">
          <w:marLeft w:val="0"/>
          <w:marRight w:val="0"/>
          <w:marTop w:val="0"/>
          <w:marBottom w:val="0"/>
          <w:divBdr>
            <w:top w:val="none" w:sz="0" w:space="0" w:color="auto"/>
            <w:left w:val="none" w:sz="0" w:space="0" w:color="auto"/>
            <w:bottom w:val="none" w:sz="0" w:space="0" w:color="auto"/>
            <w:right w:val="none" w:sz="0" w:space="0" w:color="auto"/>
          </w:divBdr>
        </w:div>
        <w:div w:id="1735272042">
          <w:marLeft w:val="0"/>
          <w:marRight w:val="0"/>
          <w:marTop w:val="0"/>
          <w:marBottom w:val="0"/>
          <w:divBdr>
            <w:top w:val="none" w:sz="0" w:space="0" w:color="auto"/>
            <w:left w:val="none" w:sz="0" w:space="0" w:color="auto"/>
            <w:bottom w:val="none" w:sz="0" w:space="0" w:color="auto"/>
            <w:right w:val="none" w:sz="0" w:space="0" w:color="auto"/>
          </w:divBdr>
        </w:div>
        <w:div w:id="1102798778">
          <w:marLeft w:val="0"/>
          <w:marRight w:val="0"/>
          <w:marTop w:val="0"/>
          <w:marBottom w:val="0"/>
          <w:divBdr>
            <w:top w:val="none" w:sz="0" w:space="0" w:color="auto"/>
            <w:left w:val="none" w:sz="0" w:space="0" w:color="auto"/>
            <w:bottom w:val="none" w:sz="0" w:space="0" w:color="auto"/>
            <w:right w:val="none" w:sz="0" w:space="0" w:color="auto"/>
          </w:divBdr>
        </w:div>
        <w:div w:id="88159011">
          <w:marLeft w:val="0"/>
          <w:marRight w:val="0"/>
          <w:marTop w:val="0"/>
          <w:marBottom w:val="0"/>
          <w:divBdr>
            <w:top w:val="none" w:sz="0" w:space="0" w:color="auto"/>
            <w:left w:val="none" w:sz="0" w:space="0" w:color="auto"/>
            <w:bottom w:val="none" w:sz="0" w:space="0" w:color="auto"/>
            <w:right w:val="none" w:sz="0" w:space="0" w:color="auto"/>
          </w:divBdr>
        </w:div>
        <w:div w:id="1521625242">
          <w:marLeft w:val="0"/>
          <w:marRight w:val="0"/>
          <w:marTop w:val="0"/>
          <w:marBottom w:val="0"/>
          <w:divBdr>
            <w:top w:val="none" w:sz="0" w:space="0" w:color="auto"/>
            <w:left w:val="none" w:sz="0" w:space="0" w:color="auto"/>
            <w:bottom w:val="none" w:sz="0" w:space="0" w:color="auto"/>
            <w:right w:val="none" w:sz="0" w:space="0" w:color="auto"/>
          </w:divBdr>
        </w:div>
        <w:div w:id="729691169">
          <w:marLeft w:val="0"/>
          <w:marRight w:val="0"/>
          <w:marTop w:val="0"/>
          <w:marBottom w:val="0"/>
          <w:divBdr>
            <w:top w:val="none" w:sz="0" w:space="0" w:color="auto"/>
            <w:left w:val="none" w:sz="0" w:space="0" w:color="auto"/>
            <w:bottom w:val="none" w:sz="0" w:space="0" w:color="auto"/>
            <w:right w:val="none" w:sz="0" w:space="0" w:color="auto"/>
          </w:divBdr>
        </w:div>
        <w:div w:id="2105952757">
          <w:marLeft w:val="0"/>
          <w:marRight w:val="0"/>
          <w:marTop w:val="0"/>
          <w:marBottom w:val="0"/>
          <w:divBdr>
            <w:top w:val="none" w:sz="0" w:space="0" w:color="auto"/>
            <w:left w:val="none" w:sz="0" w:space="0" w:color="auto"/>
            <w:bottom w:val="none" w:sz="0" w:space="0" w:color="auto"/>
            <w:right w:val="none" w:sz="0" w:space="0" w:color="auto"/>
          </w:divBdr>
        </w:div>
        <w:div w:id="1214081219">
          <w:marLeft w:val="0"/>
          <w:marRight w:val="0"/>
          <w:marTop w:val="0"/>
          <w:marBottom w:val="0"/>
          <w:divBdr>
            <w:top w:val="none" w:sz="0" w:space="0" w:color="auto"/>
            <w:left w:val="none" w:sz="0" w:space="0" w:color="auto"/>
            <w:bottom w:val="none" w:sz="0" w:space="0" w:color="auto"/>
            <w:right w:val="none" w:sz="0" w:space="0" w:color="auto"/>
          </w:divBdr>
        </w:div>
        <w:div w:id="406877512">
          <w:marLeft w:val="0"/>
          <w:marRight w:val="0"/>
          <w:marTop w:val="0"/>
          <w:marBottom w:val="0"/>
          <w:divBdr>
            <w:top w:val="none" w:sz="0" w:space="0" w:color="auto"/>
            <w:left w:val="none" w:sz="0" w:space="0" w:color="auto"/>
            <w:bottom w:val="none" w:sz="0" w:space="0" w:color="auto"/>
            <w:right w:val="none" w:sz="0" w:space="0" w:color="auto"/>
          </w:divBdr>
        </w:div>
        <w:div w:id="47649777">
          <w:marLeft w:val="0"/>
          <w:marRight w:val="0"/>
          <w:marTop w:val="0"/>
          <w:marBottom w:val="0"/>
          <w:divBdr>
            <w:top w:val="none" w:sz="0" w:space="0" w:color="auto"/>
            <w:left w:val="none" w:sz="0" w:space="0" w:color="auto"/>
            <w:bottom w:val="none" w:sz="0" w:space="0" w:color="auto"/>
            <w:right w:val="none" w:sz="0" w:space="0" w:color="auto"/>
          </w:divBdr>
        </w:div>
        <w:div w:id="216283864">
          <w:marLeft w:val="0"/>
          <w:marRight w:val="0"/>
          <w:marTop w:val="0"/>
          <w:marBottom w:val="0"/>
          <w:divBdr>
            <w:top w:val="none" w:sz="0" w:space="0" w:color="auto"/>
            <w:left w:val="none" w:sz="0" w:space="0" w:color="auto"/>
            <w:bottom w:val="none" w:sz="0" w:space="0" w:color="auto"/>
            <w:right w:val="none" w:sz="0" w:space="0" w:color="auto"/>
          </w:divBdr>
        </w:div>
        <w:div w:id="175311383">
          <w:marLeft w:val="0"/>
          <w:marRight w:val="0"/>
          <w:marTop w:val="0"/>
          <w:marBottom w:val="0"/>
          <w:divBdr>
            <w:top w:val="none" w:sz="0" w:space="0" w:color="auto"/>
            <w:left w:val="none" w:sz="0" w:space="0" w:color="auto"/>
            <w:bottom w:val="none" w:sz="0" w:space="0" w:color="auto"/>
            <w:right w:val="none" w:sz="0" w:space="0" w:color="auto"/>
          </w:divBdr>
        </w:div>
        <w:div w:id="479347068">
          <w:marLeft w:val="0"/>
          <w:marRight w:val="0"/>
          <w:marTop w:val="0"/>
          <w:marBottom w:val="0"/>
          <w:divBdr>
            <w:top w:val="none" w:sz="0" w:space="0" w:color="auto"/>
            <w:left w:val="none" w:sz="0" w:space="0" w:color="auto"/>
            <w:bottom w:val="none" w:sz="0" w:space="0" w:color="auto"/>
            <w:right w:val="none" w:sz="0" w:space="0" w:color="auto"/>
          </w:divBdr>
        </w:div>
        <w:div w:id="1113161614">
          <w:marLeft w:val="0"/>
          <w:marRight w:val="0"/>
          <w:marTop w:val="0"/>
          <w:marBottom w:val="0"/>
          <w:divBdr>
            <w:top w:val="none" w:sz="0" w:space="0" w:color="auto"/>
            <w:left w:val="none" w:sz="0" w:space="0" w:color="auto"/>
            <w:bottom w:val="none" w:sz="0" w:space="0" w:color="auto"/>
            <w:right w:val="none" w:sz="0" w:space="0" w:color="auto"/>
          </w:divBdr>
        </w:div>
        <w:div w:id="670107214">
          <w:marLeft w:val="0"/>
          <w:marRight w:val="0"/>
          <w:marTop w:val="0"/>
          <w:marBottom w:val="0"/>
          <w:divBdr>
            <w:top w:val="none" w:sz="0" w:space="0" w:color="auto"/>
            <w:left w:val="none" w:sz="0" w:space="0" w:color="auto"/>
            <w:bottom w:val="none" w:sz="0" w:space="0" w:color="auto"/>
            <w:right w:val="none" w:sz="0" w:space="0" w:color="auto"/>
          </w:divBdr>
        </w:div>
        <w:div w:id="1625235093">
          <w:marLeft w:val="0"/>
          <w:marRight w:val="0"/>
          <w:marTop w:val="0"/>
          <w:marBottom w:val="0"/>
          <w:divBdr>
            <w:top w:val="none" w:sz="0" w:space="0" w:color="auto"/>
            <w:left w:val="none" w:sz="0" w:space="0" w:color="auto"/>
            <w:bottom w:val="none" w:sz="0" w:space="0" w:color="auto"/>
            <w:right w:val="none" w:sz="0" w:space="0" w:color="auto"/>
          </w:divBdr>
        </w:div>
        <w:div w:id="1134061661">
          <w:marLeft w:val="0"/>
          <w:marRight w:val="0"/>
          <w:marTop w:val="0"/>
          <w:marBottom w:val="0"/>
          <w:divBdr>
            <w:top w:val="none" w:sz="0" w:space="0" w:color="auto"/>
            <w:left w:val="none" w:sz="0" w:space="0" w:color="auto"/>
            <w:bottom w:val="none" w:sz="0" w:space="0" w:color="auto"/>
            <w:right w:val="none" w:sz="0" w:space="0" w:color="auto"/>
          </w:divBdr>
        </w:div>
        <w:div w:id="1904488101">
          <w:marLeft w:val="0"/>
          <w:marRight w:val="0"/>
          <w:marTop w:val="0"/>
          <w:marBottom w:val="0"/>
          <w:divBdr>
            <w:top w:val="none" w:sz="0" w:space="0" w:color="auto"/>
            <w:left w:val="none" w:sz="0" w:space="0" w:color="auto"/>
            <w:bottom w:val="none" w:sz="0" w:space="0" w:color="auto"/>
            <w:right w:val="none" w:sz="0" w:space="0" w:color="auto"/>
          </w:divBdr>
        </w:div>
        <w:div w:id="1979453298">
          <w:marLeft w:val="0"/>
          <w:marRight w:val="0"/>
          <w:marTop w:val="0"/>
          <w:marBottom w:val="0"/>
          <w:divBdr>
            <w:top w:val="none" w:sz="0" w:space="0" w:color="auto"/>
            <w:left w:val="none" w:sz="0" w:space="0" w:color="auto"/>
            <w:bottom w:val="none" w:sz="0" w:space="0" w:color="auto"/>
            <w:right w:val="none" w:sz="0" w:space="0" w:color="auto"/>
          </w:divBdr>
        </w:div>
        <w:div w:id="667708996">
          <w:marLeft w:val="0"/>
          <w:marRight w:val="0"/>
          <w:marTop w:val="0"/>
          <w:marBottom w:val="0"/>
          <w:divBdr>
            <w:top w:val="none" w:sz="0" w:space="0" w:color="auto"/>
            <w:left w:val="none" w:sz="0" w:space="0" w:color="auto"/>
            <w:bottom w:val="none" w:sz="0" w:space="0" w:color="auto"/>
            <w:right w:val="none" w:sz="0" w:space="0" w:color="auto"/>
          </w:divBdr>
        </w:div>
        <w:div w:id="1418166247">
          <w:marLeft w:val="0"/>
          <w:marRight w:val="0"/>
          <w:marTop w:val="0"/>
          <w:marBottom w:val="0"/>
          <w:divBdr>
            <w:top w:val="none" w:sz="0" w:space="0" w:color="auto"/>
            <w:left w:val="none" w:sz="0" w:space="0" w:color="auto"/>
            <w:bottom w:val="none" w:sz="0" w:space="0" w:color="auto"/>
            <w:right w:val="none" w:sz="0" w:space="0" w:color="auto"/>
          </w:divBdr>
        </w:div>
        <w:div w:id="1883127180">
          <w:marLeft w:val="0"/>
          <w:marRight w:val="0"/>
          <w:marTop w:val="0"/>
          <w:marBottom w:val="0"/>
          <w:divBdr>
            <w:top w:val="none" w:sz="0" w:space="0" w:color="auto"/>
            <w:left w:val="none" w:sz="0" w:space="0" w:color="auto"/>
            <w:bottom w:val="none" w:sz="0" w:space="0" w:color="auto"/>
            <w:right w:val="none" w:sz="0" w:space="0" w:color="auto"/>
          </w:divBdr>
        </w:div>
        <w:div w:id="909849283">
          <w:marLeft w:val="0"/>
          <w:marRight w:val="0"/>
          <w:marTop w:val="0"/>
          <w:marBottom w:val="0"/>
          <w:divBdr>
            <w:top w:val="none" w:sz="0" w:space="0" w:color="auto"/>
            <w:left w:val="none" w:sz="0" w:space="0" w:color="auto"/>
            <w:bottom w:val="none" w:sz="0" w:space="0" w:color="auto"/>
            <w:right w:val="none" w:sz="0" w:space="0" w:color="auto"/>
          </w:divBdr>
        </w:div>
        <w:div w:id="1939754107">
          <w:marLeft w:val="0"/>
          <w:marRight w:val="0"/>
          <w:marTop w:val="0"/>
          <w:marBottom w:val="0"/>
          <w:divBdr>
            <w:top w:val="none" w:sz="0" w:space="0" w:color="auto"/>
            <w:left w:val="none" w:sz="0" w:space="0" w:color="auto"/>
            <w:bottom w:val="none" w:sz="0" w:space="0" w:color="auto"/>
            <w:right w:val="none" w:sz="0" w:space="0" w:color="auto"/>
          </w:divBdr>
        </w:div>
        <w:div w:id="944995860">
          <w:marLeft w:val="0"/>
          <w:marRight w:val="0"/>
          <w:marTop w:val="0"/>
          <w:marBottom w:val="0"/>
          <w:divBdr>
            <w:top w:val="none" w:sz="0" w:space="0" w:color="auto"/>
            <w:left w:val="none" w:sz="0" w:space="0" w:color="auto"/>
            <w:bottom w:val="none" w:sz="0" w:space="0" w:color="auto"/>
            <w:right w:val="none" w:sz="0" w:space="0" w:color="auto"/>
          </w:divBdr>
        </w:div>
        <w:div w:id="1868105247">
          <w:marLeft w:val="0"/>
          <w:marRight w:val="0"/>
          <w:marTop w:val="0"/>
          <w:marBottom w:val="0"/>
          <w:divBdr>
            <w:top w:val="none" w:sz="0" w:space="0" w:color="auto"/>
            <w:left w:val="none" w:sz="0" w:space="0" w:color="auto"/>
            <w:bottom w:val="none" w:sz="0" w:space="0" w:color="auto"/>
            <w:right w:val="none" w:sz="0" w:space="0" w:color="auto"/>
          </w:divBdr>
        </w:div>
        <w:div w:id="1706252204">
          <w:marLeft w:val="0"/>
          <w:marRight w:val="0"/>
          <w:marTop w:val="0"/>
          <w:marBottom w:val="0"/>
          <w:divBdr>
            <w:top w:val="none" w:sz="0" w:space="0" w:color="auto"/>
            <w:left w:val="none" w:sz="0" w:space="0" w:color="auto"/>
            <w:bottom w:val="none" w:sz="0" w:space="0" w:color="auto"/>
            <w:right w:val="none" w:sz="0" w:space="0" w:color="auto"/>
          </w:divBdr>
        </w:div>
        <w:div w:id="351344202">
          <w:marLeft w:val="0"/>
          <w:marRight w:val="0"/>
          <w:marTop w:val="0"/>
          <w:marBottom w:val="0"/>
          <w:divBdr>
            <w:top w:val="none" w:sz="0" w:space="0" w:color="auto"/>
            <w:left w:val="none" w:sz="0" w:space="0" w:color="auto"/>
            <w:bottom w:val="none" w:sz="0" w:space="0" w:color="auto"/>
            <w:right w:val="none" w:sz="0" w:space="0" w:color="auto"/>
          </w:divBdr>
        </w:div>
        <w:div w:id="764571623">
          <w:marLeft w:val="0"/>
          <w:marRight w:val="0"/>
          <w:marTop w:val="0"/>
          <w:marBottom w:val="0"/>
          <w:divBdr>
            <w:top w:val="none" w:sz="0" w:space="0" w:color="auto"/>
            <w:left w:val="none" w:sz="0" w:space="0" w:color="auto"/>
            <w:bottom w:val="none" w:sz="0" w:space="0" w:color="auto"/>
            <w:right w:val="none" w:sz="0" w:space="0" w:color="auto"/>
          </w:divBdr>
        </w:div>
        <w:div w:id="125973196">
          <w:marLeft w:val="0"/>
          <w:marRight w:val="0"/>
          <w:marTop w:val="0"/>
          <w:marBottom w:val="0"/>
          <w:divBdr>
            <w:top w:val="none" w:sz="0" w:space="0" w:color="auto"/>
            <w:left w:val="none" w:sz="0" w:space="0" w:color="auto"/>
            <w:bottom w:val="none" w:sz="0" w:space="0" w:color="auto"/>
            <w:right w:val="none" w:sz="0" w:space="0" w:color="auto"/>
          </w:divBdr>
        </w:div>
        <w:div w:id="1405374050">
          <w:marLeft w:val="0"/>
          <w:marRight w:val="0"/>
          <w:marTop w:val="0"/>
          <w:marBottom w:val="0"/>
          <w:divBdr>
            <w:top w:val="none" w:sz="0" w:space="0" w:color="auto"/>
            <w:left w:val="none" w:sz="0" w:space="0" w:color="auto"/>
            <w:bottom w:val="none" w:sz="0" w:space="0" w:color="auto"/>
            <w:right w:val="none" w:sz="0" w:space="0" w:color="auto"/>
          </w:divBdr>
        </w:div>
        <w:div w:id="932208737">
          <w:marLeft w:val="0"/>
          <w:marRight w:val="0"/>
          <w:marTop w:val="0"/>
          <w:marBottom w:val="0"/>
          <w:divBdr>
            <w:top w:val="none" w:sz="0" w:space="0" w:color="auto"/>
            <w:left w:val="none" w:sz="0" w:space="0" w:color="auto"/>
            <w:bottom w:val="none" w:sz="0" w:space="0" w:color="auto"/>
            <w:right w:val="none" w:sz="0" w:space="0" w:color="auto"/>
          </w:divBdr>
        </w:div>
        <w:div w:id="133180423">
          <w:marLeft w:val="0"/>
          <w:marRight w:val="0"/>
          <w:marTop w:val="0"/>
          <w:marBottom w:val="0"/>
          <w:divBdr>
            <w:top w:val="none" w:sz="0" w:space="0" w:color="auto"/>
            <w:left w:val="none" w:sz="0" w:space="0" w:color="auto"/>
            <w:bottom w:val="none" w:sz="0" w:space="0" w:color="auto"/>
            <w:right w:val="none" w:sz="0" w:space="0" w:color="auto"/>
          </w:divBdr>
        </w:div>
        <w:div w:id="270821351">
          <w:marLeft w:val="0"/>
          <w:marRight w:val="0"/>
          <w:marTop w:val="0"/>
          <w:marBottom w:val="0"/>
          <w:divBdr>
            <w:top w:val="none" w:sz="0" w:space="0" w:color="auto"/>
            <w:left w:val="none" w:sz="0" w:space="0" w:color="auto"/>
            <w:bottom w:val="none" w:sz="0" w:space="0" w:color="auto"/>
            <w:right w:val="none" w:sz="0" w:space="0" w:color="auto"/>
          </w:divBdr>
        </w:div>
        <w:div w:id="844710907">
          <w:marLeft w:val="0"/>
          <w:marRight w:val="0"/>
          <w:marTop w:val="0"/>
          <w:marBottom w:val="0"/>
          <w:divBdr>
            <w:top w:val="none" w:sz="0" w:space="0" w:color="auto"/>
            <w:left w:val="none" w:sz="0" w:space="0" w:color="auto"/>
            <w:bottom w:val="none" w:sz="0" w:space="0" w:color="auto"/>
            <w:right w:val="none" w:sz="0" w:space="0" w:color="auto"/>
          </w:divBdr>
        </w:div>
        <w:div w:id="591859810">
          <w:marLeft w:val="0"/>
          <w:marRight w:val="0"/>
          <w:marTop w:val="0"/>
          <w:marBottom w:val="0"/>
          <w:divBdr>
            <w:top w:val="none" w:sz="0" w:space="0" w:color="auto"/>
            <w:left w:val="none" w:sz="0" w:space="0" w:color="auto"/>
            <w:bottom w:val="none" w:sz="0" w:space="0" w:color="auto"/>
            <w:right w:val="none" w:sz="0" w:space="0" w:color="auto"/>
          </w:divBdr>
        </w:div>
        <w:div w:id="2087414731">
          <w:marLeft w:val="0"/>
          <w:marRight w:val="0"/>
          <w:marTop w:val="0"/>
          <w:marBottom w:val="0"/>
          <w:divBdr>
            <w:top w:val="none" w:sz="0" w:space="0" w:color="auto"/>
            <w:left w:val="none" w:sz="0" w:space="0" w:color="auto"/>
            <w:bottom w:val="none" w:sz="0" w:space="0" w:color="auto"/>
            <w:right w:val="none" w:sz="0" w:space="0" w:color="auto"/>
          </w:divBdr>
        </w:div>
        <w:div w:id="41682578">
          <w:marLeft w:val="0"/>
          <w:marRight w:val="0"/>
          <w:marTop w:val="0"/>
          <w:marBottom w:val="0"/>
          <w:divBdr>
            <w:top w:val="none" w:sz="0" w:space="0" w:color="auto"/>
            <w:left w:val="none" w:sz="0" w:space="0" w:color="auto"/>
            <w:bottom w:val="none" w:sz="0" w:space="0" w:color="auto"/>
            <w:right w:val="none" w:sz="0" w:space="0" w:color="auto"/>
          </w:divBdr>
        </w:div>
        <w:div w:id="624119650">
          <w:marLeft w:val="0"/>
          <w:marRight w:val="0"/>
          <w:marTop w:val="0"/>
          <w:marBottom w:val="0"/>
          <w:divBdr>
            <w:top w:val="none" w:sz="0" w:space="0" w:color="auto"/>
            <w:left w:val="none" w:sz="0" w:space="0" w:color="auto"/>
            <w:bottom w:val="none" w:sz="0" w:space="0" w:color="auto"/>
            <w:right w:val="none" w:sz="0" w:space="0" w:color="auto"/>
          </w:divBdr>
        </w:div>
        <w:div w:id="1875070114">
          <w:marLeft w:val="0"/>
          <w:marRight w:val="0"/>
          <w:marTop w:val="0"/>
          <w:marBottom w:val="0"/>
          <w:divBdr>
            <w:top w:val="none" w:sz="0" w:space="0" w:color="auto"/>
            <w:left w:val="none" w:sz="0" w:space="0" w:color="auto"/>
            <w:bottom w:val="none" w:sz="0" w:space="0" w:color="auto"/>
            <w:right w:val="none" w:sz="0" w:space="0" w:color="auto"/>
          </w:divBdr>
        </w:div>
        <w:div w:id="321395713">
          <w:marLeft w:val="0"/>
          <w:marRight w:val="0"/>
          <w:marTop w:val="0"/>
          <w:marBottom w:val="0"/>
          <w:divBdr>
            <w:top w:val="none" w:sz="0" w:space="0" w:color="auto"/>
            <w:left w:val="none" w:sz="0" w:space="0" w:color="auto"/>
            <w:bottom w:val="none" w:sz="0" w:space="0" w:color="auto"/>
            <w:right w:val="none" w:sz="0" w:space="0" w:color="auto"/>
          </w:divBdr>
        </w:div>
        <w:div w:id="1828282837">
          <w:marLeft w:val="0"/>
          <w:marRight w:val="0"/>
          <w:marTop w:val="0"/>
          <w:marBottom w:val="0"/>
          <w:divBdr>
            <w:top w:val="none" w:sz="0" w:space="0" w:color="auto"/>
            <w:left w:val="none" w:sz="0" w:space="0" w:color="auto"/>
            <w:bottom w:val="none" w:sz="0" w:space="0" w:color="auto"/>
            <w:right w:val="none" w:sz="0" w:space="0" w:color="auto"/>
          </w:divBdr>
        </w:div>
        <w:div w:id="1469932340">
          <w:marLeft w:val="0"/>
          <w:marRight w:val="0"/>
          <w:marTop w:val="0"/>
          <w:marBottom w:val="0"/>
          <w:divBdr>
            <w:top w:val="none" w:sz="0" w:space="0" w:color="auto"/>
            <w:left w:val="none" w:sz="0" w:space="0" w:color="auto"/>
            <w:bottom w:val="none" w:sz="0" w:space="0" w:color="auto"/>
            <w:right w:val="none" w:sz="0" w:space="0" w:color="auto"/>
          </w:divBdr>
        </w:div>
        <w:div w:id="1514300587">
          <w:marLeft w:val="0"/>
          <w:marRight w:val="0"/>
          <w:marTop w:val="0"/>
          <w:marBottom w:val="0"/>
          <w:divBdr>
            <w:top w:val="none" w:sz="0" w:space="0" w:color="auto"/>
            <w:left w:val="none" w:sz="0" w:space="0" w:color="auto"/>
            <w:bottom w:val="none" w:sz="0" w:space="0" w:color="auto"/>
            <w:right w:val="none" w:sz="0" w:space="0" w:color="auto"/>
          </w:divBdr>
        </w:div>
        <w:div w:id="285622598">
          <w:marLeft w:val="0"/>
          <w:marRight w:val="0"/>
          <w:marTop w:val="0"/>
          <w:marBottom w:val="0"/>
          <w:divBdr>
            <w:top w:val="none" w:sz="0" w:space="0" w:color="auto"/>
            <w:left w:val="none" w:sz="0" w:space="0" w:color="auto"/>
            <w:bottom w:val="none" w:sz="0" w:space="0" w:color="auto"/>
            <w:right w:val="none" w:sz="0" w:space="0" w:color="auto"/>
          </w:divBdr>
        </w:div>
        <w:div w:id="1144544639">
          <w:marLeft w:val="0"/>
          <w:marRight w:val="0"/>
          <w:marTop w:val="0"/>
          <w:marBottom w:val="0"/>
          <w:divBdr>
            <w:top w:val="none" w:sz="0" w:space="0" w:color="auto"/>
            <w:left w:val="none" w:sz="0" w:space="0" w:color="auto"/>
            <w:bottom w:val="none" w:sz="0" w:space="0" w:color="auto"/>
            <w:right w:val="none" w:sz="0" w:space="0" w:color="auto"/>
          </w:divBdr>
        </w:div>
        <w:div w:id="1839727459">
          <w:marLeft w:val="0"/>
          <w:marRight w:val="0"/>
          <w:marTop w:val="0"/>
          <w:marBottom w:val="0"/>
          <w:divBdr>
            <w:top w:val="none" w:sz="0" w:space="0" w:color="auto"/>
            <w:left w:val="none" w:sz="0" w:space="0" w:color="auto"/>
            <w:bottom w:val="none" w:sz="0" w:space="0" w:color="auto"/>
            <w:right w:val="none" w:sz="0" w:space="0" w:color="auto"/>
          </w:divBdr>
        </w:div>
        <w:div w:id="1860578346">
          <w:marLeft w:val="0"/>
          <w:marRight w:val="0"/>
          <w:marTop w:val="0"/>
          <w:marBottom w:val="0"/>
          <w:divBdr>
            <w:top w:val="none" w:sz="0" w:space="0" w:color="auto"/>
            <w:left w:val="none" w:sz="0" w:space="0" w:color="auto"/>
            <w:bottom w:val="none" w:sz="0" w:space="0" w:color="auto"/>
            <w:right w:val="none" w:sz="0" w:space="0" w:color="auto"/>
          </w:divBdr>
        </w:div>
        <w:div w:id="1754159485">
          <w:marLeft w:val="0"/>
          <w:marRight w:val="0"/>
          <w:marTop w:val="0"/>
          <w:marBottom w:val="0"/>
          <w:divBdr>
            <w:top w:val="none" w:sz="0" w:space="0" w:color="auto"/>
            <w:left w:val="none" w:sz="0" w:space="0" w:color="auto"/>
            <w:bottom w:val="none" w:sz="0" w:space="0" w:color="auto"/>
            <w:right w:val="none" w:sz="0" w:space="0" w:color="auto"/>
          </w:divBdr>
        </w:div>
        <w:div w:id="979112567">
          <w:marLeft w:val="0"/>
          <w:marRight w:val="0"/>
          <w:marTop w:val="0"/>
          <w:marBottom w:val="0"/>
          <w:divBdr>
            <w:top w:val="none" w:sz="0" w:space="0" w:color="auto"/>
            <w:left w:val="none" w:sz="0" w:space="0" w:color="auto"/>
            <w:bottom w:val="none" w:sz="0" w:space="0" w:color="auto"/>
            <w:right w:val="none" w:sz="0" w:space="0" w:color="auto"/>
          </w:divBdr>
        </w:div>
        <w:div w:id="1991862413">
          <w:marLeft w:val="0"/>
          <w:marRight w:val="0"/>
          <w:marTop w:val="0"/>
          <w:marBottom w:val="0"/>
          <w:divBdr>
            <w:top w:val="none" w:sz="0" w:space="0" w:color="auto"/>
            <w:left w:val="none" w:sz="0" w:space="0" w:color="auto"/>
            <w:bottom w:val="none" w:sz="0" w:space="0" w:color="auto"/>
            <w:right w:val="none" w:sz="0" w:space="0" w:color="auto"/>
          </w:divBdr>
        </w:div>
        <w:div w:id="587732980">
          <w:marLeft w:val="0"/>
          <w:marRight w:val="0"/>
          <w:marTop w:val="0"/>
          <w:marBottom w:val="0"/>
          <w:divBdr>
            <w:top w:val="none" w:sz="0" w:space="0" w:color="auto"/>
            <w:left w:val="none" w:sz="0" w:space="0" w:color="auto"/>
            <w:bottom w:val="none" w:sz="0" w:space="0" w:color="auto"/>
            <w:right w:val="none" w:sz="0" w:space="0" w:color="auto"/>
          </w:divBdr>
        </w:div>
        <w:div w:id="1790658713">
          <w:marLeft w:val="0"/>
          <w:marRight w:val="0"/>
          <w:marTop w:val="0"/>
          <w:marBottom w:val="0"/>
          <w:divBdr>
            <w:top w:val="none" w:sz="0" w:space="0" w:color="auto"/>
            <w:left w:val="none" w:sz="0" w:space="0" w:color="auto"/>
            <w:bottom w:val="none" w:sz="0" w:space="0" w:color="auto"/>
            <w:right w:val="none" w:sz="0" w:space="0" w:color="auto"/>
          </w:divBdr>
        </w:div>
        <w:div w:id="1037969089">
          <w:marLeft w:val="0"/>
          <w:marRight w:val="0"/>
          <w:marTop w:val="0"/>
          <w:marBottom w:val="0"/>
          <w:divBdr>
            <w:top w:val="none" w:sz="0" w:space="0" w:color="auto"/>
            <w:left w:val="none" w:sz="0" w:space="0" w:color="auto"/>
            <w:bottom w:val="none" w:sz="0" w:space="0" w:color="auto"/>
            <w:right w:val="none" w:sz="0" w:space="0" w:color="auto"/>
          </w:divBdr>
        </w:div>
        <w:div w:id="1485774544">
          <w:marLeft w:val="0"/>
          <w:marRight w:val="0"/>
          <w:marTop w:val="0"/>
          <w:marBottom w:val="0"/>
          <w:divBdr>
            <w:top w:val="none" w:sz="0" w:space="0" w:color="auto"/>
            <w:left w:val="none" w:sz="0" w:space="0" w:color="auto"/>
            <w:bottom w:val="none" w:sz="0" w:space="0" w:color="auto"/>
            <w:right w:val="none" w:sz="0" w:space="0" w:color="auto"/>
          </w:divBdr>
        </w:div>
        <w:div w:id="511451815">
          <w:marLeft w:val="0"/>
          <w:marRight w:val="0"/>
          <w:marTop w:val="0"/>
          <w:marBottom w:val="0"/>
          <w:divBdr>
            <w:top w:val="none" w:sz="0" w:space="0" w:color="auto"/>
            <w:left w:val="none" w:sz="0" w:space="0" w:color="auto"/>
            <w:bottom w:val="none" w:sz="0" w:space="0" w:color="auto"/>
            <w:right w:val="none" w:sz="0" w:space="0" w:color="auto"/>
          </w:divBdr>
        </w:div>
        <w:div w:id="2058242690">
          <w:marLeft w:val="0"/>
          <w:marRight w:val="0"/>
          <w:marTop w:val="0"/>
          <w:marBottom w:val="0"/>
          <w:divBdr>
            <w:top w:val="none" w:sz="0" w:space="0" w:color="auto"/>
            <w:left w:val="none" w:sz="0" w:space="0" w:color="auto"/>
            <w:bottom w:val="none" w:sz="0" w:space="0" w:color="auto"/>
            <w:right w:val="none" w:sz="0" w:space="0" w:color="auto"/>
          </w:divBdr>
        </w:div>
        <w:div w:id="2106150724">
          <w:marLeft w:val="0"/>
          <w:marRight w:val="0"/>
          <w:marTop w:val="0"/>
          <w:marBottom w:val="0"/>
          <w:divBdr>
            <w:top w:val="none" w:sz="0" w:space="0" w:color="auto"/>
            <w:left w:val="none" w:sz="0" w:space="0" w:color="auto"/>
            <w:bottom w:val="none" w:sz="0" w:space="0" w:color="auto"/>
            <w:right w:val="none" w:sz="0" w:space="0" w:color="auto"/>
          </w:divBdr>
        </w:div>
        <w:div w:id="2054890604">
          <w:marLeft w:val="0"/>
          <w:marRight w:val="0"/>
          <w:marTop w:val="0"/>
          <w:marBottom w:val="0"/>
          <w:divBdr>
            <w:top w:val="none" w:sz="0" w:space="0" w:color="auto"/>
            <w:left w:val="none" w:sz="0" w:space="0" w:color="auto"/>
            <w:bottom w:val="none" w:sz="0" w:space="0" w:color="auto"/>
            <w:right w:val="none" w:sz="0" w:space="0" w:color="auto"/>
          </w:divBdr>
        </w:div>
        <w:div w:id="1473331175">
          <w:marLeft w:val="0"/>
          <w:marRight w:val="0"/>
          <w:marTop w:val="0"/>
          <w:marBottom w:val="0"/>
          <w:divBdr>
            <w:top w:val="none" w:sz="0" w:space="0" w:color="auto"/>
            <w:left w:val="none" w:sz="0" w:space="0" w:color="auto"/>
            <w:bottom w:val="none" w:sz="0" w:space="0" w:color="auto"/>
            <w:right w:val="none" w:sz="0" w:space="0" w:color="auto"/>
          </w:divBdr>
        </w:div>
        <w:div w:id="691223130">
          <w:marLeft w:val="0"/>
          <w:marRight w:val="0"/>
          <w:marTop w:val="0"/>
          <w:marBottom w:val="0"/>
          <w:divBdr>
            <w:top w:val="none" w:sz="0" w:space="0" w:color="auto"/>
            <w:left w:val="none" w:sz="0" w:space="0" w:color="auto"/>
            <w:bottom w:val="none" w:sz="0" w:space="0" w:color="auto"/>
            <w:right w:val="none" w:sz="0" w:space="0" w:color="auto"/>
          </w:divBdr>
        </w:div>
        <w:div w:id="981689136">
          <w:marLeft w:val="0"/>
          <w:marRight w:val="0"/>
          <w:marTop w:val="0"/>
          <w:marBottom w:val="0"/>
          <w:divBdr>
            <w:top w:val="none" w:sz="0" w:space="0" w:color="auto"/>
            <w:left w:val="none" w:sz="0" w:space="0" w:color="auto"/>
            <w:bottom w:val="none" w:sz="0" w:space="0" w:color="auto"/>
            <w:right w:val="none" w:sz="0" w:space="0" w:color="auto"/>
          </w:divBdr>
        </w:div>
        <w:div w:id="1271619051">
          <w:marLeft w:val="0"/>
          <w:marRight w:val="0"/>
          <w:marTop w:val="0"/>
          <w:marBottom w:val="0"/>
          <w:divBdr>
            <w:top w:val="none" w:sz="0" w:space="0" w:color="auto"/>
            <w:left w:val="none" w:sz="0" w:space="0" w:color="auto"/>
            <w:bottom w:val="none" w:sz="0" w:space="0" w:color="auto"/>
            <w:right w:val="none" w:sz="0" w:space="0" w:color="auto"/>
          </w:divBdr>
        </w:div>
        <w:div w:id="660547124">
          <w:marLeft w:val="0"/>
          <w:marRight w:val="0"/>
          <w:marTop w:val="0"/>
          <w:marBottom w:val="0"/>
          <w:divBdr>
            <w:top w:val="none" w:sz="0" w:space="0" w:color="auto"/>
            <w:left w:val="none" w:sz="0" w:space="0" w:color="auto"/>
            <w:bottom w:val="none" w:sz="0" w:space="0" w:color="auto"/>
            <w:right w:val="none" w:sz="0" w:space="0" w:color="auto"/>
          </w:divBdr>
        </w:div>
        <w:div w:id="993487790">
          <w:marLeft w:val="0"/>
          <w:marRight w:val="0"/>
          <w:marTop w:val="0"/>
          <w:marBottom w:val="0"/>
          <w:divBdr>
            <w:top w:val="none" w:sz="0" w:space="0" w:color="auto"/>
            <w:left w:val="none" w:sz="0" w:space="0" w:color="auto"/>
            <w:bottom w:val="none" w:sz="0" w:space="0" w:color="auto"/>
            <w:right w:val="none" w:sz="0" w:space="0" w:color="auto"/>
          </w:divBdr>
        </w:div>
        <w:div w:id="194004626">
          <w:marLeft w:val="0"/>
          <w:marRight w:val="0"/>
          <w:marTop w:val="0"/>
          <w:marBottom w:val="0"/>
          <w:divBdr>
            <w:top w:val="none" w:sz="0" w:space="0" w:color="auto"/>
            <w:left w:val="none" w:sz="0" w:space="0" w:color="auto"/>
            <w:bottom w:val="none" w:sz="0" w:space="0" w:color="auto"/>
            <w:right w:val="none" w:sz="0" w:space="0" w:color="auto"/>
          </w:divBdr>
        </w:div>
        <w:div w:id="1671786212">
          <w:marLeft w:val="0"/>
          <w:marRight w:val="0"/>
          <w:marTop w:val="0"/>
          <w:marBottom w:val="0"/>
          <w:divBdr>
            <w:top w:val="none" w:sz="0" w:space="0" w:color="auto"/>
            <w:left w:val="none" w:sz="0" w:space="0" w:color="auto"/>
            <w:bottom w:val="none" w:sz="0" w:space="0" w:color="auto"/>
            <w:right w:val="none" w:sz="0" w:space="0" w:color="auto"/>
          </w:divBdr>
        </w:div>
        <w:div w:id="1364942608">
          <w:marLeft w:val="0"/>
          <w:marRight w:val="0"/>
          <w:marTop w:val="0"/>
          <w:marBottom w:val="0"/>
          <w:divBdr>
            <w:top w:val="none" w:sz="0" w:space="0" w:color="auto"/>
            <w:left w:val="none" w:sz="0" w:space="0" w:color="auto"/>
            <w:bottom w:val="none" w:sz="0" w:space="0" w:color="auto"/>
            <w:right w:val="none" w:sz="0" w:space="0" w:color="auto"/>
          </w:divBdr>
        </w:div>
        <w:div w:id="147325341">
          <w:marLeft w:val="0"/>
          <w:marRight w:val="0"/>
          <w:marTop w:val="0"/>
          <w:marBottom w:val="0"/>
          <w:divBdr>
            <w:top w:val="none" w:sz="0" w:space="0" w:color="auto"/>
            <w:left w:val="none" w:sz="0" w:space="0" w:color="auto"/>
            <w:bottom w:val="none" w:sz="0" w:space="0" w:color="auto"/>
            <w:right w:val="none" w:sz="0" w:space="0" w:color="auto"/>
          </w:divBdr>
        </w:div>
        <w:div w:id="1774353764">
          <w:marLeft w:val="0"/>
          <w:marRight w:val="0"/>
          <w:marTop w:val="0"/>
          <w:marBottom w:val="0"/>
          <w:divBdr>
            <w:top w:val="none" w:sz="0" w:space="0" w:color="auto"/>
            <w:left w:val="none" w:sz="0" w:space="0" w:color="auto"/>
            <w:bottom w:val="none" w:sz="0" w:space="0" w:color="auto"/>
            <w:right w:val="none" w:sz="0" w:space="0" w:color="auto"/>
          </w:divBdr>
        </w:div>
        <w:div w:id="324164977">
          <w:marLeft w:val="0"/>
          <w:marRight w:val="0"/>
          <w:marTop w:val="0"/>
          <w:marBottom w:val="0"/>
          <w:divBdr>
            <w:top w:val="none" w:sz="0" w:space="0" w:color="auto"/>
            <w:left w:val="none" w:sz="0" w:space="0" w:color="auto"/>
            <w:bottom w:val="none" w:sz="0" w:space="0" w:color="auto"/>
            <w:right w:val="none" w:sz="0" w:space="0" w:color="auto"/>
          </w:divBdr>
        </w:div>
        <w:div w:id="1374846714">
          <w:marLeft w:val="0"/>
          <w:marRight w:val="0"/>
          <w:marTop w:val="0"/>
          <w:marBottom w:val="0"/>
          <w:divBdr>
            <w:top w:val="none" w:sz="0" w:space="0" w:color="auto"/>
            <w:left w:val="none" w:sz="0" w:space="0" w:color="auto"/>
            <w:bottom w:val="none" w:sz="0" w:space="0" w:color="auto"/>
            <w:right w:val="none" w:sz="0" w:space="0" w:color="auto"/>
          </w:divBdr>
        </w:div>
        <w:div w:id="2013096930">
          <w:marLeft w:val="0"/>
          <w:marRight w:val="0"/>
          <w:marTop w:val="0"/>
          <w:marBottom w:val="0"/>
          <w:divBdr>
            <w:top w:val="none" w:sz="0" w:space="0" w:color="auto"/>
            <w:left w:val="none" w:sz="0" w:space="0" w:color="auto"/>
            <w:bottom w:val="none" w:sz="0" w:space="0" w:color="auto"/>
            <w:right w:val="none" w:sz="0" w:space="0" w:color="auto"/>
          </w:divBdr>
        </w:div>
        <w:div w:id="1400594430">
          <w:marLeft w:val="0"/>
          <w:marRight w:val="0"/>
          <w:marTop w:val="0"/>
          <w:marBottom w:val="0"/>
          <w:divBdr>
            <w:top w:val="none" w:sz="0" w:space="0" w:color="auto"/>
            <w:left w:val="none" w:sz="0" w:space="0" w:color="auto"/>
            <w:bottom w:val="none" w:sz="0" w:space="0" w:color="auto"/>
            <w:right w:val="none" w:sz="0" w:space="0" w:color="auto"/>
          </w:divBdr>
        </w:div>
        <w:div w:id="633944738">
          <w:marLeft w:val="0"/>
          <w:marRight w:val="0"/>
          <w:marTop w:val="0"/>
          <w:marBottom w:val="0"/>
          <w:divBdr>
            <w:top w:val="none" w:sz="0" w:space="0" w:color="auto"/>
            <w:left w:val="none" w:sz="0" w:space="0" w:color="auto"/>
            <w:bottom w:val="none" w:sz="0" w:space="0" w:color="auto"/>
            <w:right w:val="none" w:sz="0" w:space="0" w:color="auto"/>
          </w:divBdr>
        </w:div>
        <w:div w:id="1985309485">
          <w:marLeft w:val="0"/>
          <w:marRight w:val="0"/>
          <w:marTop w:val="0"/>
          <w:marBottom w:val="0"/>
          <w:divBdr>
            <w:top w:val="none" w:sz="0" w:space="0" w:color="auto"/>
            <w:left w:val="none" w:sz="0" w:space="0" w:color="auto"/>
            <w:bottom w:val="none" w:sz="0" w:space="0" w:color="auto"/>
            <w:right w:val="none" w:sz="0" w:space="0" w:color="auto"/>
          </w:divBdr>
        </w:div>
        <w:div w:id="1282876906">
          <w:marLeft w:val="0"/>
          <w:marRight w:val="0"/>
          <w:marTop w:val="0"/>
          <w:marBottom w:val="0"/>
          <w:divBdr>
            <w:top w:val="none" w:sz="0" w:space="0" w:color="auto"/>
            <w:left w:val="none" w:sz="0" w:space="0" w:color="auto"/>
            <w:bottom w:val="none" w:sz="0" w:space="0" w:color="auto"/>
            <w:right w:val="none" w:sz="0" w:space="0" w:color="auto"/>
          </w:divBdr>
        </w:div>
        <w:div w:id="179898310">
          <w:marLeft w:val="0"/>
          <w:marRight w:val="0"/>
          <w:marTop w:val="0"/>
          <w:marBottom w:val="0"/>
          <w:divBdr>
            <w:top w:val="none" w:sz="0" w:space="0" w:color="auto"/>
            <w:left w:val="none" w:sz="0" w:space="0" w:color="auto"/>
            <w:bottom w:val="none" w:sz="0" w:space="0" w:color="auto"/>
            <w:right w:val="none" w:sz="0" w:space="0" w:color="auto"/>
          </w:divBdr>
        </w:div>
        <w:div w:id="906769820">
          <w:marLeft w:val="0"/>
          <w:marRight w:val="0"/>
          <w:marTop w:val="0"/>
          <w:marBottom w:val="0"/>
          <w:divBdr>
            <w:top w:val="none" w:sz="0" w:space="0" w:color="auto"/>
            <w:left w:val="none" w:sz="0" w:space="0" w:color="auto"/>
            <w:bottom w:val="none" w:sz="0" w:space="0" w:color="auto"/>
            <w:right w:val="none" w:sz="0" w:space="0" w:color="auto"/>
          </w:divBdr>
        </w:div>
        <w:div w:id="1283732131">
          <w:marLeft w:val="0"/>
          <w:marRight w:val="0"/>
          <w:marTop w:val="0"/>
          <w:marBottom w:val="0"/>
          <w:divBdr>
            <w:top w:val="none" w:sz="0" w:space="0" w:color="auto"/>
            <w:left w:val="none" w:sz="0" w:space="0" w:color="auto"/>
            <w:bottom w:val="none" w:sz="0" w:space="0" w:color="auto"/>
            <w:right w:val="none" w:sz="0" w:space="0" w:color="auto"/>
          </w:divBdr>
        </w:div>
        <w:div w:id="982125685">
          <w:marLeft w:val="0"/>
          <w:marRight w:val="0"/>
          <w:marTop w:val="0"/>
          <w:marBottom w:val="0"/>
          <w:divBdr>
            <w:top w:val="none" w:sz="0" w:space="0" w:color="auto"/>
            <w:left w:val="none" w:sz="0" w:space="0" w:color="auto"/>
            <w:bottom w:val="none" w:sz="0" w:space="0" w:color="auto"/>
            <w:right w:val="none" w:sz="0" w:space="0" w:color="auto"/>
          </w:divBdr>
        </w:div>
        <w:div w:id="1890844902">
          <w:marLeft w:val="0"/>
          <w:marRight w:val="0"/>
          <w:marTop w:val="0"/>
          <w:marBottom w:val="0"/>
          <w:divBdr>
            <w:top w:val="none" w:sz="0" w:space="0" w:color="auto"/>
            <w:left w:val="none" w:sz="0" w:space="0" w:color="auto"/>
            <w:bottom w:val="none" w:sz="0" w:space="0" w:color="auto"/>
            <w:right w:val="none" w:sz="0" w:space="0" w:color="auto"/>
          </w:divBdr>
        </w:div>
        <w:div w:id="152571472">
          <w:marLeft w:val="0"/>
          <w:marRight w:val="0"/>
          <w:marTop w:val="0"/>
          <w:marBottom w:val="0"/>
          <w:divBdr>
            <w:top w:val="none" w:sz="0" w:space="0" w:color="auto"/>
            <w:left w:val="none" w:sz="0" w:space="0" w:color="auto"/>
            <w:bottom w:val="none" w:sz="0" w:space="0" w:color="auto"/>
            <w:right w:val="none" w:sz="0" w:space="0" w:color="auto"/>
          </w:divBdr>
        </w:div>
        <w:div w:id="575558505">
          <w:marLeft w:val="0"/>
          <w:marRight w:val="0"/>
          <w:marTop w:val="0"/>
          <w:marBottom w:val="0"/>
          <w:divBdr>
            <w:top w:val="none" w:sz="0" w:space="0" w:color="auto"/>
            <w:left w:val="none" w:sz="0" w:space="0" w:color="auto"/>
            <w:bottom w:val="none" w:sz="0" w:space="0" w:color="auto"/>
            <w:right w:val="none" w:sz="0" w:space="0" w:color="auto"/>
          </w:divBdr>
        </w:div>
        <w:div w:id="316304096">
          <w:marLeft w:val="0"/>
          <w:marRight w:val="0"/>
          <w:marTop w:val="0"/>
          <w:marBottom w:val="0"/>
          <w:divBdr>
            <w:top w:val="none" w:sz="0" w:space="0" w:color="auto"/>
            <w:left w:val="none" w:sz="0" w:space="0" w:color="auto"/>
            <w:bottom w:val="none" w:sz="0" w:space="0" w:color="auto"/>
            <w:right w:val="none" w:sz="0" w:space="0" w:color="auto"/>
          </w:divBdr>
        </w:div>
        <w:div w:id="723679681">
          <w:marLeft w:val="0"/>
          <w:marRight w:val="0"/>
          <w:marTop w:val="0"/>
          <w:marBottom w:val="0"/>
          <w:divBdr>
            <w:top w:val="none" w:sz="0" w:space="0" w:color="auto"/>
            <w:left w:val="none" w:sz="0" w:space="0" w:color="auto"/>
            <w:bottom w:val="none" w:sz="0" w:space="0" w:color="auto"/>
            <w:right w:val="none" w:sz="0" w:space="0" w:color="auto"/>
          </w:divBdr>
        </w:div>
        <w:div w:id="165245228">
          <w:marLeft w:val="0"/>
          <w:marRight w:val="0"/>
          <w:marTop w:val="0"/>
          <w:marBottom w:val="0"/>
          <w:divBdr>
            <w:top w:val="none" w:sz="0" w:space="0" w:color="auto"/>
            <w:left w:val="none" w:sz="0" w:space="0" w:color="auto"/>
            <w:bottom w:val="none" w:sz="0" w:space="0" w:color="auto"/>
            <w:right w:val="none" w:sz="0" w:space="0" w:color="auto"/>
          </w:divBdr>
        </w:div>
        <w:div w:id="1411081107">
          <w:marLeft w:val="0"/>
          <w:marRight w:val="0"/>
          <w:marTop w:val="0"/>
          <w:marBottom w:val="0"/>
          <w:divBdr>
            <w:top w:val="none" w:sz="0" w:space="0" w:color="auto"/>
            <w:left w:val="none" w:sz="0" w:space="0" w:color="auto"/>
            <w:bottom w:val="none" w:sz="0" w:space="0" w:color="auto"/>
            <w:right w:val="none" w:sz="0" w:space="0" w:color="auto"/>
          </w:divBdr>
        </w:div>
        <w:div w:id="602228332">
          <w:marLeft w:val="0"/>
          <w:marRight w:val="0"/>
          <w:marTop w:val="0"/>
          <w:marBottom w:val="0"/>
          <w:divBdr>
            <w:top w:val="none" w:sz="0" w:space="0" w:color="auto"/>
            <w:left w:val="none" w:sz="0" w:space="0" w:color="auto"/>
            <w:bottom w:val="none" w:sz="0" w:space="0" w:color="auto"/>
            <w:right w:val="none" w:sz="0" w:space="0" w:color="auto"/>
          </w:divBdr>
        </w:div>
        <w:div w:id="667296649">
          <w:marLeft w:val="0"/>
          <w:marRight w:val="0"/>
          <w:marTop w:val="0"/>
          <w:marBottom w:val="0"/>
          <w:divBdr>
            <w:top w:val="none" w:sz="0" w:space="0" w:color="auto"/>
            <w:left w:val="none" w:sz="0" w:space="0" w:color="auto"/>
            <w:bottom w:val="none" w:sz="0" w:space="0" w:color="auto"/>
            <w:right w:val="none" w:sz="0" w:space="0" w:color="auto"/>
          </w:divBdr>
        </w:div>
        <w:div w:id="1532961447">
          <w:marLeft w:val="0"/>
          <w:marRight w:val="0"/>
          <w:marTop w:val="0"/>
          <w:marBottom w:val="0"/>
          <w:divBdr>
            <w:top w:val="none" w:sz="0" w:space="0" w:color="auto"/>
            <w:left w:val="none" w:sz="0" w:space="0" w:color="auto"/>
            <w:bottom w:val="none" w:sz="0" w:space="0" w:color="auto"/>
            <w:right w:val="none" w:sz="0" w:space="0" w:color="auto"/>
          </w:divBdr>
        </w:div>
        <w:div w:id="1634291726">
          <w:marLeft w:val="0"/>
          <w:marRight w:val="0"/>
          <w:marTop w:val="0"/>
          <w:marBottom w:val="0"/>
          <w:divBdr>
            <w:top w:val="none" w:sz="0" w:space="0" w:color="auto"/>
            <w:left w:val="none" w:sz="0" w:space="0" w:color="auto"/>
            <w:bottom w:val="none" w:sz="0" w:space="0" w:color="auto"/>
            <w:right w:val="none" w:sz="0" w:space="0" w:color="auto"/>
          </w:divBdr>
        </w:div>
        <w:div w:id="1061487198">
          <w:marLeft w:val="0"/>
          <w:marRight w:val="0"/>
          <w:marTop w:val="0"/>
          <w:marBottom w:val="0"/>
          <w:divBdr>
            <w:top w:val="none" w:sz="0" w:space="0" w:color="auto"/>
            <w:left w:val="none" w:sz="0" w:space="0" w:color="auto"/>
            <w:bottom w:val="none" w:sz="0" w:space="0" w:color="auto"/>
            <w:right w:val="none" w:sz="0" w:space="0" w:color="auto"/>
          </w:divBdr>
        </w:div>
        <w:div w:id="1342972852">
          <w:marLeft w:val="0"/>
          <w:marRight w:val="0"/>
          <w:marTop w:val="0"/>
          <w:marBottom w:val="0"/>
          <w:divBdr>
            <w:top w:val="none" w:sz="0" w:space="0" w:color="auto"/>
            <w:left w:val="none" w:sz="0" w:space="0" w:color="auto"/>
            <w:bottom w:val="none" w:sz="0" w:space="0" w:color="auto"/>
            <w:right w:val="none" w:sz="0" w:space="0" w:color="auto"/>
          </w:divBdr>
        </w:div>
        <w:div w:id="1193955663">
          <w:marLeft w:val="0"/>
          <w:marRight w:val="0"/>
          <w:marTop w:val="0"/>
          <w:marBottom w:val="0"/>
          <w:divBdr>
            <w:top w:val="none" w:sz="0" w:space="0" w:color="auto"/>
            <w:left w:val="none" w:sz="0" w:space="0" w:color="auto"/>
            <w:bottom w:val="none" w:sz="0" w:space="0" w:color="auto"/>
            <w:right w:val="none" w:sz="0" w:space="0" w:color="auto"/>
          </w:divBdr>
        </w:div>
        <w:div w:id="1839271098">
          <w:marLeft w:val="0"/>
          <w:marRight w:val="0"/>
          <w:marTop w:val="0"/>
          <w:marBottom w:val="0"/>
          <w:divBdr>
            <w:top w:val="none" w:sz="0" w:space="0" w:color="auto"/>
            <w:left w:val="none" w:sz="0" w:space="0" w:color="auto"/>
            <w:bottom w:val="none" w:sz="0" w:space="0" w:color="auto"/>
            <w:right w:val="none" w:sz="0" w:space="0" w:color="auto"/>
          </w:divBdr>
        </w:div>
        <w:div w:id="1304460570">
          <w:marLeft w:val="0"/>
          <w:marRight w:val="0"/>
          <w:marTop w:val="0"/>
          <w:marBottom w:val="0"/>
          <w:divBdr>
            <w:top w:val="none" w:sz="0" w:space="0" w:color="auto"/>
            <w:left w:val="none" w:sz="0" w:space="0" w:color="auto"/>
            <w:bottom w:val="none" w:sz="0" w:space="0" w:color="auto"/>
            <w:right w:val="none" w:sz="0" w:space="0" w:color="auto"/>
          </w:divBdr>
        </w:div>
        <w:div w:id="2098089613">
          <w:marLeft w:val="0"/>
          <w:marRight w:val="0"/>
          <w:marTop w:val="0"/>
          <w:marBottom w:val="0"/>
          <w:divBdr>
            <w:top w:val="none" w:sz="0" w:space="0" w:color="auto"/>
            <w:left w:val="none" w:sz="0" w:space="0" w:color="auto"/>
            <w:bottom w:val="none" w:sz="0" w:space="0" w:color="auto"/>
            <w:right w:val="none" w:sz="0" w:space="0" w:color="auto"/>
          </w:divBdr>
        </w:div>
        <w:div w:id="198058414">
          <w:marLeft w:val="0"/>
          <w:marRight w:val="0"/>
          <w:marTop w:val="0"/>
          <w:marBottom w:val="0"/>
          <w:divBdr>
            <w:top w:val="none" w:sz="0" w:space="0" w:color="auto"/>
            <w:left w:val="none" w:sz="0" w:space="0" w:color="auto"/>
            <w:bottom w:val="none" w:sz="0" w:space="0" w:color="auto"/>
            <w:right w:val="none" w:sz="0" w:space="0" w:color="auto"/>
          </w:divBdr>
        </w:div>
        <w:div w:id="420612214">
          <w:marLeft w:val="0"/>
          <w:marRight w:val="0"/>
          <w:marTop w:val="0"/>
          <w:marBottom w:val="0"/>
          <w:divBdr>
            <w:top w:val="none" w:sz="0" w:space="0" w:color="auto"/>
            <w:left w:val="none" w:sz="0" w:space="0" w:color="auto"/>
            <w:bottom w:val="none" w:sz="0" w:space="0" w:color="auto"/>
            <w:right w:val="none" w:sz="0" w:space="0" w:color="auto"/>
          </w:divBdr>
        </w:div>
        <w:div w:id="270669297">
          <w:marLeft w:val="0"/>
          <w:marRight w:val="0"/>
          <w:marTop w:val="0"/>
          <w:marBottom w:val="0"/>
          <w:divBdr>
            <w:top w:val="none" w:sz="0" w:space="0" w:color="auto"/>
            <w:left w:val="none" w:sz="0" w:space="0" w:color="auto"/>
            <w:bottom w:val="none" w:sz="0" w:space="0" w:color="auto"/>
            <w:right w:val="none" w:sz="0" w:space="0" w:color="auto"/>
          </w:divBdr>
        </w:div>
        <w:div w:id="1446802977">
          <w:marLeft w:val="0"/>
          <w:marRight w:val="0"/>
          <w:marTop w:val="0"/>
          <w:marBottom w:val="0"/>
          <w:divBdr>
            <w:top w:val="none" w:sz="0" w:space="0" w:color="auto"/>
            <w:left w:val="none" w:sz="0" w:space="0" w:color="auto"/>
            <w:bottom w:val="none" w:sz="0" w:space="0" w:color="auto"/>
            <w:right w:val="none" w:sz="0" w:space="0" w:color="auto"/>
          </w:divBdr>
        </w:div>
        <w:div w:id="139620188">
          <w:marLeft w:val="0"/>
          <w:marRight w:val="0"/>
          <w:marTop w:val="0"/>
          <w:marBottom w:val="0"/>
          <w:divBdr>
            <w:top w:val="none" w:sz="0" w:space="0" w:color="auto"/>
            <w:left w:val="none" w:sz="0" w:space="0" w:color="auto"/>
            <w:bottom w:val="none" w:sz="0" w:space="0" w:color="auto"/>
            <w:right w:val="none" w:sz="0" w:space="0" w:color="auto"/>
          </w:divBdr>
        </w:div>
        <w:div w:id="1251890644">
          <w:marLeft w:val="0"/>
          <w:marRight w:val="0"/>
          <w:marTop w:val="0"/>
          <w:marBottom w:val="0"/>
          <w:divBdr>
            <w:top w:val="none" w:sz="0" w:space="0" w:color="auto"/>
            <w:left w:val="none" w:sz="0" w:space="0" w:color="auto"/>
            <w:bottom w:val="none" w:sz="0" w:space="0" w:color="auto"/>
            <w:right w:val="none" w:sz="0" w:space="0" w:color="auto"/>
          </w:divBdr>
        </w:div>
        <w:div w:id="1209489084">
          <w:marLeft w:val="0"/>
          <w:marRight w:val="0"/>
          <w:marTop w:val="0"/>
          <w:marBottom w:val="0"/>
          <w:divBdr>
            <w:top w:val="none" w:sz="0" w:space="0" w:color="auto"/>
            <w:left w:val="none" w:sz="0" w:space="0" w:color="auto"/>
            <w:bottom w:val="none" w:sz="0" w:space="0" w:color="auto"/>
            <w:right w:val="none" w:sz="0" w:space="0" w:color="auto"/>
          </w:divBdr>
        </w:div>
        <w:div w:id="185486492">
          <w:marLeft w:val="0"/>
          <w:marRight w:val="0"/>
          <w:marTop w:val="0"/>
          <w:marBottom w:val="0"/>
          <w:divBdr>
            <w:top w:val="none" w:sz="0" w:space="0" w:color="auto"/>
            <w:left w:val="none" w:sz="0" w:space="0" w:color="auto"/>
            <w:bottom w:val="none" w:sz="0" w:space="0" w:color="auto"/>
            <w:right w:val="none" w:sz="0" w:space="0" w:color="auto"/>
          </w:divBdr>
        </w:div>
        <w:div w:id="341785134">
          <w:marLeft w:val="0"/>
          <w:marRight w:val="0"/>
          <w:marTop w:val="0"/>
          <w:marBottom w:val="0"/>
          <w:divBdr>
            <w:top w:val="none" w:sz="0" w:space="0" w:color="auto"/>
            <w:left w:val="none" w:sz="0" w:space="0" w:color="auto"/>
            <w:bottom w:val="none" w:sz="0" w:space="0" w:color="auto"/>
            <w:right w:val="none" w:sz="0" w:space="0" w:color="auto"/>
          </w:divBdr>
        </w:div>
        <w:div w:id="307243827">
          <w:marLeft w:val="0"/>
          <w:marRight w:val="0"/>
          <w:marTop w:val="0"/>
          <w:marBottom w:val="0"/>
          <w:divBdr>
            <w:top w:val="none" w:sz="0" w:space="0" w:color="auto"/>
            <w:left w:val="none" w:sz="0" w:space="0" w:color="auto"/>
            <w:bottom w:val="none" w:sz="0" w:space="0" w:color="auto"/>
            <w:right w:val="none" w:sz="0" w:space="0" w:color="auto"/>
          </w:divBdr>
        </w:div>
        <w:div w:id="1241670063">
          <w:marLeft w:val="0"/>
          <w:marRight w:val="0"/>
          <w:marTop w:val="0"/>
          <w:marBottom w:val="0"/>
          <w:divBdr>
            <w:top w:val="none" w:sz="0" w:space="0" w:color="auto"/>
            <w:left w:val="none" w:sz="0" w:space="0" w:color="auto"/>
            <w:bottom w:val="none" w:sz="0" w:space="0" w:color="auto"/>
            <w:right w:val="none" w:sz="0" w:space="0" w:color="auto"/>
          </w:divBdr>
        </w:div>
        <w:div w:id="298002391">
          <w:marLeft w:val="0"/>
          <w:marRight w:val="0"/>
          <w:marTop w:val="0"/>
          <w:marBottom w:val="0"/>
          <w:divBdr>
            <w:top w:val="none" w:sz="0" w:space="0" w:color="auto"/>
            <w:left w:val="none" w:sz="0" w:space="0" w:color="auto"/>
            <w:bottom w:val="none" w:sz="0" w:space="0" w:color="auto"/>
            <w:right w:val="none" w:sz="0" w:space="0" w:color="auto"/>
          </w:divBdr>
        </w:div>
        <w:div w:id="1843398268">
          <w:marLeft w:val="0"/>
          <w:marRight w:val="0"/>
          <w:marTop w:val="0"/>
          <w:marBottom w:val="0"/>
          <w:divBdr>
            <w:top w:val="none" w:sz="0" w:space="0" w:color="auto"/>
            <w:left w:val="none" w:sz="0" w:space="0" w:color="auto"/>
            <w:bottom w:val="none" w:sz="0" w:space="0" w:color="auto"/>
            <w:right w:val="none" w:sz="0" w:space="0" w:color="auto"/>
          </w:divBdr>
        </w:div>
        <w:div w:id="1262911013">
          <w:marLeft w:val="0"/>
          <w:marRight w:val="0"/>
          <w:marTop w:val="0"/>
          <w:marBottom w:val="0"/>
          <w:divBdr>
            <w:top w:val="none" w:sz="0" w:space="0" w:color="auto"/>
            <w:left w:val="none" w:sz="0" w:space="0" w:color="auto"/>
            <w:bottom w:val="none" w:sz="0" w:space="0" w:color="auto"/>
            <w:right w:val="none" w:sz="0" w:space="0" w:color="auto"/>
          </w:divBdr>
        </w:div>
        <w:div w:id="280721633">
          <w:marLeft w:val="0"/>
          <w:marRight w:val="0"/>
          <w:marTop w:val="0"/>
          <w:marBottom w:val="0"/>
          <w:divBdr>
            <w:top w:val="none" w:sz="0" w:space="0" w:color="auto"/>
            <w:left w:val="none" w:sz="0" w:space="0" w:color="auto"/>
            <w:bottom w:val="none" w:sz="0" w:space="0" w:color="auto"/>
            <w:right w:val="none" w:sz="0" w:space="0" w:color="auto"/>
          </w:divBdr>
        </w:div>
        <w:div w:id="2080784653">
          <w:marLeft w:val="0"/>
          <w:marRight w:val="0"/>
          <w:marTop w:val="0"/>
          <w:marBottom w:val="0"/>
          <w:divBdr>
            <w:top w:val="none" w:sz="0" w:space="0" w:color="auto"/>
            <w:left w:val="none" w:sz="0" w:space="0" w:color="auto"/>
            <w:bottom w:val="none" w:sz="0" w:space="0" w:color="auto"/>
            <w:right w:val="none" w:sz="0" w:space="0" w:color="auto"/>
          </w:divBdr>
        </w:div>
        <w:div w:id="437722745">
          <w:marLeft w:val="0"/>
          <w:marRight w:val="0"/>
          <w:marTop w:val="0"/>
          <w:marBottom w:val="0"/>
          <w:divBdr>
            <w:top w:val="none" w:sz="0" w:space="0" w:color="auto"/>
            <w:left w:val="none" w:sz="0" w:space="0" w:color="auto"/>
            <w:bottom w:val="none" w:sz="0" w:space="0" w:color="auto"/>
            <w:right w:val="none" w:sz="0" w:space="0" w:color="auto"/>
          </w:divBdr>
        </w:div>
        <w:div w:id="549458926">
          <w:marLeft w:val="0"/>
          <w:marRight w:val="0"/>
          <w:marTop w:val="0"/>
          <w:marBottom w:val="0"/>
          <w:divBdr>
            <w:top w:val="none" w:sz="0" w:space="0" w:color="auto"/>
            <w:left w:val="none" w:sz="0" w:space="0" w:color="auto"/>
            <w:bottom w:val="none" w:sz="0" w:space="0" w:color="auto"/>
            <w:right w:val="none" w:sz="0" w:space="0" w:color="auto"/>
          </w:divBdr>
        </w:div>
        <w:div w:id="828861769">
          <w:marLeft w:val="0"/>
          <w:marRight w:val="0"/>
          <w:marTop w:val="0"/>
          <w:marBottom w:val="0"/>
          <w:divBdr>
            <w:top w:val="none" w:sz="0" w:space="0" w:color="auto"/>
            <w:left w:val="none" w:sz="0" w:space="0" w:color="auto"/>
            <w:bottom w:val="none" w:sz="0" w:space="0" w:color="auto"/>
            <w:right w:val="none" w:sz="0" w:space="0" w:color="auto"/>
          </w:divBdr>
        </w:div>
        <w:div w:id="732699830">
          <w:marLeft w:val="0"/>
          <w:marRight w:val="0"/>
          <w:marTop w:val="0"/>
          <w:marBottom w:val="0"/>
          <w:divBdr>
            <w:top w:val="none" w:sz="0" w:space="0" w:color="auto"/>
            <w:left w:val="none" w:sz="0" w:space="0" w:color="auto"/>
            <w:bottom w:val="none" w:sz="0" w:space="0" w:color="auto"/>
            <w:right w:val="none" w:sz="0" w:space="0" w:color="auto"/>
          </w:divBdr>
        </w:div>
        <w:div w:id="51077187">
          <w:marLeft w:val="0"/>
          <w:marRight w:val="0"/>
          <w:marTop w:val="0"/>
          <w:marBottom w:val="0"/>
          <w:divBdr>
            <w:top w:val="none" w:sz="0" w:space="0" w:color="auto"/>
            <w:left w:val="none" w:sz="0" w:space="0" w:color="auto"/>
            <w:bottom w:val="none" w:sz="0" w:space="0" w:color="auto"/>
            <w:right w:val="none" w:sz="0" w:space="0" w:color="auto"/>
          </w:divBdr>
        </w:div>
        <w:div w:id="346639277">
          <w:marLeft w:val="0"/>
          <w:marRight w:val="0"/>
          <w:marTop w:val="0"/>
          <w:marBottom w:val="0"/>
          <w:divBdr>
            <w:top w:val="none" w:sz="0" w:space="0" w:color="auto"/>
            <w:left w:val="none" w:sz="0" w:space="0" w:color="auto"/>
            <w:bottom w:val="none" w:sz="0" w:space="0" w:color="auto"/>
            <w:right w:val="none" w:sz="0" w:space="0" w:color="auto"/>
          </w:divBdr>
        </w:div>
        <w:div w:id="1045906515">
          <w:marLeft w:val="0"/>
          <w:marRight w:val="0"/>
          <w:marTop w:val="0"/>
          <w:marBottom w:val="0"/>
          <w:divBdr>
            <w:top w:val="none" w:sz="0" w:space="0" w:color="auto"/>
            <w:left w:val="none" w:sz="0" w:space="0" w:color="auto"/>
            <w:bottom w:val="none" w:sz="0" w:space="0" w:color="auto"/>
            <w:right w:val="none" w:sz="0" w:space="0" w:color="auto"/>
          </w:divBdr>
        </w:div>
        <w:div w:id="1133527275">
          <w:marLeft w:val="0"/>
          <w:marRight w:val="0"/>
          <w:marTop w:val="0"/>
          <w:marBottom w:val="0"/>
          <w:divBdr>
            <w:top w:val="none" w:sz="0" w:space="0" w:color="auto"/>
            <w:left w:val="none" w:sz="0" w:space="0" w:color="auto"/>
            <w:bottom w:val="none" w:sz="0" w:space="0" w:color="auto"/>
            <w:right w:val="none" w:sz="0" w:space="0" w:color="auto"/>
          </w:divBdr>
        </w:div>
        <w:div w:id="2146115982">
          <w:marLeft w:val="0"/>
          <w:marRight w:val="0"/>
          <w:marTop w:val="0"/>
          <w:marBottom w:val="0"/>
          <w:divBdr>
            <w:top w:val="none" w:sz="0" w:space="0" w:color="auto"/>
            <w:left w:val="none" w:sz="0" w:space="0" w:color="auto"/>
            <w:bottom w:val="none" w:sz="0" w:space="0" w:color="auto"/>
            <w:right w:val="none" w:sz="0" w:space="0" w:color="auto"/>
          </w:divBdr>
        </w:div>
        <w:div w:id="1712028501">
          <w:marLeft w:val="0"/>
          <w:marRight w:val="0"/>
          <w:marTop w:val="0"/>
          <w:marBottom w:val="0"/>
          <w:divBdr>
            <w:top w:val="none" w:sz="0" w:space="0" w:color="auto"/>
            <w:left w:val="none" w:sz="0" w:space="0" w:color="auto"/>
            <w:bottom w:val="none" w:sz="0" w:space="0" w:color="auto"/>
            <w:right w:val="none" w:sz="0" w:space="0" w:color="auto"/>
          </w:divBdr>
        </w:div>
        <w:div w:id="269509329">
          <w:marLeft w:val="0"/>
          <w:marRight w:val="0"/>
          <w:marTop w:val="0"/>
          <w:marBottom w:val="0"/>
          <w:divBdr>
            <w:top w:val="none" w:sz="0" w:space="0" w:color="auto"/>
            <w:left w:val="none" w:sz="0" w:space="0" w:color="auto"/>
            <w:bottom w:val="none" w:sz="0" w:space="0" w:color="auto"/>
            <w:right w:val="none" w:sz="0" w:space="0" w:color="auto"/>
          </w:divBdr>
        </w:div>
        <w:div w:id="392701607">
          <w:marLeft w:val="0"/>
          <w:marRight w:val="0"/>
          <w:marTop w:val="0"/>
          <w:marBottom w:val="0"/>
          <w:divBdr>
            <w:top w:val="none" w:sz="0" w:space="0" w:color="auto"/>
            <w:left w:val="none" w:sz="0" w:space="0" w:color="auto"/>
            <w:bottom w:val="none" w:sz="0" w:space="0" w:color="auto"/>
            <w:right w:val="none" w:sz="0" w:space="0" w:color="auto"/>
          </w:divBdr>
        </w:div>
        <w:div w:id="1870989808">
          <w:marLeft w:val="0"/>
          <w:marRight w:val="0"/>
          <w:marTop w:val="0"/>
          <w:marBottom w:val="0"/>
          <w:divBdr>
            <w:top w:val="none" w:sz="0" w:space="0" w:color="auto"/>
            <w:left w:val="none" w:sz="0" w:space="0" w:color="auto"/>
            <w:bottom w:val="none" w:sz="0" w:space="0" w:color="auto"/>
            <w:right w:val="none" w:sz="0" w:space="0" w:color="auto"/>
          </w:divBdr>
        </w:div>
        <w:div w:id="1118258449">
          <w:marLeft w:val="0"/>
          <w:marRight w:val="0"/>
          <w:marTop w:val="0"/>
          <w:marBottom w:val="0"/>
          <w:divBdr>
            <w:top w:val="none" w:sz="0" w:space="0" w:color="auto"/>
            <w:left w:val="none" w:sz="0" w:space="0" w:color="auto"/>
            <w:bottom w:val="none" w:sz="0" w:space="0" w:color="auto"/>
            <w:right w:val="none" w:sz="0" w:space="0" w:color="auto"/>
          </w:divBdr>
        </w:div>
        <w:div w:id="1102871876">
          <w:marLeft w:val="0"/>
          <w:marRight w:val="0"/>
          <w:marTop w:val="0"/>
          <w:marBottom w:val="0"/>
          <w:divBdr>
            <w:top w:val="none" w:sz="0" w:space="0" w:color="auto"/>
            <w:left w:val="none" w:sz="0" w:space="0" w:color="auto"/>
            <w:bottom w:val="none" w:sz="0" w:space="0" w:color="auto"/>
            <w:right w:val="none" w:sz="0" w:space="0" w:color="auto"/>
          </w:divBdr>
        </w:div>
        <w:div w:id="1315645517">
          <w:marLeft w:val="0"/>
          <w:marRight w:val="0"/>
          <w:marTop w:val="0"/>
          <w:marBottom w:val="0"/>
          <w:divBdr>
            <w:top w:val="none" w:sz="0" w:space="0" w:color="auto"/>
            <w:left w:val="none" w:sz="0" w:space="0" w:color="auto"/>
            <w:bottom w:val="none" w:sz="0" w:space="0" w:color="auto"/>
            <w:right w:val="none" w:sz="0" w:space="0" w:color="auto"/>
          </w:divBdr>
        </w:div>
        <w:div w:id="586307729">
          <w:marLeft w:val="0"/>
          <w:marRight w:val="0"/>
          <w:marTop w:val="0"/>
          <w:marBottom w:val="0"/>
          <w:divBdr>
            <w:top w:val="none" w:sz="0" w:space="0" w:color="auto"/>
            <w:left w:val="none" w:sz="0" w:space="0" w:color="auto"/>
            <w:bottom w:val="none" w:sz="0" w:space="0" w:color="auto"/>
            <w:right w:val="none" w:sz="0" w:space="0" w:color="auto"/>
          </w:divBdr>
        </w:div>
        <w:div w:id="1551109029">
          <w:marLeft w:val="0"/>
          <w:marRight w:val="0"/>
          <w:marTop w:val="0"/>
          <w:marBottom w:val="0"/>
          <w:divBdr>
            <w:top w:val="none" w:sz="0" w:space="0" w:color="auto"/>
            <w:left w:val="none" w:sz="0" w:space="0" w:color="auto"/>
            <w:bottom w:val="none" w:sz="0" w:space="0" w:color="auto"/>
            <w:right w:val="none" w:sz="0" w:space="0" w:color="auto"/>
          </w:divBdr>
        </w:div>
        <w:div w:id="1367564568">
          <w:marLeft w:val="0"/>
          <w:marRight w:val="0"/>
          <w:marTop w:val="0"/>
          <w:marBottom w:val="0"/>
          <w:divBdr>
            <w:top w:val="none" w:sz="0" w:space="0" w:color="auto"/>
            <w:left w:val="none" w:sz="0" w:space="0" w:color="auto"/>
            <w:bottom w:val="none" w:sz="0" w:space="0" w:color="auto"/>
            <w:right w:val="none" w:sz="0" w:space="0" w:color="auto"/>
          </w:divBdr>
        </w:div>
        <w:div w:id="227113986">
          <w:marLeft w:val="0"/>
          <w:marRight w:val="0"/>
          <w:marTop w:val="0"/>
          <w:marBottom w:val="0"/>
          <w:divBdr>
            <w:top w:val="none" w:sz="0" w:space="0" w:color="auto"/>
            <w:left w:val="none" w:sz="0" w:space="0" w:color="auto"/>
            <w:bottom w:val="none" w:sz="0" w:space="0" w:color="auto"/>
            <w:right w:val="none" w:sz="0" w:space="0" w:color="auto"/>
          </w:divBdr>
        </w:div>
        <w:div w:id="2141993300">
          <w:marLeft w:val="0"/>
          <w:marRight w:val="0"/>
          <w:marTop w:val="0"/>
          <w:marBottom w:val="0"/>
          <w:divBdr>
            <w:top w:val="none" w:sz="0" w:space="0" w:color="auto"/>
            <w:left w:val="none" w:sz="0" w:space="0" w:color="auto"/>
            <w:bottom w:val="none" w:sz="0" w:space="0" w:color="auto"/>
            <w:right w:val="none" w:sz="0" w:space="0" w:color="auto"/>
          </w:divBdr>
        </w:div>
        <w:div w:id="1532112641">
          <w:marLeft w:val="0"/>
          <w:marRight w:val="0"/>
          <w:marTop w:val="0"/>
          <w:marBottom w:val="0"/>
          <w:divBdr>
            <w:top w:val="none" w:sz="0" w:space="0" w:color="auto"/>
            <w:left w:val="none" w:sz="0" w:space="0" w:color="auto"/>
            <w:bottom w:val="none" w:sz="0" w:space="0" w:color="auto"/>
            <w:right w:val="none" w:sz="0" w:space="0" w:color="auto"/>
          </w:divBdr>
        </w:div>
        <w:div w:id="1314218289">
          <w:marLeft w:val="0"/>
          <w:marRight w:val="0"/>
          <w:marTop w:val="0"/>
          <w:marBottom w:val="0"/>
          <w:divBdr>
            <w:top w:val="none" w:sz="0" w:space="0" w:color="auto"/>
            <w:left w:val="none" w:sz="0" w:space="0" w:color="auto"/>
            <w:bottom w:val="none" w:sz="0" w:space="0" w:color="auto"/>
            <w:right w:val="none" w:sz="0" w:space="0" w:color="auto"/>
          </w:divBdr>
        </w:div>
        <w:div w:id="919412511">
          <w:marLeft w:val="0"/>
          <w:marRight w:val="0"/>
          <w:marTop w:val="0"/>
          <w:marBottom w:val="0"/>
          <w:divBdr>
            <w:top w:val="none" w:sz="0" w:space="0" w:color="auto"/>
            <w:left w:val="none" w:sz="0" w:space="0" w:color="auto"/>
            <w:bottom w:val="none" w:sz="0" w:space="0" w:color="auto"/>
            <w:right w:val="none" w:sz="0" w:space="0" w:color="auto"/>
          </w:divBdr>
        </w:div>
        <w:div w:id="1730494458">
          <w:marLeft w:val="0"/>
          <w:marRight w:val="0"/>
          <w:marTop w:val="0"/>
          <w:marBottom w:val="0"/>
          <w:divBdr>
            <w:top w:val="none" w:sz="0" w:space="0" w:color="auto"/>
            <w:left w:val="none" w:sz="0" w:space="0" w:color="auto"/>
            <w:bottom w:val="none" w:sz="0" w:space="0" w:color="auto"/>
            <w:right w:val="none" w:sz="0" w:space="0" w:color="auto"/>
          </w:divBdr>
        </w:div>
        <w:div w:id="1750734753">
          <w:marLeft w:val="0"/>
          <w:marRight w:val="0"/>
          <w:marTop w:val="0"/>
          <w:marBottom w:val="0"/>
          <w:divBdr>
            <w:top w:val="none" w:sz="0" w:space="0" w:color="auto"/>
            <w:left w:val="none" w:sz="0" w:space="0" w:color="auto"/>
            <w:bottom w:val="none" w:sz="0" w:space="0" w:color="auto"/>
            <w:right w:val="none" w:sz="0" w:space="0" w:color="auto"/>
          </w:divBdr>
        </w:div>
        <w:div w:id="161701799">
          <w:marLeft w:val="0"/>
          <w:marRight w:val="0"/>
          <w:marTop w:val="0"/>
          <w:marBottom w:val="0"/>
          <w:divBdr>
            <w:top w:val="none" w:sz="0" w:space="0" w:color="auto"/>
            <w:left w:val="none" w:sz="0" w:space="0" w:color="auto"/>
            <w:bottom w:val="none" w:sz="0" w:space="0" w:color="auto"/>
            <w:right w:val="none" w:sz="0" w:space="0" w:color="auto"/>
          </w:divBdr>
        </w:div>
        <w:div w:id="775714589">
          <w:marLeft w:val="0"/>
          <w:marRight w:val="0"/>
          <w:marTop w:val="0"/>
          <w:marBottom w:val="0"/>
          <w:divBdr>
            <w:top w:val="none" w:sz="0" w:space="0" w:color="auto"/>
            <w:left w:val="none" w:sz="0" w:space="0" w:color="auto"/>
            <w:bottom w:val="none" w:sz="0" w:space="0" w:color="auto"/>
            <w:right w:val="none" w:sz="0" w:space="0" w:color="auto"/>
          </w:divBdr>
        </w:div>
        <w:div w:id="1120492332">
          <w:marLeft w:val="0"/>
          <w:marRight w:val="0"/>
          <w:marTop w:val="0"/>
          <w:marBottom w:val="0"/>
          <w:divBdr>
            <w:top w:val="none" w:sz="0" w:space="0" w:color="auto"/>
            <w:left w:val="none" w:sz="0" w:space="0" w:color="auto"/>
            <w:bottom w:val="none" w:sz="0" w:space="0" w:color="auto"/>
            <w:right w:val="none" w:sz="0" w:space="0" w:color="auto"/>
          </w:divBdr>
        </w:div>
        <w:div w:id="935484614">
          <w:marLeft w:val="0"/>
          <w:marRight w:val="0"/>
          <w:marTop w:val="0"/>
          <w:marBottom w:val="0"/>
          <w:divBdr>
            <w:top w:val="none" w:sz="0" w:space="0" w:color="auto"/>
            <w:left w:val="none" w:sz="0" w:space="0" w:color="auto"/>
            <w:bottom w:val="none" w:sz="0" w:space="0" w:color="auto"/>
            <w:right w:val="none" w:sz="0" w:space="0" w:color="auto"/>
          </w:divBdr>
        </w:div>
        <w:div w:id="1164780054">
          <w:marLeft w:val="0"/>
          <w:marRight w:val="0"/>
          <w:marTop w:val="0"/>
          <w:marBottom w:val="0"/>
          <w:divBdr>
            <w:top w:val="none" w:sz="0" w:space="0" w:color="auto"/>
            <w:left w:val="none" w:sz="0" w:space="0" w:color="auto"/>
            <w:bottom w:val="none" w:sz="0" w:space="0" w:color="auto"/>
            <w:right w:val="none" w:sz="0" w:space="0" w:color="auto"/>
          </w:divBdr>
        </w:div>
        <w:div w:id="1013072652">
          <w:marLeft w:val="0"/>
          <w:marRight w:val="0"/>
          <w:marTop w:val="0"/>
          <w:marBottom w:val="0"/>
          <w:divBdr>
            <w:top w:val="none" w:sz="0" w:space="0" w:color="auto"/>
            <w:left w:val="none" w:sz="0" w:space="0" w:color="auto"/>
            <w:bottom w:val="none" w:sz="0" w:space="0" w:color="auto"/>
            <w:right w:val="none" w:sz="0" w:space="0" w:color="auto"/>
          </w:divBdr>
        </w:div>
        <w:div w:id="1274166607">
          <w:marLeft w:val="0"/>
          <w:marRight w:val="0"/>
          <w:marTop w:val="0"/>
          <w:marBottom w:val="0"/>
          <w:divBdr>
            <w:top w:val="none" w:sz="0" w:space="0" w:color="auto"/>
            <w:left w:val="none" w:sz="0" w:space="0" w:color="auto"/>
            <w:bottom w:val="none" w:sz="0" w:space="0" w:color="auto"/>
            <w:right w:val="none" w:sz="0" w:space="0" w:color="auto"/>
          </w:divBdr>
        </w:div>
        <w:div w:id="451289143">
          <w:marLeft w:val="0"/>
          <w:marRight w:val="0"/>
          <w:marTop w:val="0"/>
          <w:marBottom w:val="0"/>
          <w:divBdr>
            <w:top w:val="none" w:sz="0" w:space="0" w:color="auto"/>
            <w:left w:val="none" w:sz="0" w:space="0" w:color="auto"/>
            <w:bottom w:val="none" w:sz="0" w:space="0" w:color="auto"/>
            <w:right w:val="none" w:sz="0" w:space="0" w:color="auto"/>
          </w:divBdr>
        </w:div>
        <w:div w:id="1971207818">
          <w:marLeft w:val="0"/>
          <w:marRight w:val="0"/>
          <w:marTop w:val="0"/>
          <w:marBottom w:val="0"/>
          <w:divBdr>
            <w:top w:val="none" w:sz="0" w:space="0" w:color="auto"/>
            <w:left w:val="none" w:sz="0" w:space="0" w:color="auto"/>
            <w:bottom w:val="none" w:sz="0" w:space="0" w:color="auto"/>
            <w:right w:val="none" w:sz="0" w:space="0" w:color="auto"/>
          </w:divBdr>
        </w:div>
        <w:div w:id="1539513285">
          <w:marLeft w:val="0"/>
          <w:marRight w:val="0"/>
          <w:marTop w:val="0"/>
          <w:marBottom w:val="0"/>
          <w:divBdr>
            <w:top w:val="none" w:sz="0" w:space="0" w:color="auto"/>
            <w:left w:val="none" w:sz="0" w:space="0" w:color="auto"/>
            <w:bottom w:val="none" w:sz="0" w:space="0" w:color="auto"/>
            <w:right w:val="none" w:sz="0" w:space="0" w:color="auto"/>
          </w:divBdr>
        </w:div>
        <w:div w:id="1775326795">
          <w:marLeft w:val="0"/>
          <w:marRight w:val="0"/>
          <w:marTop w:val="0"/>
          <w:marBottom w:val="0"/>
          <w:divBdr>
            <w:top w:val="none" w:sz="0" w:space="0" w:color="auto"/>
            <w:left w:val="none" w:sz="0" w:space="0" w:color="auto"/>
            <w:bottom w:val="none" w:sz="0" w:space="0" w:color="auto"/>
            <w:right w:val="none" w:sz="0" w:space="0" w:color="auto"/>
          </w:divBdr>
        </w:div>
        <w:div w:id="304745667">
          <w:marLeft w:val="0"/>
          <w:marRight w:val="0"/>
          <w:marTop w:val="0"/>
          <w:marBottom w:val="0"/>
          <w:divBdr>
            <w:top w:val="none" w:sz="0" w:space="0" w:color="auto"/>
            <w:left w:val="none" w:sz="0" w:space="0" w:color="auto"/>
            <w:bottom w:val="none" w:sz="0" w:space="0" w:color="auto"/>
            <w:right w:val="none" w:sz="0" w:space="0" w:color="auto"/>
          </w:divBdr>
        </w:div>
        <w:div w:id="440346282">
          <w:marLeft w:val="0"/>
          <w:marRight w:val="0"/>
          <w:marTop w:val="0"/>
          <w:marBottom w:val="0"/>
          <w:divBdr>
            <w:top w:val="none" w:sz="0" w:space="0" w:color="auto"/>
            <w:left w:val="none" w:sz="0" w:space="0" w:color="auto"/>
            <w:bottom w:val="none" w:sz="0" w:space="0" w:color="auto"/>
            <w:right w:val="none" w:sz="0" w:space="0" w:color="auto"/>
          </w:divBdr>
        </w:div>
        <w:div w:id="1831825601">
          <w:marLeft w:val="0"/>
          <w:marRight w:val="0"/>
          <w:marTop w:val="0"/>
          <w:marBottom w:val="0"/>
          <w:divBdr>
            <w:top w:val="none" w:sz="0" w:space="0" w:color="auto"/>
            <w:left w:val="none" w:sz="0" w:space="0" w:color="auto"/>
            <w:bottom w:val="none" w:sz="0" w:space="0" w:color="auto"/>
            <w:right w:val="none" w:sz="0" w:space="0" w:color="auto"/>
          </w:divBdr>
        </w:div>
        <w:div w:id="1335064266">
          <w:marLeft w:val="0"/>
          <w:marRight w:val="0"/>
          <w:marTop w:val="0"/>
          <w:marBottom w:val="0"/>
          <w:divBdr>
            <w:top w:val="none" w:sz="0" w:space="0" w:color="auto"/>
            <w:left w:val="none" w:sz="0" w:space="0" w:color="auto"/>
            <w:bottom w:val="none" w:sz="0" w:space="0" w:color="auto"/>
            <w:right w:val="none" w:sz="0" w:space="0" w:color="auto"/>
          </w:divBdr>
        </w:div>
        <w:div w:id="1445467886">
          <w:marLeft w:val="0"/>
          <w:marRight w:val="0"/>
          <w:marTop w:val="0"/>
          <w:marBottom w:val="0"/>
          <w:divBdr>
            <w:top w:val="none" w:sz="0" w:space="0" w:color="auto"/>
            <w:left w:val="none" w:sz="0" w:space="0" w:color="auto"/>
            <w:bottom w:val="none" w:sz="0" w:space="0" w:color="auto"/>
            <w:right w:val="none" w:sz="0" w:space="0" w:color="auto"/>
          </w:divBdr>
        </w:div>
        <w:div w:id="1240871285">
          <w:marLeft w:val="0"/>
          <w:marRight w:val="0"/>
          <w:marTop w:val="0"/>
          <w:marBottom w:val="0"/>
          <w:divBdr>
            <w:top w:val="none" w:sz="0" w:space="0" w:color="auto"/>
            <w:left w:val="none" w:sz="0" w:space="0" w:color="auto"/>
            <w:bottom w:val="none" w:sz="0" w:space="0" w:color="auto"/>
            <w:right w:val="none" w:sz="0" w:space="0" w:color="auto"/>
          </w:divBdr>
        </w:div>
        <w:div w:id="1745644116">
          <w:marLeft w:val="0"/>
          <w:marRight w:val="0"/>
          <w:marTop w:val="0"/>
          <w:marBottom w:val="0"/>
          <w:divBdr>
            <w:top w:val="none" w:sz="0" w:space="0" w:color="auto"/>
            <w:left w:val="none" w:sz="0" w:space="0" w:color="auto"/>
            <w:bottom w:val="none" w:sz="0" w:space="0" w:color="auto"/>
            <w:right w:val="none" w:sz="0" w:space="0" w:color="auto"/>
          </w:divBdr>
        </w:div>
        <w:div w:id="900411193">
          <w:marLeft w:val="0"/>
          <w:marRight w:val="0"/>
          <w:marTop w:val="0"/>
          <w:marBottom w:val="0"/>
          <w:divBdr>
            <w:top w:val="none" w:sz="0" w:space="0" w:color="auto"/>
            <w:left w:val="none" w:sz="0" w:space="0" w:color="auto"/>
            <w:bottom w:val="none" w:sz="0" w:space="0" w:color="auto"/>
            <w:right w:val="none" w:sz="0" w:space="0" w:color="auto"/>
          </w:divBdr>
        </w:div>
        <w:div w:id="1181042490">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123234358">
          <w:marLeft w:val="0"/>
          <w:marRight w:val="0"/>
          <w:marTop w:val="0"/>
          <w:marBottom w:val="0"/>
          <w:divBdr>
            <w:top w:val="none" w:sz="0" w:space="0" w:color="auto"/>
            <w:left w:val="none" w:sz="0" w:space="0" w:color="auto"/>
            <w:bottom w:val="none" w:sz="0" w:space="0" w:color="auto"/>
            <w:right w:val="none" w:sz="0" w:space="0" w:color="auto"/>
          </w:divBdr>
        </w:div>
        <w:div w:id="1527283298">
          <w:marLeft w:val="0"/>
          <w:marRight w:val="0"/>
          <w:marTop w:val="0"/>
          <w:marBottom w:val="0"/>
          <w:divBdr>
            <w:top w:val="none" w:sz="0" w:space="0" w:color="auto"/>
            <w:left w:val="none" w:sz="0" w:space="0" w:color="auto"/>
            <w:bottom w:val="none" w:sz="0" w:space="0" w:color="auto"/>
            <w:right w:val="none" w:sz="0" w:space="0" w:color="auto"/>
          </w:divBdr>
        </w:div>
        <w:div w:id="875308866">
          <w:marLeft w:val="0"/>
          <w:marRight w:val="0"/>
          <w:marTop w:val="0"/>
          <w:marBottom w:val="0"/>
          <w:divBdr>
            <w:top w:val="none" w:sz="0" w:space="0" w:color="auto"/>
            <w:left w:val="none" w:sz="0" w:space="0" w:color="auto"/>
            <w:bottom w:val="none" w:sz="0" w:space="0" w:color="auto"/>
            <w:right w:val="none" w:sz="0" w:space="0" w:color="auto"/>
          </w:divBdr>
        </w:div>
        <w:div w:id="565184631">
          <w:marLeft w:val="0"/>
          <w:marRight w:val="0"/>
          <w:marTop w:val="0"/>
          <w:marBottom w:val="0"/>
          <w:divBdr>
            <w:top w:val="none" w:sz="0" w:space="0" w:color="auto"/>
            <w:left w:val="none" w:sz="0" w:space="0" w:color="auto"/>
            <w:bottom w:val="none" w:sz="0" w:space="0" w:color="auto"/>
            <w:right w:val="none" w:sz="0" w:space="0" w:color="auto"/>
          </w:divBdr>
        </w:div>
        <w:div w:id="1478843561">
          <w:marLeft w:val="0"/>
          <w:marRight w:val="0"/>
          <w:marTop w:val="0"/>
          <w:marBottom w:val="0"/>
          <w:divBdr>
            <w:top w:val="none" w:sz="0" w:space="0" w:color="auto"/>
            <w:left w:val="none" w:sz="0" w:space="0" w:color="auto"/>
            <w:bottom w:val="none" w:sz="0" w:space="0" w:color="auto"/>
            <w:right w:val="none" w:sz="0" w:space="0" w:color="auto"/>
          </w:divBdr>
        </w:div>
        <w:div w:id="1582178388">
          <w:marLeft w:val="0"/>
          <w:marRight w:val="0"/>
          <w:marTop w:val="0"/>
          <w:marBottom w:val="0"/>
          <w:divBdr>
            <w:top w:val="none" w:sz="0" w:space="0" w:color="auto"/>
            <w:left w:val="none" w:sz="0" w:space="0" w:color="auto"/>
            <w:bottom w:val="none" w:sz="0" w:space="0" w:color="auto"/>
            <w:right w:val="none" w:sz="0" w:space="0" w:color="auto"/>
          </w:divBdr>
        </w:div>
        <w:div w:id="1267081850">
          <w:marLeft w:val="0"/>
          <w:marRight w:val="0"/>
          <w:marTop w:val="0"/>
          <w:marBottom w:val="0"/>
          <w:divBdr>
            <w:top w:val="none" w:sz="0" w:space="0" w:color="auto"/>
            <w:left w:val="none" w:sz="0" w:space="0" w:color="auto"/>
            <w:bottom w:val="none" w:sz="0" w:space="0" w:color="auto"/>
            <w:right w:val="none" w:sz="0" w:space="0" w:color="auto"/>
          </w:divBdr>
        </w:div>
        <w:div w:id="884490635">
          <w:marLeft w:val="0"/>
          <w:marRight w:val="0"/>
          <w:marTop w:val="0"/>
          <w:marBottom w:val="0"/>
          <w:divBdr>
            <w:top w:val="none" w:sz="0" w:space="0" w:color="auto"/>
            <w:left w:val="none" w:sz="0" w:space="0" w:color="auto"/>
            <w:bottom w:val="none" w:sz="0" w:space="0" w:color="auto"/>
            <w:right w:val="none" w:sz="0" w:space="0" w:color="auto"/>
          </w:divBdr>
        </w:div>
        <w:div w:id="551463">
          <w:marLeft w:val="0"/>
          <w:marRight w:val="0"/>
          <w:marTop w:val="0"/>
          <w:marBottom w:val="0"/>
          <w:divBdr>
            <w:top w:val="none" w:sz="0" w:space="0" w:color="auto"/>
            <w:left w:val="none" w:sz="0" w:space="0" w:color="auto"/>
            <w:bottom w:val="none" w:sz="0" w:space="0" w:color="auto"/>
            <w:right w:val="none" w:sz="0" w:space="0" w:color="auto"/>
          </w:divBdr>
        </w:div>
        <w:div w:id="17514118">
          <w:marLeft w:val="0"/>
          <w:marRight w:val="0"/>
          <w:marTop w:val="0"/>
          <w:marBottom w:val="0"/>
          <w:divBdr>
            <w:top w:val="none" w:sz="0" w:space="0" w:color="auto"/>
            <w:left w:val="none" w:sz="0" w:space="0" w:color="auto"/>
            <w:bottom w:val="none" w:sz="0" w:space="0" w:color="auto"/>
            <w:right w:val="none" w:sz="0" w:space="0" w:color="auto"/>
          </w:divBdr>
        </w:div>
        <w:div w:id="1057245240">
          <w:marLeft w:val="0"/>
          <w:marRight w:val="0"/>
          <w:marTop w:val="0"/>
          <w:marBottom w:val="0"/>
          <w:divBdr>
            <w:top w:val="none" w:sz="0" w:space="0" w:color="auto"/>
            <w:left w:val="none" w:sz="0" w:space="0" w:color="auto"/>
            <w:bottom w:val="none" w:sz="0" w:space="0" w:color="auto"/>
            <w:right w:val="none" w:sz="0" w:space="0" w:color="auto"/>
          </w:divBdr>
        </w:div>
        <w:div w:id="918365447">
          <w:marLeft w:val="0"/>
          <w:marRight w:val="0"/>
          <w:marTop w:val="0"/>
          <w:marBottom w:val="0"/>
          <w:divBdr>
            <w:top w:val="none" w:sz="0" w:space="0" w:color="auto"/>
            <w:left w:val="none" w:sz="0" w:space="0" w:color="auto"/>
            <w:bottom w:val="none" w:sz="0" w:space="0" w:color="auto"/>
            <w:right w:val="none" w:sz="0" w:space="0" w:color="auto"/>
          </w:divBdr>
        </w:div>
        <w:div w:id="100033119">
          <w:marLeft w:val="0"/>
          <w:marRight w:val="0"/>
          <w:marTop w:val="0"/>
          <w:marBottom w:val="0"/>
          <w:divBdr>
            <w:top w:val="none" w:sz="0" w:space="0" w:color="auto"/>
            <w:left w:val="none" w:sz="0" w:space="0" w:color="auto"/>
            <w:bottom w:val="none" w:sz="0" w:space="0" w:color="auto"/>
            <w:right w:val="none" w:sz="0" w:space="0" w:color="auto"/>
          </w:divBdr>
        </w:div>
        <w:div w:id="1897425663">
          <w:marLeft w:val="0"/>
          <w:marRight w:val="0"/>
          <w:marTop w:val="0"/>
          <w:marBottom w:val="0"/>
          <w:divBdr>
            <w:top w:val="none" w:sz="0" w:space="0" w:color="auto"/>
            <w:left w:val="none" w:sz="0" w:space="0" w:color="auto"/>
            <w:bottom w:val="none" w:sz="0" w:space="0" w:color="auto"/>
            <w:right w:val="none" w:sz="0" w:space="0" w:color="auto"/>
          </w:divBdr>
        </w:div>
        <w:div w:id="1457066276">
          <w:marLeft w:val="0"/>
          <w:marRight w:val="0"/>
          <w:marTop w:val="0"/>
          <w:marBottom w:val="0"/>
          <w:divBdr>
            <w:top w:val="none" w:sz="0" w:space="0" w:color="auto"/>
            <w:left w:val="none" w:sz="0" w:space="0" w:color="auto"/>
            <w:bottom w:val="none" w:sz="0" w:space="0" w:color="auto"/>
            <w:right w:val="none" w:sz="0" w:space="0" w:color="auto"/>
          </w:divBdr>
        </w:div>
        <w:div w:id="742216666">
          <w:marLeft w:val="0"/>
          <w:marRight w:val="0"/>
          <w:marTop w:val="0"/>
          <w:marBottom w:val="0"/>
          <w:divBdr>
            <w:top w:val="none" w:sz="0" w:space="0" w:color="auto"/>
            <w:left w:val="none" w:sz="0" w:space="0" w:color="auto"/>
            <w:bottom w:val="none" w:sz="0" w:space="0" w:color="auto"/>
            <w:right w:val="none" w:sz="0" w:space="0" w:color="auto"/>
          </w:divBdr>
        </w:div>
        <w:div w:id="1933313736">
          <w:marLeft w:val="0"/>
          <w:marRight w:val="0"/>
          <w:marTop w:val="0"/>
          <w:marBottom w:val="0"/>
          <w:divBdr>
            <w:top w:val="none" w:sz="0" w:space="0" w:color="auto"/>
            <w:left w:val="none" w:sz="0" w:space="0" w:color="auto"/>
            <w:bottom w:val="none" w:sz="0" w:space="0" w:color="auto"/>
            <w:right w:val="none" w:sz="0" w:space="0" w:color="auto"/>
          </w:divBdr>
        </w:div>
        <w:div w:id="964237291">
          <w:marLeft w:val="0"/>
          <w:marRight w:val="0"/>
          <w:marTop w:val="0"/>
          <w:marBottom w:val="0"/>
          <w:divBdr>
            <w:top w:val="none" w:sz="0" w:space="0" w:color="auto"/>
            <w:left w:val="none" w:sz="0" w:space="0" w:color="auto"/>
            <w:bottom w:val="none" w:sz="0" w:space="0" w:color="auto"/>
            <w:right w:val="none" w:sz="0" w:space="0" w:color="auto"/>
          </w:divBdr>
        </w:div>
        <w:div w:id="636767782">
          <w:marLeft w:val="0"/>
          <w:marRight w:val="0"/>
          <w:marTop w:val="0"/>
          <w:marBottom w:val="0"/>
          <w:divBdr>
            <w:top w:val="none" w:sz="0" w:space="0" w:color="auto"/>
            <w:left w:val="none" w:sz="0" w:space="0" w:color="auto"/>
            <w:bottom w:val="none" w:sz="0" w:space="0" w:color="auto"/>
            <w:right w:val="none" w:sz="0" w:space="0" w:color="auto"/>
          </w:divBdr>
        </w:div>
        <w:div w:id="417949752">
          <w:marLeft w:val="0"/>
          <w:marRight w:val="0"/>
          <w:marTop w:val="0"/>
          <w:marBottom w:val="0"/>
          <w:divBdr>
            <w:top w:val="none" w:sz="0" w:space="0" w:color="auto"/>
            <w:left w:val="none" w:sz="0" w:space="0" w:color="auto"/>
            <w:bottom w:val="none" w:sz="0" w:space="0" w:color="auto"/>
            <w:right w:val="none" w:sz="0" w:space="0" w:color="auto"/>
          </w:divBdr>
        </w:div>
        <w:div w:id="1251695156">
          <w:marLeft w:val="0"/>
          <w:marRight w:val="0"/>
          <w:marTop w:val="0"/>
          <w:marBottom w:val="0"/>
          <w:divBdr>
            <w:top w:val="none" w:sz="0" w:space="0" w:color="auto"/>
            <w:left w:val="none" w:sz="0" w:space="0" w:color="auto"/>
            <w:bottom w:val="none" w:sz="0" w:space="0" w:color="auto"/>
            <w:right w:val="none" w:sz="0" w:space="0" w:color="auto"/>
          </w:divBdr>
        </w:div>
        <w:div w:id="419066533">
          <w:marLeft w:val="0"/>
          <w:marRight w:val="0"/>
          <w:marTop w:val="0"/>
          <w:marBottom w:val="0"/>
          <w:divBdr>
            <w:top w:val="none" w:sz="0" w:space="0" w:color="auto"/>
            <w:left w:val="none" w:sz="0" w:space="0" w:color="auto"/>
            <w:bottom w:val="none" w:sz="0" w:space="0" w:color="auto"/>
            <w:right w:val="none" w:sz="0" w:space="0" w:color="auto"/>
          </w:divBdr>
        </w:div>
        <w:div w:id="1629315342">
          <w:marLeft w:val="0"/>
          <w:marRight w:val="0"/>
          <w:marTop w:val="0"/>
          <w:marBottom w:val="0"/>
          <w:divBdr>
            <w:top w:val="none" w:sz="0" w:space="0" w:color="auto"/>
            <w:left w:val="none" w:sz="0" w:space="0" w:color="auto"/>
            <w:bottom w:val="none" w:sz="0" w:space="0" w:color="auto"/>
            <w:right w:val="none" w:sz="0" w:space="0" w:color="auto"/>
          </w:divBdr>
        </w:div>
        <w:div w:id="1971083295">
          <w:marLeft w:val="0"/>
          <w:marRight w:val="0"/>
          <w:marTop w:val="0"/>
          <w:marBottom w:val="0"/>
          <w:divBdr>
            <w:top w:val="none" w:sz="0" w:space="0" w:color="auto"/>
            <w:left w:val="none" w:sz="0" w:space="0" w:color="auto"/>
            <w:bottom w:val="none" w:sz="0" w:space="0" w:color="auto"/>
            <w:right w:val="none" w:sz="0" w:space="0" w:color="auto"/>
          </w:divBdr>
        </w:div>
        <w:div w:id="1073045076">
          <w:marLeft w:val="0"/>
          <w:marRight w:val="0"/>
          <w:marTop w:val="0"/>
          <w:marBottom w:val="0"/>
          <w:divBdr>
            <w:top w:val="none" w:sz="0" w:space="0" w:color="auto"/>
            <w:left w:val="none" w:sz="0" w:space="0" w:color="auto"/>
            <w:bottom w:val="none" w:sz="0" w:space="0" w:color="auto"/>
            <w:right w:val="none" w:sz="0" w:space="0" w:color="auto"/>
          </w:divBdr>
        </w:div>
        <w:div w:id="1458184137">
          <w:marLeft w:val="0"/>
          <w:marRight w:val="0"/>
          <w:marTop w:val="0"/>
          <w:marBottom w:val="0"/>
          <w:divBdr>
            <w:top w:val="none" w:sz="0" w:space="0" w:color="auto"/>
            <w:left w:val="none" w:sz="0" w:space="0" w:color="auto"/>
            <w:bottom w:val="none" w:sz="0" w:space="0" w:color="auto"/>
            <w:right w:val="none" w:sz="0" w:space="0" w:color="auto"/>
          </w:divBdr>
        </w:div>
        <w:div w:id="71122869">
          <w:marLeft w:val="0"/>
          <w:marRight w:val="0"/>
          <w:marTop w:val="0"/>
          <w:marBottom w:val="0"/>
          <w:divBdr>
            <w:top w:val="none" w:sz="0" w:space="0" w:color="auto"/>
            <w:left w:val="none" w:sz="0" w:space="0" w:color="auto"/>
            <w:bottom w:val="none" w:sz="0" w:space="0" w:color="auto"/>
            <w:right w:val="none" w:sz="0" w:space="0" w:color="auto"/>
          </w:divBdr>
        </w:div>
        <w:div w:id="724793476">
          <w:marLeft w:val="0"/>
          <w:marRight w:val="0"/>
          <w:marTop w:val="0"/>
          <w:marBottom w:val="0"/>
          <w:divBdr>
            <w:top w:val="none" w:sz="0" w:space="0" w:color="auto"/>
            <w:left w:val="none" w:sz="0" w:space="0" w:color="auto"/>
            <w:bottom w:val="none" w:sz="0" w:space="0" w:color="auto"/>
            <w:right w:val="none" w:sz="0" w:space="0" w:color="auto"/>
          </w:divBdr>
        </w:div>
        <w:div w:id="82188095">
          <w:marLeft w:val="0"/>
          <w:marRight w:val="0"/>
          <w:marTop w:val="0"/>
          <w:marBottom w:val="0"/>
          <w:divBdr>
            <w:top w:val="none" w:sz="0" w:space="0" w:color="auto"/>
            <w:left w:val="none" w:sz="0" w:space="0" w:color="auto"/>
            <w:bottom w:val="none" w:sz="0" w:space="0" w:color="auto"/>
            <w:right w:val="none" w:sz="0" w:space="0" w:color="auto"/>
          </w:divBdr>
        </w:div>
        <w:div w:id="1674380441">
          <w:marLeft w:val="0"/>
          <w:marRight w:val="0"/>
          <w:marTop w:val="0"/>
          <w:marBottom w:val="0"/>
          <w:divBdr>
            <w:top w:val="none" w:sz="0" w:space="0" w:color="auto"/>
            <w:left w:val="none" w:sz="0" w:space="0" w:color="auto"/>
            <w:bottom w:val="none" w:sz="0" w:space="0" w:color="auto"/>
            <w:right w:val="none" w:sz="0" w:space="0" w:color="auto"/>
          </w:divBdr>
        </w:div>
        <w:div w:id="1511332547">
          <w:marLeft w:val="0"/>
          <w:marRight w:val="0"/>
          <w:marTop w:val="0"/>
          <w:marBottom w:val="0"/>
          <w:divBdr>
            <w:top w:val="none" w:sz="0" w:space="0" w:color="auto"/>
            <w:left w:val="none" w:sz="0" w:space="0" w:color="auto"/>
            <w:bottom w:val="none" w:sz="0" w:space="0" w:color="auto"/>
            <w:right w:val="none" w:sz="0" w:space="0" w:color="auto"/>
          </w:divBdr>
        </w:div>
        <w:div w:id="1245336501">
          <w:marLeft w:val="0"/>
          <w:marRight w:val="0"/>
          <w:marTop w:val="0"/>
          <w:marBottom w:val="0"/>
          <w:divBdr>
            <w:top w:val="none" w:sz="0" w:space="0" w:color="auto"/>
            <w:left w:val="none" w:sz="0" w:space="0" w:color="auto"/>
            <w:bottom w:val="none" w:sz="0" w:space="0" w:color="auto"/>
            <w:right w:val="none" w:sz="0" w:space="0" w:color="auto"/>
          </w:divBdr>
        </w:div>
        <w:div w:id="1442650731">
          <w:marLeft w:val="0"/>
          <w:marRight w:val="0"/>
          <w:marTop w:val="0"/>
          <w:marBottom w:val="0"/>
          <w:divBdr>
            <w:top w:val="none" w:sz="0" w:space="0" w:color="auto"/>
            <w:left w:val="none" w:sz="0" w:space="0" w:color="auto"/>
            <w:bottom w:val="none" w:sz="0" w:space="0" w:color="auto"/>
            <w:right w:val="none" w:sz="0" w:space="0" w:color="auto"/>
          </w:divBdr>
        </w:div>
        <w:div w:id="215698837">
          <w:marLeft w:val="0"/>
          <w:marRight w:val="0"/>
          <w:marTop w:val="0"/>
          <w:marBottom w:val="0"/>
          <w:divBdr>
            <w:top w:val="none" w:sz="0" w:space="0" w:color="auto"/>
            <w:left w:val="none" w:sz="0" w:space="0" w:color="auto"/>
            <w:bottom w:val="none" w:sz="0" w:space="0" w:color="auto"/>
            <w:right w:val="none" w:sz="0" w:space="0" w:color="auto"/>
          </w:divBdr>
        </w:div>
        <w:div w:id="2101219500">
          <w:marLeft w:val="0"/>
          <w:marRight w:val="0"/>
          <w:marTop w:val="0"/>
          <w:marBottom w:val="0"/>
          <w:divBdr>
            <w:top w:val="none" w:sz="0" w:space="0" w:color="auto"/>
            <w:left w:val="none" w:sz="0" w:space="0" w:color="auto"/>
            <w:bottom w:val="none" w:sz="0" w:space="0" w:color="auto"/>
            <w:right w:val="none" w:sz="0" w:space="0" w:color="auto"/>
          </w:divBdr>
        </w:div>
        <w:div w:id="797145925">
          <w:marLeft w:val="0"/>
          <w:marRight w:val="0"/>
          <w:marTop w:val="0"/>
          <w:marBottom w:val="0"/>
          <w:divBdr>
            <w:top w:val="none" w:sz="0" w:space="0" w:color="auto"/>
            <w:left w:val="none" w:sz="0" w:space="0" w:color="auto"/>
            <w:bottom w:val="none" w:sz="0" w:space="0" w:color="auto"/>
            <w:right w:val="none" w:sz="0" w:space="0" w:color="auto"/>
          </w:divBdr>
        </w:div>
        <w:div w:id="694307695">
          <w:marLeft w:val="0"/>
          <w:marRight w:val="0"/>
          <w:marTop w:val="0"/>
          <w:marBottom w:val="0"/>
          <w:divBdr>
            <w:top w:val="none" w:sz="0" w:space="0" w:color="auto"/>
            <w:left w:val="none" w:sz="0" w:space="0" w:color="auto"/>
            <w:bottom w:val="none" w:sz="0" w:space="0" w:color="auto"/>
            <w:right w:val="none" w:sz="0" w:space="0" w:color="auto"/>
          </w:divBdr>
        </w:div>
        <w:div w:id="201210102">
          <w:marLeft w:val="0"/>
          <w:marRight w:val="0"/>
          <w:marTop w:val="0"/>
          <w:marBottom w:val="0"/>
          <w:divBdr>
            <w:top w:val="none" w:sz="0" w:space="0" w:color="auto"/>
            <w:left w:val="none" w:sz="0" w:space="0" w:color="auto"/>
            <w:bottom w:val="none" w:sz="0" w:space="0" w:color="auto"/>
            <w:right w:val="none" w:sz="0" w:space="0" w:color="auto"/>
          </w:divBdr>
        </w:div>
        <w:div w:id="1220480688">
          <w:marLeft w:val="0"/>
          <w:marRight w:val="0"/>
          <w:marTop w:val="0"/>
          <w:marBottom w:val="0"/>
          <w:divBdr>
            <w:top w:val="none" w:sz="0" w:space="0" w:color="auto"/>
            <w:left w:val="none" w:sz="0" w:space="0" w:color="auto"/>
            <w:bottom w:val="none" w:sz="0" w:space="0" w:color="auto"/>
            <w:right w:val="none" w:sz="0" w:space="0" w:color="auto"/>
          </w:divBdr>
        </w:div>
        <w:div w:id="28800705">
          <w:marLeft w:val="0"/>
          <w:marRight w:val="0"/>
          <w:marTop w:val="0"/>
          <w:marBottom w:val="0"/>
          <w:divBdr>
            <w:top w:val="none" w:sz="0" w:space="0" w:color="auto"/>
            <w:left w:val="none" w:sz="0" w:space="0" w:color="auto"/>
            <w:bottom w:val="none" w:sz="0" w:space="0" w:color="auto"/>
            <w:right w:val="none" w:sz="0" w:space="0" w:color="auto"/>
          </w:divBdr>
        </w:div>
        <w:div w:id="1896503795">
          <w:marLeft w:val="0"/>
          <w:marRight w:val="0"/>
          <w:marTop w:val="0"/>
          <w:marBottom w:val="0"/>
          <w:divBdr>
            <w:top w:val="none" w:sz="0" w:space="0" w:color="auto"/>
            <w:left w:val="none" w:sz="0" w:space="0" w:color="auto"/>
            <w:bottom w:val="none" w:sz="0" w:space="0" w:color="auto"/>
            <w:right w:val="none" w:sz="0" w:space="0" w:color="auto"/>
          </w:divBdr>
        </w:div>
        <w:div w:id="1541280412">
          <w:marLeft w:val="0"/>
          <w:marRight w:val="0"/>
          <w:marTop w:val="0"/>
          <w:marBottom w:val="0"/>
          <w:divBdr>
            <w:top w:val="none" w:sz="0" w:space="0" w:color="auto"/>
            <w:left w:val="none" w:sz="0" w:space="0" w:color="auto"/>
            <w:bottom w:val="none" w:sz="0" w:space="0" w:color="auto"/>
            <w:right w:val="none" w:sz="0" w:space="0" w:color="auto"/>
          </w:divBdr>
        </w:div>
        <w:div w:id="67115078">
          <w:marLeft w:val="0"/>
          <w:marRight w:val="0"/>
          <w:marTop w:val="0"/>
          <w:marBottom w:val="0"/>
          <w:divBdr>
            <w:top w:val="none" w:sz="0" w:space="0" w:color="auto"/>
            <w:left w:val="none" w:sz="0" w:space="0" w:color="auto"/>
            <w:bottom w:val="none" w:sz="0" w:space="0" w:color="auto"/>
            <w:right w:val="none" w:sz="0" w:space="0" w:color="auto"/>
          </w:divBdr>
        </w:div>
        <w:div w:id="1422213180">
          <w:marLeft w:val="0"/>
          <w:marRight w:val="0"/>
          <w:marTop w:val="0"/>
          <w:marBottom w:val="0"/>
          <w:divBdr>
            <w:top w:val="none" w:sz="0" w:space="0" w:color="auto"/>
            <w:left w:val="none" w:sz="0" w:space="0" w:color="auto"/>
            <w:bottom w:val="none" w:sz="0" w:space="0" w:color="auto"/>
            <w:right w:val="none" w:sz="0" w:space="0" w:color="auto"/>
          </w:divBdr>
        </w:div>
        <w:div w:id="1315185639">
          <w:marLeft w:val="0"/>
          <w:marRight w:val="0"/>
          <w:marTop w:val="0"/>
          <w:marBottom w:val="0"/>
          <w:divBdr>
            <w:top w:val="none" w:sz="0" w:space="0" w:color="auto"/>
            <w:left w:val="none" w:sz="0" w:space="0" w:color="auto"/>
            <w:bottom w:val="none" w:sz="0" w:space="0" w:color="auto"/>
            <w:right w:val="none" w:sz="0" w:space="0" w:color="auto"/>
          </w:divBdr>
        </w:div>
        <w:div w:id="1813670723">
          <w:marLeft w:val="0"/>
          <w:marRight w:val="0"/>
          <w:marTop w:val="0"/>
          <w:marBottom w:val="0"/>
          <w:divBdr>
            <w:top w:val="none" w:sz="0" w:space="0" w:color="auto"/>
            <w:left w:val="none" w:sz="0" w:space="0" w:color="auto"/>
            <w:bottom w:val="none" w:sz="0" w:space="0" w:color="auto"/>
            <w:right w:val="none" w:sz="0" w:space="0" w:color="auto"/>
          </w:divBdr>
        </w:div>
        <w:div w:id="230846008">
          <w:marLeft w:val="0"/>
          <w:marRight w:val="0"/>
          <w:marTop w:val="0"/>
          <w:marBottom w:val="0"/>
          <w:divBdr>
            <w:top w:val="none" w:sz="0" w:space="0" w:color="auto"/>
            <w:left w:val="none" w:sz="0" w:space="0" w:color="auto"/>
            <w:bottom w:val="none" w:sz="0" w:space="0" w:color="auto"/>
            <w:right w:val="none" w:sz="0" w:space="0" w:color="auto"/>
          </w:divBdr>
        </w:div>
        <w:div w:id="2021196943">
          <w:marLeft w:val="0"/>
          <w:marRight w:val="0"/>
          <w:marTop w:val="0"/>
          <w:marBottom w:val="0"/>
          <w:divBdr>
            <w:top w:val="none" w:sz="0" w:space="0" w:color="auto"/>
            <w:left w:val="none" w:sz="0" w:space="0" w:color="auto"/>
            <w:bottom w:val="none" w:sz="0" w:space="0" w:color="auto"/>
            <w:right w:val="none" w:sz="0" w:space="0" w:color="auto"/>
          </w:divBdr>
        </w:div>
        <w:div w:id="1623612022">
          <w:marLeft w:val="0"/>
          <w:marRight w:val="0"/>
          <w:marTop w:val="0"/>
          <w:marBottom w:val="0"/>
          <w:divBdr>
            <w:top w:val="none" w:sz="0" w:space="0" w:color="auto"/>
            <w:left w:val="none" w:sz="0" w:space="0" w:color="auto"/>
            <w:bottom w:val="none" w:sz="0" w:space="0" w:color="auto"/>
            <w:right w:val="none" w:sz="0" w:space="0" w:color="auto"/>
          </w:divBdr>
        </w:div>
        <w:div w:id="1975284596">
          <w:marLeft w:val="0"/>
          <w:marRight w:val="0"/>
          <w:marTop w:val="0"/>
          <w:marBottom w:val="0"/>
          <w:divBdr>
            <w:top w:val="none" w:sz="0" w:space="0" w:color="auto"/>
            <w:left w:val="none" w:sz="0" w:space="0" w:color="auto"/>
            <w:bottom w:val="none" w:sz="0" w:space="0" w:color="auto"/>
            <w:right w:val="none" w:sz="0" w:space="0" w:color="auto"/>
          </w:divBdr>
        </w:div>
        <w:div w:id="1256087937">
          <w:marLeft w:val="0"/>
          <w:marRight w:val="0"/>
          <w:marTop w:val="0"/>
          <w:marBottom w:val="0"/>
          <w:divBdr>
            <w:top w:val="none" w:sz="0" w:space="0" w:color="auto"/>
            <w:left w:val="none" w:sz="0" w:space="0" w:color="auto"/>
            <w:bottom w:val="none" w:sz="0" w:space="0" w:color="auto"/>
            <w:right w:val="none" w:sz="0" w:space="0" w:color="auto"/>
          </w:divBdr>
        </w:div>
        <w:div w:id="1047072251">
          <w:marLeft w:val="0"/>
          <w:marRight w:val="0"/>
          <w:marTop w:val="0"/>
          <w:marBottom w:val="0"/>
          <w:divBdr>
            <w:top w:val="none" w:sz="0" w:space="0" w:color="auto"/>
            <w:left w:val="none" w:sz="0" w:space="0" w:color="auto"/>
            <w:bottom w:val="none" w:sz="0" w:space="0" w:color="auto"/>
            <w:right w:val="none" w:sz="0" w:space="0" w:color="auto"/>
          </w:divBdr>
        </w:div>
        <w:div w:id="1777405182">
          <w:marLeft w:val="0"/>
          <w:marRight w:val="0"/>
          <w:marTop w:val="0"/>
          <w:marBottom w:val="0"/>
          <w:divBdr>
            <w:top w:val="none" w:sz="0" w:space="0" w:color="auto"/>
            <w:left w:val="none" w:sz="0" w:space="0" w:color="auto"/>
            <w:bottom w:val="none" w:sz="0" w:space="0" w:color="auto"/>
            <w:right w:val="none" w:sz="0" w:space="0" w:color="auto"/>
          </w:divBdr>
        </w:div>
        <w:div w:id="2134515002">
          <w:marLeft w:val="0"/>
          <w:marRight w:val="0"/>
          <w:marTop w:val="0"/>
          <w:marBottom w:val="0"/>
          <w:divBdr>
            <w:top w:val="none" w:sz="0" w:space="0" w:color="auto"/>
            <w:left w:val="none" w:sz="0" w:space="0" w:color="auto"/>
            <w:bottom w:val="none" w:sz="0" w:space="0" w:color="auto"/>
            <w:right w:val="none" w:sz="0" w:space="0" w:color="auto"/>
          </w:divBdr>
        </w:div>
        <w:div w:id="1525749711">
          <w:marLeft w:val="0"/>
          <w:marRight w:val="0"/>
          <w:marTop w:val="0"/>
          <w:marBottom w:val="0"/>
          <w:divBdr>
            <w:top w:val="none" w:sz="0" w:space="0" w:color="auto"/>
            <w:left w:val="none" w:sz="0" w:space="0" w:color="auto"/>
            <w:bottom w:val="none" w:sz="0" w:space="0" w:color="auto"/>
            <w:right w:val="none" w:sz="0" w:space="0" w:color="auto"/>
          </w:divBdr>
        </w:div>
        <w:div w:id="2129467912">
          <w:marLeft w:val="0"/>
          <w:marRight w:val="0"/>
          <w:marTop w:val="0"/>
          <w:marBottom w:val="0"/>
          <w:divBdr>
            <w:top w:val="none" w:sz="0" w:space="0" w:color="auto"/>
            <w:left w:val="none" w:sz="0" w:space="0" w:color="auto"/>
            <w:bottom w:val="none" w:sz="0" w:space="0" w:color="auto"/>
            <w:right w:val="none" w:sz="0" w:space="0" w:color="auto"/>
          </w:divBdr>
        </w:div>
        <w:div w:id="1119370877">
          <w:marLeft w:val="0"/>
          <w:marRight w:val="0"/>
          <w:marTop w:val="0"/>
          <w:marBottom w:val="0"/>
          <w:divBdr>
            <w:top w:val="none" w:sz="0" w:space="0" w:color="auto"/>
            <w:left w:val="none" w:sz="0" w:space="0" w:color="auto"/>
            <w:bottom w:val="none" w:sz="0" w:space="0" w:color="auto"/>
            <w:right w:val="none" w:sz="0" w:space="0" w:color="auto"/>
          </w:divBdr>
        </w:div>
        <w:div w:id="1594708617">
          <w:marLeft w:val="0"/>
          <w:marRight w:val="0"/>
          <w:marTop w:val="0"/>
          <w:marBottom w:val="0"/>
          <w:divBdr>
            <w:top w:val="none" w:sz="0" w:space="0" w:color="auto"/>
            <w:left w:val="none" w:sz="0" w:space="0" w:color="auto"/>
            <w:bottom w:val="none" w:sz="0" w:space="0" w:color="auto"/>
            <w:right w:val="none" w:sz="0" w:space="0" w:color="auto"/>
          </w:divBdr>
        </w:div>
        <w:div w:id="1709405121">
          <w:marLeft w:val="0"/>
          <w:marRight w:val="0"/>
          <w:marTop w:val="0"/>
          <w:marBottom w:val="0"/>
          <w:divBdr>
            <w:top w:val="none" w:sz="0" w:space="0" w:color="auto"/>
            <w:left w:val="none" w:sz="0" w:space="0" w:color="auto"/>
            <w:bottom w:val="none" w:sz="0" w:space="0" w:color="auto"/>
            <w:right w:val="none" w:sz="0" w:space="0" w:color="auto"/>
          </w:divBdr>
        </w:div>
        <w:div w:id="1259294749">
          <w:marLeft w:val="0"/>
          <w:marRight w:val="0"/>
          <w:marTop w:val="0"/>
          <w:marBottom w:val="0"/>
          <w:divBdr>
            <w:top w:val="none" w:sz="0" w:space="0" w:color="auto"/>
            <w:left w:val="none" w:sz="0" w:space="0" w:color="auto"/>
            <w:bottom w:val="none" w:sz="0" w:space="0" w:color="auto"/>
            <w:right w:val="none" w:sz="0" w:space="0" w:color="auto"/>
          </w:divBdr>
        </w:div>
        <w:div w:id="267585611">
          <w:marLeft w:val="0"/>
          <w:marRight w:val="0"/>
          <w:marTop w:val="0"/>
          <w:marBottom w:val="0"/>
          <w:divBdr>
            <w:top w:val="none" w:sz="0" w:space="0" w:color="auto"/>
            <w:left w:val="none" w:sz="0" w:space="0" w:color="auto"/>
            <w:bottom w:val="none" w:sz="0" w:space="0" w:color="auto"/>
            <w:right w:val="none" w:sz="0" w:space="0" w:color="auto"/>
          </w:divBdr>
        </w:div>
        <w:div w:id="592475748">
          <w:marLeft w:val="0"/>
          <w:marRight w:val="0"/>
          <w:marTop w:val="0"/>
          <w:marBottom w:val="0"/>
          <w:divBdr>
            <w:top w:val="none" w:sz="0" w:space="0" w:color="auto"/>
            <w:left w:val="none" w:sz="0" w:space="0" w:color="auto"/>
            <w:bottom w:val="none" w:sz="0" w:space="0" w:color="auto"/>
            <w:right w:val="none" w:sz="0" w:space="0" w:color="auto"/>
          </w:divBdr>
        </w:div>
        <w:div w:id="211772687">
          <w:marLeft w:val="0"/>
          <w:marRight w:val="0"/>
          <w:marTop w:val="0"/>
          <w:marBottom w:val="0"/>
          <w:divBdr>
            <w:top w:val="none" w:sz="0" w:space="0" w:color="auto"/>
            <w:left w:val="none" w:sz="0" w:space="0" w:color="auto"/>
            <w:bottom w:val="none" w:sz="0" w:space="0" w:color="auto"/>
            <w:right w:val="none" w:sz="0" w:space="0" w:color="auto"/>
          </w:divBdr>
        </w:div>
        <w:div w:id="440611745">
          <w:marLeft w:val="0"/>
          <w:marRight w:val="0"/>
          <w:marTop w:val="0"/>
          <w:marBottom w:val="0"/>
          <w:divBdr>
            <w:top w:val="none" w:sz="0" w:space="0" w:color="auto"/>
            <w:left w:val="none" w:sz="0" w:space="0" w:color="auto"/>
            <w:bottom w:val="none" w:sz="0" w:space="0" w:color="auto"/>
            <w:right w:val="none" w:sz="0" w:space="0" w:color="auto"/>
          </w:divBdr>
        </w:div>
        <w:div w:id="1232882523">
          <w:marLeft w:val="0"/>
          <w:marRight w:val="0"/>
          <w:marTop w:val="0"/>
          <w:marBottom w:val="0"/>
          <w:divBdr>
            <w:top w:val="none" w:sz="0" w:space="0" w:color="auto"/>
            <w:left w:val="none" w:sz="0" w:space="0" w:color="auto"/>
            <w:bottom w:val="none" w:sz="0" w:space="0" w:color="auto"/>
            <w:right w:val="none" w:sz="0" w:space="0" w:color="auto"/>
          </w:divBdr>
        </w:div>
        <w:div w:id="2045399644">
          <w:marLeft w:val="0"/>
          <w:marRight w:val="0"/>
          <w:marTop w:val="0"/>
          <w:marBottom w:val="0"/>
          <w:divBdr>
            <w:top w:val="none" w:sz="0" w:space="0" w:color="auto"/>
            <w:left w:val="none" w:sz="0" w:space="0" w:color="auto"/>
            <w:bottom w:val="none" w:sz="0" w:space="0" w:color="auto"/>
            <w:right w:val="none" w:sz="0" w:space="0" w:color="auto"/>
          </w:divBdr>
        </w:div>
        <w:div w:id="865868174">
          <w:marLeft w:val="0"/>
          <w:marRight w:val="0"/>
          <w:marTop w:val="0"/>
          <w:marBottom w:val="0"/>
          <w:divBdr>
            <w:top w:val="none" w:sz="0" w:space="0" w:color="auto"/>
            <w:left w:val="none" w:sz="0" w:space="0" w:color="auto"/>
            <w:bottom w:val="none" w:sz="0" w:space="0" w:color="auto"/>
            <w:right w:val="none" w:sz="0" w:space="0" w:color="auto"/>
          </w:divBdr>
        </w:div>
        <w:div w:id="1622150635">
          <w:marLeft w:val="0"/>
          <w:marRight w:val="0"/>
          <w:marTop w:val="0"/>
          <w:marBottom w:val="0"/>
          <w:divBdr>
            <w:top w:val="none" w:sz="0" w:space="0" w:color="auto"/>
            <w:left w:val="none" w:sz="0" w:space="0" w:color="auto"/>
            <w:bottom w:val="none" w:sz="0" w:space="0" w:color="auto"/>
            <w:right w:val="none" w:sz="0" w:space="0" w:color="auto"/>
          </w:divBdr>
        </w:div>
        <w:div w:id="59059330">
          <w:marLeft w:val="0"/>
          <w:marRight w:val="0"/>
          <w:marTop w:val="0"/>
          <w:marBottom w:val="0"/>
          <w:divBdr>
            <w:top w:val="none" w:sz="0" w:space="0" w:color="auto"/>
            <w:left w:val="none" w:sz="0" w:space="0" w:color="auto"/>
            <w:bottom w:val="none" w:sz="0" w:space="0" w:color="auto"/>
            <w:right w:val="none" w:sz="0" w:space="0" w:color="auto"/>
          </w:divBdr>
        </w:div>
        <w:div w:id="149098946">
          <w:marLeft w:val="0"/>
          <w:marRight w:val="0"/>
          <w:marTop w:val="0"/>
          <w:marBottom w:val="0"/>
          <w:divBdr>
            <w:top w:val="none" w:sz="0" w:space="0" w:color="auto"/>
            <w:left w:val="none" w:sz="0" w:space="0" w:color="auto"/>
            <w:bottom w:val="none" w:sz="0" w:space="0" w:color="auto"/>
            <w:right w:val="none" w:sz="0" w:space="0" w:color="auto"/>
          </w:divBdr>
        </w:div>
        <w:div w:id="1000619263">
          <w:marLeft w:val="0"/>
          <w:marRight w:val="0"/>
          <w:marTop w:val="0"/>
          <w:marBottom w:val="0"/>
          <w:divBdr>
            <w:top w:val="none" w:sz="0" w:space="0" w:color="auto"/>
            <w:left w:val="none" w:sz="0" w:space="0" w:color="auto"/>
            <w:bottom w:val="none" w:sz="0" w:space="0" w:color="auto"/>
            <w:right w:val="none" w:sz="0" w:space="0" w:color="auto"/>
          </w:divBdr>
        </w:div>
        <w:div w:id="592397628">
          <w:marLeft w:val="0"/>
          <w:marRight w:val="0"/>
          <w:marTop w:val="0"/>
          <w:marBottom w:val="0"/>
          <w:divBdr>
            <w:top w:val="none" w:sz="0" w:space="0" w:color="auto"/>
            <w:left w:val="none" w:sz="0" w:space="0" w:color="auto"/>
            <w:bottom w:val="none" w:sz="0" w:space="0" w:color="auto"/>
            <w:right w:val="none" w:sz="0" w:space="0" w:color="auto"/>
          </w:divBdr>
        </w:div>
        <w:div w:id="621036076">
          <w:marLeft w:val="0"/>
          <w:marRight w:val="0"/>
          <w:marTop w:val="0"/>
          <w:marBottom w:val="0"/>
          <w:divBdr>
            <w:top w:val="none" w:sz="0" w:space="0" w:color="auto"/>
            <w:left w:val="none" w:sz="0" w:space="0" w:color="auto"/>
            <w:bottom w:val="none" w:sz="0" w:space="0" w:color="auto"/>
            <w:right w:val="none" w:sz="0" w:space="0" w:color="auto"/>
          </w:divBdr>
        </w:div>
        <w:div w:id="999649665">
          <w:marLeft w:val="0"/>
          <w:marRight w:val="0"/>
          <w:marTop w:val="0"/>
          <w:marBottom w:val="0"/>
          <w:divBdr>
            <w:top w:val="none" w:sz="0" w:space="0" w:color="auto"/>
            <w:left w:val="none" w:sz="0" w:space="0" w:color="auto"/>
            <w:bottom w:val="none" w:sz="0" w:space="0" w:color="auto"/>
            <w:right w:val="none" w:sz="0" w:space="0" w:color="auto"/>
          </w:divBdr>
        </w:div>
        <w:div w:id="2022855859">
          <w:marLeft w:val="0"/>
          <w:marRight w:val="0"/>
          <w:marTop w:val="0"/>
          <w:marBottom w:val="0"/>
          <w:divBdr>
            <w:top w:val="none" w:sz="0" w:space="0" w:color="auto"/>
            <w:left w:val="none" w:sz="0" w:space="0" w:color="auto"/>
            <w:bottom w:val="none" w:sz="0" w:space="0" w:color="auto"/>
            <w:right w:val="none" w:sz="0" w:space="0" w:color="auto"/>
          </w:divBdr>
        </w:div>
        <w:div w:id="96607202">
          <w:marLeft w:val="0"/>
          <w:marRight w:val="0"/>
          <w:marTop w:val="0"/>
          <w:marBottom w:val="0"/>
          <w:divBdr>
            <w:top w:val="none" w:sz="0" w:space="0" w:color="auto"/>
            <w:left w:val="none" w:sz="0" w:space="0" w:color="auto"/>
            <w:bottom w:val="none" w:sz="0" w:space="0" w:color="auto"/>
            <w:right w:val="none" w:sz="0" w:space="0" w:color="auto"/>
          </w:divBdr>
        </w:div>
        <w:div w:id="713508540">
          <w:marLeft w:val="0"/>
          <w:marRight w:val="0"/>
          <w:marTop w:val="0"/>
          <w:marBottom w:val="0"/>
          <w:divBdr>
            <w:top w:val="none" w:sz="0" w:space="0" w:color="auto"/>
            <w:left w:val="none" w:sz="0" w:space="0" w:color="auto"/>
            <w:bottom w:val="none" w:sz="0" w:space="0" w:color="auto"/>
            <w:right w:val="none" w:sz="0" w:space="0" w:color="auto"/>
          </w:divBdr>
        </w:div>
        <w:div w:id="710301511">
          <w:marLeft w:val="0"/>
          <w:marRight w:val="0"/>
          <w:marTop w:val="0"/>
          <w:marBottom w:val="0"/>
          <w:divBdr>
            <w:top w:val="none" w:sz="0" w:space="0" w:color="auto"/>
            <w:left w:val="none" w:sz="0" w:space="0" w:color="auto"/>
            <w:bottom w:val="none" w:sz="0" w:space="0" w:color="auto"/>
            <w:right w:val="none" w:sz="0" w:space="0" w:color="auto"/>
          </w:divBdr>
        </w:div>
        <w:div w:id="1609968048">
          <w:marLeft w:val="0"/>
          <w:marRight w:val="0"/>
          <w:marTop w:val="0"/>
          <w:marBottom w:val="0"/>
          <w:divBdr>
            <w:top w:val="none" w:sz="0" w:space="0" w:color="auto"/>
            <w:left w:val="none" w:sz="0" w:space="0" w:color="auto"/>
            <w:bottom w:val="none" w:sz="0" w:space="0" w:color="auto"/>
            <w:right w:val="none" w:sz="0" w:space="0" w:color="auto"/>
          </w:divBdr>
        </w:div>
        <w:div w:id="1206597273">
          <w:marLeft w:val="0"/>
          <w:marRight w:val="0"/>
          <w:marTop w:val="0"/>
          <w:marBottom w:val="0"/>
          <w:divBdr>
            <w:top w:val="none" w:sz="0" w:space="0" w:color="auto"/>
            <w:left w:val="none" w:sz="0" w:space="0" w:color="auto"/>
            <w:bottom w:val="none" w:sz="0" w:space="0" w:color="auto"/>
            <w:right w:val="none" w:sz="0" w:space="0" w:color="auto"/>
          </w:divBdr>
        </w:div>
        <w:div w:id="367143802">
          <w:marLeft w:val="0"/>
          <w:marRight w:val="0"/>
          <w:marTop w:val="0"/>
          <w:marBottom w:val="0"/>
          <w:divBdr>
            <w:top w:val="none" w:sz="0" w:space="0" w:color="auto"/>
            <w:left w:val="none" w:sz="0" w:space="0" w:color="auto"/>
            <w:bottom w:val="none" w:sz="0" w:space="0" w:color="auto"/>
            <w:right w:val="none" w:sz="0" w:space="0" w:color="auto"/>
          </w:divBdr>
        </w:div>
        <w:div w:id="137187886">
          <w:marLeft w:val="0"/>
          <w:marRight w:val="0"/>
          <w:marTop w:val="0"/>
          <w:marBottom w:val="0"/>
          <w:divBdr>
            <w:top w:val="none" w:sz="0" w:space="0" w:color="auto"/>
            <w:left w:val="none" w:sz="0" w:space="0" w:color="auto"/>
            <w:bottom w:val="none" w:sz="0" w:space="0" w:color="auto"/>
            <w:right w:val="none" w:sz="0" w:space="0" w:color="auto"/>
          </w:divBdr>
        </w:div>
        <w:div w:id="1256017325">
          <w:marLeft w:val="0"/>
          <w:marRight w:val="0"/>
          <w:marTop w:val="0"/>
          <w:marBottom w:val="0"/>
          <w:divBdr>
            <w:top w:val="none" w:sz="0" w:space="0" w:color="auto"/>
            <w:left w:val="none" w:sz="0" w:space="0" w:color="auto"/>
            <w:bottom w:val="none" w:sz="0" w:space="0" w:color="auto"/>
            <w:right w:val="none" w:sz="0" w:space="0" w:color="auto"/>
          </w:divBdr>
        </w:div>
        <w:div w:id="251472976">
          <w:marLeft w:val="0"/>
          <w:marRight w:val="0"/>
          <w:marTop w:val="0"/>
          <w:marBottom w:val="0"/>
          <w:divBdr>
            <w:top w:val="none" w:sz="0" w:space="0" w:color="auto"/>
            <w:left w:val="none" w:sz="0" w:space="0" w:color="auto"/>
            <w:bottom w:val="none" w:sz="0" w:space="0" w:color="auto"/>
            <w:right w:val="none" w:sz="0" w:space="0" w:color="auto"/>
          </w:divBdr>
        </w:div>
        <w:div w:id="123234033">
          <w:marLeft w:val="0"/>
          <w:marRight w:val="0"/>
          <w:marTop w:val="0"/>
          <w:marBottom w:val="0"/>
          <w:divBdr>
            <w:top w:val="none" w:sz="0" w:space="0" w:color="auto"/>
            <w:left w:val="none" w:sz="0" w:space="0" w:color="auto"/>
            <w:bottom w:val="none" w:sz="0" w:space="0" w:color="auto"/>
            <w:right w:val="none" w:sz="0" w:space="0" w:color="auto"/>
          </w:divBdr>
        </w:div>
        <w:div w:id="1429153429">
          <w:marLeft w:val="0"/>
          <w:marRight w:val="0"/>
          <w:marTop w:val="0"/>
          <w:marBottom w:val="0"/>
          <w:divBdr>
            <w:top w:val="none" w:sz="0" w:space="0" w:color="auto"/>
            <w:left w:val="none" w:sz="0" w:space="0" w:color="auto"/>
            <w:bottom w:val="none" w:sz="0" w:space="0" w:color="auto"/>
            <w:right w:val="none" w:sz="0" w:space="0" w:color="auto"/>
          </w:divBdr>
        </w:div>
        <w:div w:id="1063137029">
          <w:marLeft w:val="0"/>
          <w:marRight w:val="0"/>
          <w:marTop w:val="0"/>
          <w:marBottom w:val="0"/>
          <w:divBdr>
            <w:top w:val="none" w:sz="0" w:space="0" w:color="auto"/>
            <w:left w:val="none" w:sz="0" w:space="0" w:color="auto"/>
            <w:bottom w:val="none" w:sz="0" w:space="0" w:color="auto"/>
            <w:right w:val="none" w:sz="0" w:space="0" w:color="auto"/>
          </w:divBdr>
        </w:div>
        <w:div w:id="1585065880">
          <w:marLeft w:val="0"/>
          <w:marRight w:val="0"/>
          <w:marTop w:val="0"/>
          <w:marBottom w:val="0"/>
          <w:divBdr>
            <w:top w:val="none" w:sz="0" w:space="0" w:color="auto"/>
            <w:left w:val="none" w:sz="0" w:space="0" w:color="auto"/>
            <w:bottom w:val="none" w:sz="0" w:space="0" w:color="auto"/>
            <w:right w:val="none" w:sz="0" w:space="0" w:color="auto"/>
          </w:divBdr>
        </w:div>
        <w:div w:id="1848206266">
          <w:marLeft w:val="0"/>
          <w:marRight w:val="0"/>
          <w:marTop w:val="0"/>
          <w:marBottom w:val="0"/>
          <w:divBdr>
            <w:top w:val="none" w:sz="0" w:space="0" w:color="auto"/>
            <w:left w:val="none" w:sz="0" w:space="0" w:color="auto"/>
            <w:bottom w:val="none" w:sz="0" w:space="0" w:color="auto"/>
            <w:right w:val="none" w:sz="0" w:space="0" w:color="auto"/>
          </w:divBdr>
        </w:div>
        <w:div w:id="1979918971">
          <w:marLeft w:val="0"/>
          <w:marRight w:val="0"/>
          <w:marTop w:val="0"/>
          <w:marBottom w:val="0"/>
          <w:divBdr>
            <w:top w:val="none" w:sz="0" w:space="0" w:color="auto"/>
            <w:left w:val="none" w:sz="0" w:space="0" w:color="auto"/>
            <w:bottom w:val="none" w:sz="0" w:space="0" w:color="auto"/>
            <w:right w:val="none" w:sz="0" w:space="0" w:color="auto"/>
          </w:divBdr>
        </w:div>
        <w:div w:id="1135030282">
          <w:marLeft w:val="0"/>
          <w:marRight w:val="0"/>
          <w:marTop w:val="0"/>
          <w:marBottom w:val="0"/>
          <w:divBdr>
            <w:top w:val="none" w:sz="0" w:space="0" w:color="auto"/>
            <w:left w:val="none" w:sz="0" w:space="0" w:color="auto"/>
            <w:bottom w:val="none" w:sz="0" w:space="0" w:color="auto"/>
            <w:right w:val="none" w:sz="0" w:space="0" w:color="auto"/>
          </w:divBdr>
        </w:div>
        <w:div w:id="152377704">
          <w:marLeft w:val="0"/>
          <w:marRight w:val="0"/>
          <w:marTop w:val="0"/>
          <w:marBottom w:val="0"/>
          <w:divBdr>
            <w:top w:val="none" w:sz="0" w:space="0" w:color="auto"/>
            <w:left w:val="none" w:sz="0" w:space="0" w:color="auto"/>
            <w:bottom w:val="none" w:sz="0" w:space="0" w:color="auto"/>
            <w:right w:val="none" w:sz="0" w:space="0" w:color="auto"/>
          </w:divBdr>
        </w:div>
        <w:div w:id="1096555237">
          <w:marLeft w:val="0"/>
          <w:marRight w:val="0"/>
          <w:marTop w:val="0"/>
          <w:marBottom w:val="0"/>
          <w:divBdr>
            <w:top w:val="none" w:sz="0" w:space="0" w:color="auto"/>
            <w:left w:val="none" w:sz="0" w:space="0" w:color="auto"/>
            <w:bottom w:val="none" w:sz="0" w:space="0" w:color="auto"/>
            <w:right w:val="none" w:sz="0" w:space="0" w:color="auto"/>
          </w:divBdr>
        </w:div>
        <w:div w:id="1570647495">
          <w:marLeft w:val="0"/>
          <w:marRight w:val="0"/>
          <w:marTop w:val="0"/>
          <w:marBottom w:val="0"/>
          <w:divBdr>
            <w:top w:val="none" w:sz="0" w:space="0" w:color="auto"/>
            <w:left w:val="none" w:sz="0" w:space="0" w:color="auto"/>
            <w:bottom w:val="none" w:sz="0" w:space="0" w:color="auto"/>
            <w:right w:val="none" w:sz="0" w:space="0" w:color="auto"/>
          </w:divBdr>
        </w:div>
        <w:div w:id="856818207">
          <w:marLeft w:val="0"/>
          <w:marRight w:val="0"/>
          <w:marTop w:val="0"/>
          <w:marBottom w:val="0"/>
          <w:divBdr>
            <w:top w:val="none" w:sz="0" w:space="0" w:color="auto"/>
            <w:left w:val="none" w:sz="0" w:space="0" w:color="auto"/>
            <w:bottom w:val="none" w:sz="0" w:space="0" w:color="auto"/>
            <w:right w:val="none" w:sz="0" w:space="0" w:color="auto"/>
          </w:divBdr>
        </w:div>
        <w:div w:id="1650011277">
          <w:marLeft w:val="0"/>
          <w:marRight w:val="0"/>
          <w:marTop w:val="0"/>
          <w:marBottom w:val="0"/>
          <w:divBdr>
            <w:top w:val="none" w:sz="0" w:space="0" w:color="auto"/>
            <w:left w:val="none" w:sz="0" w:space="0" w:color="auto"/>
            <w:bottom w:val="none" w:sz="0" w:space="0" w:color="auto"/>
            <w:right w:val="none" w:sz="0" w:space="0" w:color="auto"/>
          </w:divBdr>
        </w:div>
        <w:div w:id="687876559">
          <w:marLeft w:val="0"/>
          <w:marRight w:val="0"/>
          <w:marTop w:val="0"/>
          <w:marBottom w:val="0"/>
          <w:divBdr>
            <w:top w:val="none" w:sz="0" w:space="0" w:color="auto"/>
            <w:left w:val="none" w:sz="0" w:space="0" w:color="auto"/>
            <w:bottom w:val="none" w:sz="0" w:space="0" w:color="auto"/>
            <w:right w:val="none" w:sz="0" w:space="0" w:color="auto"/>
          </w:divBdr>
        </w:div>
        <w:div w:id="249505585">
          <w:marLeft w:val="0"/>
          <w:marRight w:val="0"/>
          <w:marTop w:val="0"/>
          <w:marBottom w:val="0"/>
          <w:divBdr>
            <w:top w:val="none" w:sz="0" w:space="0" w:color="auto"/>
            <w:left w:val="none" w:sz="0" w:space="0" w:color="auto"/>
            <w:bottom w:val="none" w:sz="0" w:space="0" w:color="auto"/>
            <w:right w:val="none" w:sz="0" w:space="0" w:color="auto"/>
          </w:divBdr>
        </w:div>
        <w:div w:id="250282568">
          <w:marLeft w:val="0"/>
          <w:marRight w:val="0"/>
          <w:marTop w:val="0"/>
          <w:marBottom w:val="0"/>
          <w:divBdr>
            <w:top w:val="none" w:sz="0" w:space="0" w:color="auto"/>
            <w:left w:val="none" w:sz="0" w:space="0" w:color="auto"/>
            <w:bottom w:val="none" w:sz="0" w:space="0" w:color="auto"/>
            <w:right w:val="none" w:sz="0" w:space="0" w:color="auto"/>
          </w:divBdr>
        </w:div>
        <w:div w:id="76052749">
          <w:marLeft w:val="0"/>
          <w:marRight w:val="0"/>
          <w:marTop w:val="0"/>
          <w:marBottom w:val="0"/>
          <w:divBdr>
            <w:top w:val="none" w:sz="0" w:space="0" w:color="auto"/>
            <w:left w:val="none" w:sz="0" w:space="0" w:color="auto"/>
            <w:bottom w:val="none" w:sz="0" w:space="0" w:color="auto"/>
            <w:right w:val="none" w:sz="0" w:space="0" w:color="auto"/>
          </w:divBdr>
        </w:div>
        <w:div w:id="158038713">
          <w:marLeft w:val="0"/>
          <w:marRight w:val="0"/>
          <w:marTop w:val="0"/>
          <w:marBottom w:val="0"/>
          <w:divBdr>
            <w:top w:val="none" w:sz="0" w:space="0" w:color="auto"/>
            <w:left w:val="none" w:sz="0" w:space="0" w:color="auto"/>
            <w:bottom w:val="none" w:sz="0" w:space="0" w:color="auto"/>
            <w:right w:val="none" w:sz="0" w:space="0" w:color="auto"/>
          </w:divBdr>
        </w:div>
        <w:div w:id="779910743">
          <w:marLeft w:val="0"/>
          <w:marRight w:val="0"/>
          <w:marTop w:val="0"/>
          <w:marBottom w:val="0"/>
          <w:divBdr>
            <w:top w:val="none" w:sz="0" w:space="0" w:color="auto"/>
            <w:left w:val="none" w:sz="0" w:space="0" w:color="auto"/>
            <w:bottom w:val="none" w:sz="0" w:space="0" w:color="auto"/>
            <w:right w:val="none" w:sz="0" w:space="0" w:color="auto"/>
          </w:divBdr>
        </w:div>
        <w:div w:id="253905573">
          <w:marLeft w:val="0"/>
          <w:marRight w:val="0"/>
          <w:marTop w:val="0"/>
          <w:marBottom w:val="0"/>
          <w:divBdr>
            <w:top w:val="none" w:sz="0" w:space="0" w:color="auto"/>
            <w:left w:val="none" w:sz="0" w:space="0" w:color="auto"/>
            <w:bottom w:val="none" w:sz="0" w:space="0" w:color="auto"/>
            <w:right w:val="none" w:sz="0" w:space="0" w:color="auto"/>
          </w:divBdr>
        </w:div>
        <w:div w:id="770122921">
          <w:marLeft w:val="0"/>
          <w:marRight w:val="0"/>
          <w:marTop w:val="0"/>
          <w:marBottom w:val="0"/>
          <w:divBdr>
            <w:top w:val="none" w:sz="0" w:space="0" w:color="auto"/>
            <w:left w:val="none" w:sz="0" w:space="0" w:color="auto"/>
            <w:bottom w:val="none" w:sz="0" w:space="0" w:color="auto"/>
            <w:right w:val="none" w:sz="0" w:space="0" w:color="auto"/>
          </w:divBdr>
        </w:div>
        <w:div w:id="65497414">
          <w:marLeft w:val="0"/>
          <w:marRight w:val="0"/>
          <w:marTop w:val="0"/>
          <w:marBottom w:val="0"/>
          <w:divBdr>
            <w:top w:val="none" w:sz="0" w:space="0" w:color="auto"/>
            <w:left w:val="none" w:sz="0" w:space="0" w:color="auto"/>
            <w:bottom w:val="none" w:sz="0" w:space="0" w:color="auto"/>
            <w:right w:val="none" w:sz="0" w:space="0" w:color="auto"/>
          </w:divBdr>
        </w:div>
        <w:div w:id="1226525738">
          <w:marLeft w:val="0"/>
          <w:marRight w:val="0"/>
          <w:marTop w:val="0"/>
          <w:marBottom w:val="0"/>
          <w:divBdr>
            <w:top w:val="none" w:sz="0" w:space="0" w:color="auto"/>
            <w:left w:val="none" w:sz="0" w:space="0" w:color="auto"/>
            <w:bottom w:val="none" w:sz="0" w:space="0" w:color="auto"/>
            <w:right w:val="none" w:sz="0" w:space="0" w:color="auto"/>
          </w:divBdr>
        </w:div>
        <w:div w:id="20977198">
          <w:marLeft w:val="0"/>
          <w:marRight w:val="0"/>
          <w:marTop w:val="0"/>
          <w:marBottom w:val="0"/>
          <w:divBdr>
            <w:top w:val="none" w:sz="0" w:space="0" w:color="auto"/>
            <w:left w:val="none" w:sz="0" w:space="0" w:color="auto"/>
            <w:bottom w:val="none" w:sz="0" w:space="0" w:color="auto"/>
            <w:right w:val="none" w:sz="0" w:space="0" w:color="auto"/>
          </w:divBdr>
        </w:div>
        <w:div w:id="1577780788">
          <w:marLeft w:val="0"/>
          <w:marRight w:val="0"/>
          <w:marTop w:val="0"/>
          <w:marBottom w:val="0"/>
          <w:divBdr>
            <w:top w:val="none" w:sz="0" w:space="0" w:color="auto"/>
            <w:left w:val="none" w:sz="0" w:space="0" w:color="auto"/>
            <w:bottom w:val="none" w:sz="0" w:space="0" w:color="auto"/>
            <w:right w:val="none" w:sz="0" w:space="0" w:color="auto"/>
          </w:divBdr>
        </w:div>
        <w:div w:id="1975526590">
          <w:marLeft w:val="0"/>
          <w:marRight w:val="0"/>
          <w:marTop w:val="0"/>
          <w:marBottom w:val="0"/>
          <w:divBdr>
            <w:top w:val="none" w:sz="0" w:space="0" w:color="auto"/>
            <w:left w:val="none" w:sz="0" w:space="0" w:color="auto"/>
            <w:bottom w:val="none" w:sz="0" w:space="0" w:color="auto"/>
            <w:right w:val="none" w:sz="0" w:space="0" w:color="auto"/>
          </w:divBdr>
        </w:div>
        <w:div w:id="636256247">
          <w:marLeft w:val="0"/>
          <w:marRight w:val="0"/>
          <w:marTop w:val="0"/>
          <w:marBottom w:val="0"/>
          <w:divBdr>
            <w:top w:val="none" w:sz="0" w:space="0" w:color="auto"/>
            <w:left w:val="none" w:sz="0" w:space="0" w:color="auto"/>
            <w:bottom w:val="none" w:sz="0" w:space="0" w:color="auto"/>
            <w:right w:val="none" w:sz="0" w:space="0" w:color="auto"/>
          </w:divBdr>
        </w:div>
        <w:div w:id="1353532088">
          <w:marLeft w:val="0"/>
          <w:marRight w:val="0"/>
          <w:marTop w:val="0"/>
          <w:marBottom w:val="0"/>
          <w:divBdr>
            <w:top w:val="none" w:sz="0" w:space="0" w:color="auto"/>
            <w:left w:val="none" w:sz="0" w:space="0" w:color="auto"/>
            <w:bottom w:val="none" w:sz="0" w:space="0" w:color="auto"/>
            <w:right w:val="none" w:sz="0" w:space="0" w:color="auto"/>
          </w:divBdr>
        </w:div>
        <w:div w:id="647779741">
          <w:marLeft w:val="0"/>
          <w:marRight w:val="0"/>
          <w:marTop w:val="0"/>
          <w:marBottom w:val="0"/>
          <w:divBdr>
            <w:top w:val="none" w:sz="0" w:space="0" w:color="auto"/>
            <w:left w:val="none" w:sz="0" w:space="0" w:color="auto"/>
            <w:bottom w:val="none" w:sz="0" w:space="0" w:color="auto"/>
            <w:right w:val="none" w:sz="0" w:space="0" w:color="auto"/>
          </w:divBdr>
        </w:div>
        <w:div w:id="409156410">
          <w:marLeft w:val="0"/>
          <w:marRight w:val="0"/>
          <w:marTop w:val="0"/>
          <w:marBottom w:val="0"/>
          <w:divBdr>
            <w:top w:val="none" w:sz="0" w:space="0" w:color="auto"/>
            <w:left w:val="none" w:sz="0" w:space="0" w:color="auto"/>
            <w:bottom w:val="none" w:sz="0" w:space="0" w:color="auto"/>
            <w:right w:val="none" w:sz="0" w:space="0" w:color="auto"/>
          </w:divBdr>
        </w:div>
        <w:div w:id="1195267600">
          <w:marLeft w:val="0"/>
          <w:marRight w:val="0"/>
          <w:marTop w:val="0"/>
          <w:marBottom w:val="0"/>
          <w:divBdr>
            <w:top w:val="none" w:sz="0" w:space="0" w:color="auto"/>
            <w:left w:val="none" w:sz="0" w:space="0" w:color="auto"/>
            <w:bottom w:val="none" w:sz="0" w:space="0" w:color="auto"/>
            <w:right w:val="none" w:sz="0" w:space="0" w:color="auto"/>
          </w:divBdr>
        </w:div>
        <w:div w:id="1239825806">
          <w:marLeft w:val="0"/>
          <w:marRight w:val="0"/>
          <w:marTop w:val="0"/>
          <w:marBottom w:val="0"/>
          <w:divBdr>
            <w:top w:val="none" w:sz="0" w:space="0" w:color="auto"/>
            <w:left w:val="none" w:sz="0" w:space="0" w:color="auto"/>
            <w:bottom w:val="none" w:sz="0" w:space="0" w:color="auto"/>
            <w:right w:val="none" w:sz="0" w:space="0" w:color="auto"/>
          </w:divBdr>
        </w:div>
        <w:div w:id="94642119">
          <w:marLeft w:val="0"/>
          <w:marRight w:val="0"/>
          <w:marTop w:val="0"/>
          <w:marBottom w:val="0"/>
          <w:divBdr>
            <w:top w:val="none" w:sz="0" w:space="0" w:color="auto"/>
            <w:left w:val="none" w:sz="0" w:space="0" w:color="auto"/>
            <w:bottom w:val="none" w:sz="0" w:space="0" w:color="auto"/>
            <w:right w:val="none" w:sz="0" w:space="0" w:color="auto"/>
          </w:divBdr>
        </w:div>
        <w:div w:id="936061815">
          <w:marLeft w:val="0"/>
          <w:marRight w:val="0"/>
          <w:marTop w:val="0"/>
          <w:marBottom w:val="0"/>
          <w:divBdr>
            <w:top w:val="none" w:sz="0" w:space="0" w:color="auto"/>
            <w:left w:val="none" w:sz="0" w:space="0" w:color="auto"/>
            <w:bottom w:val="none" w:sz="0" w:space="0" w:color="auto"/>
            <w:right w:val="none" w:sz="0" w:space="0" w:color="auto"/>
          </w:divBdr>
        </w:div>
        <w:div w:id="24794408">
          <w:marLeft w:val="0"/>
          <w:marRight w:val="0"/>
          <w:marTop w:val="0"/>
          <w:marBottom w:val="0"/>
          <w:divBdr>
            <w:top w:val="none" w:sz="0" w:space="0" w:color="auto"/>
            <w:left w:val="none" w:sz="0" w:space="0" w:color="auto"/>
            <w:bottom w:val="none" w:sz="0" w:space="0" w:color="auto"/>
            <w:right w:val="none" w:sz="0" w:space="0" w:color="auto"/>
          </w:divBdr>
        </w:div>
        <w:div w:id="211625374">
          <w:marLeft w:val="0"/>
          <w:marRight w:val="0"/>
          <w:marTop w:val="0"/>
          <w:marBottom w:val="0"/>
          <w:divBdr>
            <w:top w:val="none" w:sz="0" w:space="0" w:color="auto"/>
            <w:left w:val="none" w:sz="0" w:space="0" w:color="auto"/>
            <w:bottom w:val="none" w:sz="0" w:space="0" w:color="auto"/>
            <w:right w:val="none" w:sz="0" w:space="0" w:color="auto"/>
          </w:divBdr>
        </w:div>
        <w:div w:id="680476180">
          <w:marLeft w:val="0"/>
          <w:marRight w:val="0"/>
          <w:marTop w:val="0"/>
          <w:marBottom w:val="0"/>
          <w:divBdr>
            <w:top w:val="none" w:sz="0" w:space="0" w:color="auto"/>
            <w:left w:val="none" w:sz="0" w:space="0" w:color="auto"/>
            <w:bottom w:val="none" w:sz="0" w:space="0" w:color="auto"/>
            <w:right w:val="none" w:sz="0" w:space="0" w:color="auto"/>
          </w:divBdr>
        </w:div>
        <w:div w:id="406074779">
          <w:marLeft w:val="0"/>
          <w:marRight w:val="0"/>
          <w:marTop w:val="0"/>
          <w:marBottom w:val="0"/>
          <w:divBdr>
            <w:top w:val="none" w:sz="0" w:space="0" w:color="auto"/>
            <w:left w:val="none" w:sz="0" w:space="0" w:color="auto"/>
            <w:bottom w:val="none" w:sz="0" w:space="0" w:color="auto"/>
            <w:right w:val="none" w:sz="0" w:space="0" w:color="auto"/>
          </w:divBdr>
        </w:div>
        <w:div w:id="497693707">
          <w:marLeft w:val="0"/>
          <w:marRight w:val="0"/>
          <w:marTop w:val="0"/>
          <w:marBottom w:val="0"/>
          <w:divBdr>
            <w:top w:val="none" w:sz="0" w:space="0" w:color="auto"/>
            <w:left w:val="none" w:sz="0" w:space="0" w:color="auto"/>
            <w:bottom w:val="none" w:sz="0" w:space="0" w:color="auto"/>
            <w:right w:val="none" w:sz="0" w:space="0" w:color="auto"/>
          </w:divBdr>
        </w:div>
        <w:div w:id="300615774">
          <w:marLeft w:val="0"/>
          <w:marRight w:val="0"/>
          <w:marTop w:val="0"/>
          <w:marBottom w:val="0"/>
          <w:divBdr>
            <w:top w:val="none" w:sz="0" w:space="0" w:color="auto"/>
            <w:left w:val="none" w:sz="0" w:space="0" w:color="auto"/>
            <w:bottom w:val="none" w:sz="0" w:space="0" w:color="auto"/>
            <w:right w:val="none" w:sz="0" w:space="0" w:color="auto"/>
          </w:divBdr>
        </w:div>
        <w:div w:id="203639480">
          <w:marLeft w:val="0"/>
          <w:marRight w:val="0"/>
          <w:marTop w:val="0"/>
          <w:marBottom w:val="0"/>
          <w:divBdr>
            <w:top w:val="none" w:sz="0" w:space="0" w:color="auto"/>
            <w:left w:val="none" w:sz="0" w:space="0" w:color="auto"/>
            <w:bottom w:val="none" w:sz="0" w:space="0" w:color="auto"/>
            <w:right w:val="none" w:sz="0" w:space="0" w:color="auto"/>
          </w:divBdr>
        </w:div>
        <w:div w:id="523128500">
          <w:marLeft w:val="0"/>
          <w:marRight w:val="0"/>
          <w:marTop w:val="0"/>
          <w:marBottom w:val="0"/>
          <w:divBdr>
            <w:top w:val="none" w:sz="0" w:space="0" w:color="auto"/>
            <w:left w:val="none" w:sz="0" w:space="0" w:color="auto"/>
            <w:bottom w:val="none" w:sz="0" w:space="0" w:color="auto"/>
            <w:right w:val="none" w:sz="0" w:space="0" w:color="auto"/>
          </w:divBdr>
        </w:div>
        <w:div w:id="1789547666">
          <w:marLeft w:val="0"/>
          <w:marRight w:val="0"/>
          <w:marTop w:val="0"/>
          <w:marBottom w:val="0"/>
          <w:divBdr>
            <w:top w:val="none" w:sz="0" w:space="0" w:color="auto"/>
            <w:left w:val="none" w:sz="0" w:space="0" w:color="auto"/>
            <w:bottom w:val="none" w:sz="0" w:space="0" w:color="auto"/>
            <w:right w:val="none" w:sz="0" w:space="0" w:color="auto"/>
          </w:divBdr>
        </w:div>
        <w:div w:id="2118325734">
          <w:marLeft w:val="0"/>
          <w:marRight w:val="0"/>
          <w:marTop w:val="0"/>
          <w:marBottom w:val="0"/>
          <w:divBdr>
            <w:top w:val="none" w:sz="0" w:space="0" w:color="auto"/>
            <w:left w:val="none" w:sz="0" w:space="0" w:color="auto"/>
            <w:bottom w:val="none" w:sz="0" w:space="0" w:color="auto"/>
            <w:right w:val="none" w:sz="0" w:space="0" w:color="auto"/>
          </w:divBdr>
        </w:div>
        <w:div w:id="683167902">
          <w:marLeft w:val="0"/>
          <w:marRight w:val="0"/>
          <w:marTop w:val="0"/>
          <w:marBottom w:val="0"/>
          <w:divBdr>
            <w:top w:val="none" w:sz="0" w:space="0" w:color="auto"/>
            <w:left w:val="none" w:sz="0" w:space="0" w:color="auto"/>
            <w:bottom w:val="none" w:sz="0" w:space="0" w:color="auto"/>
            <w:right w:val="none" w:sz="0" w:space="0" w:color="auto"/>
          </w:divBdr>
        </w:div>
        <w:div w:id="1329136559">
          <w:marLeft w:val="0"/>
          <w:marRight w:val="0"/>
          <w:marTop w:val="0"/>
          <w:marBottom w:val="0"/>
          <w:divBdr>
            <w:top w:val="none" w:sz="0" w:space="0" w:color="auto"/>
            <w:left w:val="none" w:sz="0" w:space="0" w:color="auto"/>
            <w:bottom w:val="none" w:sz="0" w:space="0" w:color="auto"/>
            <w:right w:val="none" w:sz="0" w:space="0" w:color="auto"/>
          </w:divBdr>
        </w:div>
        <w:div w:id="1311715304">
          <w:marLeft w:val="0"/>
          <w:marRight w:val="0"/>
          <w:marTop w:val="0"/>
          <w:marBottom w:val="0"/>
          <w:divBdr>
            <w:top w:val="none" w:sz="0" w:space="0" w:color="auto"/>
            <w:left w:val="none" w:sz="0" w:space="0" w:color="auto"/>
            <w:bottom w:val="none" w:sz="0" w:space="0" w:color="auto"/>
            <w:right w:val="none" w:sz="0" w:space="0" w:color="auto"/>
          </w:divBdr>
        </w:div>
        <w:div w:id="1667055584">
          <w:marLeft w:val="0"/>
          <w:marRight w:val="0"/>
          <w:marTop w:val="0"/>
          <w:marBottom w:val="0"/>
          <w:divBdr>
            <w:top w:val="none" w:sz="0" w:space="0" w:color="auto"/>
            <w:left w:val="none" w:sz="0" w:space="0" w:color="auto"/>
            <w:bottom w:val="none" w:sz="0" w:space="0" w:color="auto"/>
            <w:right w:val="none" w:sz="0" w:space="0" w:color="auto"/>
          </w:divBdr>
        </w:div>
        <w:div w:id="313922737">
          <w:marLeft w:val="0"/>
          <w:marRight w:val="0"/>
          <w:marTop w:val="0"/>
          <w:marBottom w:val="0"/>
          <w:divBdr>
            <w:top w:val="none" w:sz="0" w:space="0" w:color="auto"/>
            <w:left w:val="none" w:sz="0" w:space="0" w:color="auto"/>
            <w:bottom w:val="none" w:sz="0" w:space="0" w:color="auto"/>
            <w:right w:val="none" w:sz="0" w:space="0" w:color="auto"/>
          </w:divBdr>
        </w:div>
        <w:div w:id="1174345026">
          <w:marLeft w:val="0"/>
          <w:marRight w:val="0"/>
          <w:marTop w:val="0"/>
          <w:marBottom w:val="0"/>
          <w:divBdr>
            <w:top w:val="none" w:sz="0" w:space="0" w:color="auto"/>
            <w:left w:val="none" w:sz="0" w:space="0" w:color="auto"/>
            <w:bottom w:val="none" w:sz="0" w:space="0" w:color="auto"/>
            <w:right w:val="none" w:sz="0" w:space="0" w:color="auto"/>
          </w:divBdr>
        </w:div>
        <w:div w:id="313415931">
          <w:marLeft w:val="0"/>
          <w:marRight w:val="0"/>
          <w:marTop w:val="0"/>
          <w:marBottom w:val="0"/>
          <w:divBdr>
            <w:top w:val="none" w:sz="0" w:space="0" w:color="auto"/>
            <w:left w:val="none" w:sz="0" w:space="0" w:color="auto"/>
            <w:bottom w:val="none" w:sz="0" w:space="0" w:color="auto"/>
            <w:right w:val="none" w:sz="0" w:space="0" w:color="auto"/>
          </w:divBdr>
        </w:div>
        <w:div w:id="1045256149">
          <w:marLeft w:val="0"/>
          <w:marRight w:val="0"/>
          <w:marTop w:val="0"/>
          <w:marBottom w:val="0"/>
          <w:divBdr>
            <w:top w:val="none" w:sz="0" w:space="0" w:color="auto"/>
            <w:left w:val="none" w:sz="0" w:space="0" w:color="auto"/>
            <w:bottom w:val="none" w:sz="0" w:space="0" w:color="auto"/>
            <w:right w:val="none" w:sz="0" w:space="0" w:color="auto"/>
          </w:divBdr>
        </w:div>
        <w:div w:id="906914751">
          <w:marLeft w:val="0"/>
          <w:marRight w:val="0"/>
          <w:marTop w:val="0"/>
          <w:marBottom w:val="0"/>
          <w:divBdr>
            <w:top w:val="none" w:sz="0" w:space="0" w:color="auto"/>
            <w:left w:val="none" w:sz="0" w:space="0" w:color="auto"/>
            <w:bottom w:val="none" w:sz="0" w:space="0" w:color="auto"/>
            <w:right w:val="none" w:sz="0" w:space="0" w:color="auto"/>
          </w:divBdr>
        </w:div>
        <w:div w:id="558908769">
          <w:marLeft w:val="0"/>
          <w:marRight w:val="0"/>
          <w:marTop w:val="0"/>
          <w:marBottom w:val="0"/>
          <w:divBdr>
            <w:top w:val="none" w:sz="0" w:space="0" w:color="auto"/>
            <w:left w:val="none" w:sz="0" w:space="0" w:color="auto"/>
            <w:bottom w:val="none" w:sz="0" w:space="0" w:color="auto"/>
            <w:right w:val="none" w:sz="0" w:space="0" w:color="auto"/>
          </w:divBdr>
        </w:div>
        <w:div w:id="627013083">
          <w:marLeft w:val="0"/>
          <w:marRight w:val="0"/>
          <w:marTop w:val="0"/>
          <w:marBottom w:val="0"/>
          <w:divBdr>
            <w:top w:val="none" w:sz="0" w:space="0" w:color="auto"/>
            <w:left w:val="none" w:sz="0" w:space="0" w:color="auto"/>
            <w:bottom w:val="none" w:sz="0" w:space="0" w:color="auto"/>
            <w:right w:val="none" w:sz="0" w:space="0" w:color="auto"/>
          </w:divBdr>
        </w:div>
        <w:div w:id="258409537">
          <w:marLeft w:val="0"/>
          <w:marRight w:val="0"/>
          <w:marTop w:val="0"/>
          <w:marBottom w:val="0"/>
          <w:divBdr>
            <w:top w:val="none" w:sz="0" w:space="0" w:color="auto"/>
            <w:left w:val="none" w:sz="0" w:space="0" w:color="auto"/>
            <w:bottom w:val="none" w:sz="0" w:space="0" w:color="auto"/>
            <w:right w:val="none" w:sz="0" w:space="0" w:color="auto"/>
          </w:divBdr>
        </w:div>
        <w:div w:id="866059911">
          <w:marLeft w:val="0"/>
          <w:marRight w:val="0"/>
          <w:marTop w:val="0"/>
          <w:marBottom w:val="0"/>
          <w:divBdr>
            <w:top w:val="none" w:sz="0" w:space="0" w:color="auto"/>
            <w:left w:val="none" w:sz="0" w:space="0" w:color="auto"/>
            <w:bottom w:val="none" w:sz="0" w:space="0" w:color="auto"/>
            <w:right w:val="none" w:sz="0" w:space="0" w:color="auto"/>
          </w:divBdr>
        </w:div>
        <w:div w:id="1953436315">
          <w:marLeft w:val="0"/>
          <w:marRight w:val="0"/>
          <w:marTop w:val="0"/>
          <w:marBottom w:val="0"/>
          <w:divBdr>
            <w:top w:val="none" w:sz="0" w:space="0" w:color="auto"/>
            <w:left w:val="none" w:sz="0" w:space="0" w:color="auto"/>
            <w:bottom w:val="none" w:sz="0" w:space="0" w:color="auto"/>
            <w:right w:val="none" w:sz="0" w:space="0" w:color="auto"/>
          </w:divBdr>
        </w:div>
        <w:div w:id="1624382645">
          <w:marLeft w:val="0"/>
          <w:marRight w:val="0"/>
          <w:marTop w:val="0"/>
          <w:marBottom w:val="0"/>
          <w:divBdr>
            <w:top w:val="none" w:sz="0" w:space="0" w:color="auto"/>
            <w:left w:val="none" w:sz="0" w:space="0" w:color="auto"/>
            <w:bottom w:val="none" w:sz="0" w:space="0" w:color="auto"/>
            <w:right w:val="none" w:sz="0" w:space="0" w:color="auto"/>
          </w:divBdr>
        </w:div>
        <w:div w:id="1711496862">
          <w:marLeft w:val="0"/>
          <w:marRight w:val="0"/>
          <w:marTop w:val="0"/>
          <w:marBottom w:val="0"/>
          <w:divBdr>
            <w:top w:val="none" w:sz="0" w:space="0" w:color="auto"/>
            <w:left w:val="none" w:sz="0" w:space="0" w:color="auto"/>
            <w:bottom w:val="none" w:sz="0" w:space="0" w:color="auto"/>
            <w:right w:val="none" w:sz="0" w:space="0" w:color="auto"/>
          </w:divBdr>
        </w:div>
        <w:div w:id="26688252">
          <w:marLeft w:val="0"/>
          <w:marRight w:val="0"/>
          <w:marTop w:val="0"/>
          <w:marBottom w:val="0"/>
          <w:divBdr>
            <w:top w:val="none" w:sz="0" w:space="0" w:color="auto"/>
            <w:left w:val="none" w:sz="0" w:space="0" w:color="auto"/>
            <w:bottom w:val="none" w:sz="0" w:space="0" w:color="auto"/>
            <w:right w:val="none" w:sz="0" w:space="0" w:color="auto"/>
          </w:divBdr>
        </w:div>
        <w:div w:id="1858537777">
          <w:marLeft w:val="0"/>
          <w:marRight w:val="0"/>
          <w:marTop w:val="0"/>
          <w:marBottom w:val="0"/>
          <w:divBdr>
            <w:top w:val="none" w:sz="0" w:space="0" w:color="auto"/>
            <w:left w:val="none" w:sz="0" w:space="0" w:color="auto"/>
            <w:bottom w:val="none" w:sz="0" w:space="0" w:color="auto"/>
            <w:right w:val="none" w:sz="0" w:space="0" w:color="auto"/>
          </w:divBdr>
        </w:div>
        <w:div w:id="466365043">
          <w:marLeft w:val="0"/>
          <w:marRight w:val="0"/>
          <w:marTop w:val="0"/>
          <w:marBottom w:val="0"/>
          <w:divBdr>
            <w:top w:val="none" w:sz="0" w:space="0" w:color="auto"/>
            <w:left w:val="none" w:sz="0" w:space="0" w:color="auto"/>
            <w:bottom w:val="none" w:sz="0" w:space="0" w:color="auto"/>
            <w:right w:val="none" w:sz="0" w:space="0" w:color="auto"/>
          </w:divBdr>
        </w:div>
        <w:div w:id="177549615">
          <w:marLeft w:val="0"/>
          <w:marRight w:val="0"/>
          <w:marTop w:val="0"/>
          <w:marBottom w:val="0"/>
          <w:divBdr>
            <w:top w:val="none" w:sz="0" w:space="0" w:color="auto"/>
            <w:left w:val="none" w:sz="0" w:space="0" w:color="auto"/>
            <w:bottom w:val="none" w:sz="0" w:space="0" w:color="auto"/>
            <w:right w:val="none" w:sz="0" w:space="0" w:color="auto"/>
          </w:divBdr>
        </w:div>
        <w:div w:id="1691955036">
          <w:marLeft w:val="0"/>
          <w:marRight w:val="0"/>
          <w:marTop w:val="0"/>
          <w:marBottom w:val="0"/>
          <w:divBdr>
            <w:top w:val="none" w:sz="0" w:space="0" w:color="auto"/>
            <w:left w:val="none" w:sz="0" w:space="0" w:color="auto"/>
            <w:bottom w:val="none" w:sz="0" w:space="0" w:color="auto"/>
            <w:right w:val="none" w:sz="0" w:space="0" w:color="auto"/>
          </w:divBdr>
        </w:div>
        <w:div w:id="1972057691">
          <w:marLeft w:val="0"/>
          <w:marRight w:val="0"/>
          <w:marTop w:val="0"/>
          <w:marBottom w:val="0"/>
          <w:divBdr>
            <w:top w:val="none" w:sz="0" w:space="0" w:color="auto"/>
            <w:left w:val="none" w:sz="0" w:space="0" w:color="auto"/>
            <w:bottom w:val="none" w:sz="0" w:space="0" w:color="auto"/>
            <w:right w:val="none" w:sz="0" w:space="0" w:color="auto"/>
          </w:divBdr>
        </w:div>
        <w:div w:id="1779374540">
          <w:marLeft w:val="0"/>
          <w:marRight w:val="0"/>
          <w:marTop w:val="0"/>
          <w:marBottom w:val="0"/>
          <w:divBdr>
            <w:top w:val="none" w:sz="0" w:space="0" w:color="auto"/>
            <w:left w:val="none" w:sz="0" w:space="0" w:color="auto"/>
            <w:bottom w:val="none" w:sz="0" w:space="0" w:color="auto"/>
            <w:right w:val="none" w:sz="0" w:space="0" w:color="auto"/>
          </w:divBdr>
        </w:div>
        <w:div w:id="676081715">
          <w:marLeft w:val="0"/>
          <w:marRight w:val="0"/>
          <w:marTop w:val="0"/>
          <w:marBottom w:val="0"/>
          <w:divBdr>
            <w:top w:val="none" w:sz="0" w:space="0" w:color="auto"/>
            <w:left w:val="none" w:sz="0" w:space="0" w:color="auto"/>
            <w:bottom w:val="none" w:sz="0" w:space="0" w:color="auto"/>
            <w:right w:val="none" w:sz="0" w:space="0" w:color="auto"/>
          </w:divBdr>
        </w:div>
        <w:div w:id="997002872">
          <w:marLeft w:val="0"/>
          <w:marRight w:val="0"/>
          <w:marTop w:val="0"/>
          <w:marBottom w:val="0"/>
          <w:divBdr>
            <w:top w:val="none" w:sz="0" w:space="0" w:color="auto"/>
            <w:left w:val="none" w:sz="0" w:space="0" w:color="auto"/>
            <w:bottom w:val="none" w:sz="0" w:space="0" w:color="auto"/>
            <w:right w:val="none" w:sz="0" w:space="0" w:color="auto"/>
          </w:divBdr>
        </w:div>
        <w:div w:id="789279911">
          <w:marLeft w:val="0"/>
          <w:marRight w:val="0"/>
          <w:marTop w:val="0"/>
          <w:marBottom w:val="0"/>
          <w:divBdr>
            <w:top w:val="none" w:sz="0" w:space="0" w:color="auto"/>
            <w:left w:val="none" w:sz="0" w:space="0" w:color="auto"/>
            <w:bottom w:val="none" w:sz="0" w:space="0" w:color="auto"/>
            <w:right w:val="none" w:sz="0" w:space="0" w:color="auto"/>
          </w:divBdr>
        </w:div>
        <w:div w:id="1578131653">
          <w:marLeft w:val="0"/>
          <w:marRight w:val="0"/>
          <w:marTop w:val="0"/>
          <w:marBottom w:val="0"/>
          <w:divBdr>
            <w:top w:val="none" w:sz="0" w:space="0" w:color="auto"/>
            <w:left w:val="none" w:sz="0" w:space="0" w:color="auto"/>
            <w:bottom w:val="none" w:sz="0" w:space="0" w:color="auto"/>
            <w:right w:val="none" w:sz="0" w:space="0" w:color="auto"/>
          </w:divBdr>
        </w:div>
        <w:div w:id="399718341">
          <w:marLeft w:val="0"/>
          <w:marRight w:val="0"/>
          <w:marTop w:val="0"/>
          <w:marBottom w:val="0"/>
          <w:divBdr>
            <w:top w:val="none" w:sz="0" w:space="0" w:color="auto"/>
            <w:left w:val="none" w:sz="0" w:space="0" w:color="auto"/>
            <w:bottom w:val="none" w:sz="0" w:space="0" w:color="auto"/>
            <w:right w:val="none" w:sz="0" w:space="0" w:color="auto"/>
          </w:divBdr>
        </w:div>
        <w:div w:id="477498263">
          <w:marLeft w:val="0"/>
          <w:marRight w:val="0"/>
          <w:marTop w:val="0"/>
          <w:marBottom w:val="0"/>
          <w:divBdr>
            <w:top w:val="none" w:sz="0" w:space="0" w:color="auto"/>
            <w:left w:val="none" w:sz="0" w:space="0" w:color="auto"/>
            <w:bottom w:val="none" w:sz="0" w:space="0" w:color="auto"/>
            <w:right w:val="none" w:sz="0" w:space="0" w:color="auto"/>
          </w:divBdr>
        </w:div>
        <w:div w:id="793795956">
          <w:marLeft w:val="0"/>
          <w:marRight w:val="0"/>
          <w:marTop w:val="0"/>
          <w:marBottom w:val="0"/>
          <w:divBdr>
            <w:top w:val="none" w:sz="0" w:space="0" w:color="auto"/>
            <w:left w:val="none" w:sz="0" w:space="0" w:color="auto"/>
            <w:bottom w:val="none" w:sz="0" w:space="0" w:color="auto"/>
            <w:right w:val="none" w:sz="0" w:space="0" w:color="auto"/>
          </w:divBdr>
        </w:div>
        <w:div w:id="1645503129">
          <w:marLeft w:val="0"/>
          <w:marRight w:val="0"/>
          <w:marTop w:val="0"/>
          <w:marBottom w:val="0"/>
          <w:divBdr>
            <w:top w:val="none" w:sz="0" w:space="0" w:color="auto"/>
            <w:left w:val="none" w:sz="0" w:space="0" w:color="auto"/>
            <w:bottom w:val="none" w:sz="0" w:space="0" w:color="auto"/>
            <w:right w:val="none" w:sz="0" w:space="0" w:color="auto"/>
          </w:divBdr>
        </w:div>
        <w:div w:id="597175186">
          <w:marLeft w:val="0"/>
          <w:marRight w:val="0"/>
          <w:marTop w:val="0"/>
          <w:marBottom w:val="0"/>
          <w:divBdr>
            <w:top w:val="none" w:sz="0" w:space="0" w:color="auto"/>
            <w:left w:val="none" w:sz="0" w:space="0" w:color="auto"/>
            <w:bottom w:val="none" w:sz="0" w:space="0" w:color="auto"/>
            <w:right w:val="none" w:sz="0" w:space="0" w:color="auto"/>
          </w:divBdr>
        </w:div>
        <w:div w:id="660161443">
          <w:marLeft w:val="0"/>
          <w:marRight w:val="0"/>
          <w:marTop w:val="0"/>
          <w:marBottom w:val="0"/>
          <w:divBdr>
            <w:top w:val="none" w:sz="0" w:space="0" w:color="auto"/>
            <w:left w:val="none" w:sz="0" w:space="0" w:color="auto"/>
            <w:bottom w:val="none" w:sz="0" w:space="0" w:color="auto"/>
            <w:right w:val="none" w:sz="0" w:space="0" w:color="auto"/>
          </w:divBdr>
        </w:div>
        <w:div w:id="1307736358">
          <w:marLeft w:val="0"/>
          <w:marRight w:val="0"/>
          <w:marTop w:val="0"/>
          <w:marBottom w:val="0"/>
          <w:divBdr>
            <w:top w:val="none" w:sz="0" w:space="0" w:color="auto"/>
            <w:left w:val="none" w:sz="0" w:space="0" w:color="auto"/>
            <w:bottom w:val="none" w:sz="0" w:space="0" w:color="auto"/>
            <w:right w:val="none" w:sz="0" w:space="0" w:color="auto"/>
          </w:divBdr>
        </w:div>
        <w:div w:id="1624850105">
          <w:marLeft w:val="0"/>
          <w:marRight w:val="0"/>
          <w:marTop w:val="0"/>
          <w:marBottom w:val="0"/>
          <w:divBdr>
            <w:top w:val="none" w:sz="0" w:space="0" w:color="auto"/>
            <w:left w:val="none" w:sz="0" w:space="0" w:color="auto"/>
            <w:bottom w:val="none" w:sz="0" w:space="0" w:color="auto"/>
            <w:right w:val="none" w:sz="0" w:space="0" w:color="auto"/>
          </w:divBdr>
        </w:div>
        <w:div w:id="1587492005">
          <w:marLeft w:val="0"/>
          <w:marRight w:val="0"/>
          <w:marTop w:val="0"/>
          <w:marBottom w:val="0"/>
          <w:divBdr>
            <w:top w:val="none" w:sz="0" w:space="0" w:color="auto"/>
            <w:left w:val="none" w:sz="0" w:space="0" w:color="auto"/>
            <w:bottom w:val="none" w:sz="0" w:space="0" w:color="auto"/>
            <w:right w:val="none" w:sz="0" w:space="0" w:color="auto"/>
          </w:divBdr>
        </w:div>
        <w:div w:id="1193571573">
          <w:marLeft w:val="0"/>
          <w:marRight w:val="0"/>
          <w:marTop w:val="0"/>
          <w:marBottom w:val="0"/>
          <w:divBdr>
            <w:top w:val="none" w:sz="0" w:space="0" w:color="auto"/>
            <w:left w:val="none" w:sz="0" w:space="0" w:color="auto"/>
            <w:bottom w:val="none" w:sz="0" w:space="0" w:color="auto"/>
            <w:right w:val="none" w:sz="0" w:space="0" w:color="auto"/>
          </w:divBdr>
        </w:div>
        <w:div w:id="2013336969">
          <w:marLeft w:val="0"/>
          <w:marRight w:val="0"/>
          <w:marTop w:val="0"/>
          <w:marBottom w:val="0"/>
          <w:divBdr>
            <w:top w:val="none" w:sz="0" w:space="0" w:color="auto"/>
            <w:left w:val="none" w:sz="0" w:space="0" w:color="auto"/>
            <w:bottom w:val="none" w:sz="0" w:space="0" w:color="auto"/>
            <w:right w:val="none" w:sz="0" w:space="0" w:color="auto"/>
          </w:divBdr>
        </w:div>
        <w:div w:id="662469497">
          <w:marLeft w:val="0"/>
          <w:marRight w:val="0"/>
          <w:marTop w:val="0"/>
          <w:marBottom w:val="0"/>
          <w:divBdr>
            <w:top w:val="none" w:sz="0" w:space="0" w:color="auto"/>
            <w:left w:val="none" w:sz="0" w:space="0" w:color="auto"/>
            <w:bottom w:val="none" w:sz="0" w:space="0" w:color="auto"/>
            <w:right w:val="none" w:sz="0" w:space="0" w:color="auto"/>
          </w:divBdr>
        </w:div>
        <w:div w:id="164168415">
          <w:marLeft w:val="0"/>
          <w:marRight w:val="0"/>
          <w:marTop w:val="0"/>
          <w:marBottom w:val="0"/>
          <w:divBdr>
            <w:top w:val="none" w:sz="0" w:space="0" w:color="auto"/>
            <w:left w:val="none" w:sz="0" w:space="0" w:color="auto"/>
            <w:bottom w:val="none" w:sz="0" w:space="0" w:color="auto"/>
            <w:right w:val="none" w:sz="0" w:space="0" w:color="auto"/>
          </w:divBdr>
        </w:div>
        <w:div w:id="546994822">
          <w:marLeft w:val="0"/>
          <w:marRight w:val="0"/>
          <w:marTop w:val="0"/>
          <w:marBottom w:val="0"/>
          <w:divBdr>
            <w:top w:val="none" w:sz="0" w:space="0" w:color="auto"/>
            <w:left w:val="none" w:sz="0" w:space="0" w:color="auto"/>
            <w:bottom w:val="none" w:sz="0" w:space="0" w:color="auto"/>
            <w:right w:val="none" w:sz="0" w:space="0" w:color="auto"/>
          </w:divBdr>
        </w:div>
        <w:div w:id="637684495">
          <w:marLeft w:val="0"/>
          <w:marRight w:val="0"/>
          <w:marTop w:val="0"/>
          <w:marBottom w:val="0"/>
          <w:divBdr>
            <w:top w:val="none" w:sz="0" w:space="0" w:color="auto"/>
            <w:left w:val="none" w:sz="0" w:space="0" w:color="auto"/>
            <w:bottom w:val="none" w:sz="0" w:space="0" w:color="auto"/>
            <w:right w:val="none" w:sz="0" w:space="0" w:color="auto"/>
          </w:divBdr>
        </w:div>
        <w:div w:id="323049835">
          <w:marLeft w:val="0"/>
          <w:marRight w:val="0"/>
          <w:marTop w:val="0"/>
          <w:marBottom w:val="0"/>
          <w:divBdr>
            <w:top w:val="none" w:sz="0" w:space="0" w:color="auto"/>
            <w:left w:val="none" w:sz="0" w:space="0" w:color="auto"/>
            <w:bottom w:val="none" w:sz="0" w:space="0" w:color="auto"/>
            <w:right w:val="none" w:sz="0" w:space="0" w:color="auto"/>
          </w:divBdr>
        </w:div>
        <w:div w:id="1993748476">
          <w:marLeft w:val="0"/>
          <w:marRight w:val="0"/>
          <w:marTop w:val="0"/>
          <w:marBottom w:val="0"/>
          <w:divBdr>
            <w:top w:val="none" w:sz="0" w:space="0" w:color="auto"/>
            <w:left w:val="none" w:sz="0" w:space="0" w:color="auto"/>
            <w:bottom w:val="none" w:sz="0" w:space="0" w:color="auto"/>
            <w:right w:val="none" w:sz="0" w:space="0" w:color="auto"/>
          </w:divBdr>
        </w:div>
        <w:div w:id="1903321267">
          <w:marLeft w:val="0"/>
          <w:marRight w:val="0"/>
          <w:marTop w:val="0"/>
          <w:marBottom w:val="0"/>
          <w:divBdr>
            <w:top w:val="none" w:sz="0" w:space="0" w:color="auto"/>
            <w:left w:val="none" w:sz="0" w:space="0" w:color="auto"/>
            <w:bottom w:val="none" w:sz="0" w:space="0" w:color="auto"/>
            <w:right w:val="none" w:sz="0" w:space="0" w:color="auto"/>
          </w:divBdr>
        </w:div>
        <w:div w:id="1529638643">
          <w:marLeft w:val="0"/>
          <w:marRight w:val="0"/>
          <w:marTop w:val="0"/>
          <w:marBottom w:val="0"/>
          <w:divBdr>
            <w:top w:val="none" w:sz="0" w:space="0" w:color="auto"/>
            <w:left w:val="none" w:sz="0" w:space="0" w:color="auto"/>
            <w:bottom w:val="none" w:sz="0" w:space="0" w:color="auto"/>
            <w:right w:val="none" w:sz="0" w:space="0" w:color="auto"/>
          </w:divBdr>
        </w:div>
        <w:div w:id="440153386">
          <w:marLeft w:val="0"/>
          <w:marRight w:val="0"/>
          <w:marTop w:val="0"/>
          <w:marBottom w:val="0"/>
          <w:divBdr>
            <w:top w:val="none" w:sz="0" w:space="0" w:color="auto"/>
            <w:left w:val="none" w:sz="0" w:space="0" w:color="auto"/>
            <w:bottom w:val="none" w:sz="0" w:space="0" w:color="auto"/>
            <w:right w:val="none" w:sz="0" w:space="0" w:color="auto"/>
          </w:divBdr>
        </w:div>
        <w:div w:id="745955267">
          <w:marLeft w:val="0"/>
          <w:marRight w:val="0"/>
          <w:marTop w:val="0"/>
          <w:marBottom w:val="0"/>
          <w:divBdr>
            <w:top w:val="none" w:sz="0" w:space="0" w:color="auto"/>
            <w:left w:val="none" w:sz="0" w:space="0" w:color="auto"/>
            <w:bottom w:val="none" w:sz="0" w:space="0" w:color="auto"/>
            <w:right w:val="none" w:sz="0" w:space="0" w:color="auto"/>
          </w:divBdr>
        </w:div>
        <w:div w:id="1771315483">
          <w:marLeft w:val="0"/>
          <w:marRight w:val="0"/>
          <w:marTop w:val="0"/>
          <w:marBottom w:val="0"/>
          <w:divBdr>
            <w:top w:val="none" w:sz="0" w:space="0" w:color="auto"/>
            <w:left w:val="none" w:sz="0" w:space="0" w:color="auto"/>
            <w:bottom w:val="none" w:sz="0" w:space="0" w:color="auto"/>
            <w:right w:val="none" w:sz="0" w:space="0" w:color="auto"/>
          </w:divBdr>
        </w:div>
        <w:div w:id="291907860">
          <w:marLeft w:val="0"/>
          <w:marRight w:val="0"/>
          <w:marTop w:val="0"/>
          <w:marBottom w:val="0"/>
          <w:divBdr>
            <w:top w:val="none" w:sz="0" w:space="0" w:color="auto"/>
            <w:left w:val="none" w:sz="0" w:space="0" w:color="auto"/>
            <w:bottom w:val="none" w:sz="0" w:space="0" w:color="auto"/>
            <w:right w:val="none" w:sz="0" w:space="0" w:color="auto"/>
          </w:divBdr>
        </w:div>
        <w:div w:id="1951424405">
          <w:marLeft w:val="0"/>
          <w:marRight w:val="0"/>
          <w:marTop w:val="0"/>
          <w:marBottom w:val="0"/>
          <w:divBdr>
            <w:top w:val="none" w:sz="0" w:space="0" w:color="auto"/>
            <w:left w:val="none" w:sz="0" w:space="0" w:color="auto"/>
            <w:bottom w:val="none" w:sz="0" w:space="0" w:color="auto"/>
            <w:right w:val="none" w:sz="0" w:space="0" w:color="auto"/>
          </w:divBdr>
        </w:div>
        <w:div w:id="1929000687">
          <w:marLeft w:val="0"/>
          <w:marRight w:val="0"/>
          <w:marTop w:val="0"/>
          <w:marBottom w:val="0"/>
          <w:divBdr>
            <w:top w:val="none" w:sz="0" w:space="0" w:color="auto"/>
            <w:left w:val="none" w:sz="0" w:space="0" w:color="auto"/>
            <w:bottom w:val="none" w:sz="0" w:space="0" w:color="auto"/>
            <w:right w:val="none" w:sz="0" w:space="0" w:color="auto"/>
          </w:divBdr>
        </w:div>
        <w:div w:id="392512047">
          <w:marLeft w:val="0"/>
          <w:marRight w:val="0"/>
          <w:marTop w:val="0"/>
          <w:marBottom w:val="0"/>
          <w:divBdr>
            <w:top w:val="none" w:sz="0" w:space="0" w:color="auto"/>
            <w:left w:val="none" w:sz="0" w:space="0" w:color="auto"/>
            <w:bottom w:val="none" w:sz="0" w:space="0" w:color="auto"/>
            <w:right w:val="none" w:sz="0" w:space="0" w:color="auto"/>
          </w:divBdr>
        </w:div>
        <w:div w:id="750393014">
          <w:marLeft w:val="0"/>
          <w:marRight w:val="0"/>
          <w:marTop w:val="0"/>
          <w:marBottom w:val="0"/>
          <w:divBdr>
            <w:top w:val="none" w:sz="0" w:space="0" w:color="auto"/>
            <w:left w:val="none" w:sz="0" w:space="0" w:color="auto"/>
            <w:bottom w:val="none" w:sz="0" w:space="0" w:color="auto"/>
            <w:right w:val="none" w:sz="0" w:space="0" w:color="auto"/>
          </w:divBdr>
        </w:div>
        <w:div w:id="1666276306">
          <w:marLeft w:val="0"/>
          <w:marRight w:val="0"/>
          <w:marTop w:val="0"/>
          <w:marBottom w:val="0"/>
          <w:divBdr>
            <w:top w:val="none" w:sz="0" w:space="0" w:color="auto"/>
            <w:left w:val="none" w:sz="0" w:space="0" w:color="auto"/>
            <w:bottom w:val="none" w:sz="0" w:space="0" w:color="auto"/>
            <w:right w:val="none" w:sz="0" w:space="0" w:color="auto"/>
          </w:divBdr>
        </w:div>
        <w:div w:id="982000324">
          <w:marLeft w:val="0"/>
          <w:marRight w:val="0"/>
          <w:marTop w:val="0"/>
          <w:marBottom w:val="0"/>
          <w:divBdr>
            <w:top w:val="none" w:sz="0" w:space="0" w:color="auto"/>
            <w:left w:val="none" w:sz="0" w:space="0" w:color="auto"/>
            <w:bottom w:val="none" w:sz="0" w:space="0" w:color="auto"/>
            <w:right w:val="none" w:sz="0" w:space="0" w:color="auto"/>
          </w:divBdr>
        </w:div>
        <w:div w:id="1484391808">
          <w:marLeft w:val="0"/>
          <w:marRight w:val="0"/>
          <w:marTop w:val="0"/>
          <w:marBottom w:val="0"/>
          <w:divBdr>
            <w:top w:val="none" w:sz="0" w:space="0" w:color="auto"/>
            <w:left w:val="none" w:sz="0" w:space="0" w:color="auto"/>
            <w:bottom w:val="none" w:sz="0" w:space="0" w:color="auto"/>
            <w:right w:val="none" w:sz="0" w:space="0" w:color="auto"/>
          </w:divBdr>
        </w:div>
        <w:div w:id="2056537021">
          <w:marLeft w:val="0"/>
          <w:marRight w:val="0"/>
          <w:marTop w:val="0"/>
          <w:marBottom w:val="0"/>
          <w:divBdr>
            <w:top w:val="none" w:sz="0" w:space="0" w:color="auto"/>
            <w:left w:val="none" w:sz="0" w:space="0" w:color="auto"/>
            <w:bottom w:val="none" w:sz="0" w:space="0" w:color="auto"/>
            <w:right w:val="none" w:sz="0" w:space="0" w:color="auto"/>
          </w:divBdr>
        </w:div>
        <w:div w:id="1180697683">
          <w:marLeft w:val="0"/>
          <w:marRight w:val="0"/>
          <w:marTop w:val="0"/>
          <w:marBottom w:val="0"/>
          <w:divBdr>
            <w:top w:val="none" w:sz="0" w:space="0" w:color="auto"/>
            <w:left w:val="none" w:sz="0" w:space="0" w:color="auto"/>
            <w:bottom w:val="none" w:sz="0" w:space="0" w:color="auto"/>
            <w:right w:val="none" w:sz="0" w:space="0" w:color="auto"/>
          </w:divBdr>
        </w:div>
        <w:div w:id="2128351252">
          <w:marLeft w:val="0"/>
          <w:marRight w:val="0"/>
          <w:marTop w:val="0"/>
          <w:marBottom w:val="0"/>
          <w:divBdr>
            <w:top w:val="none" w:sz="0" w:space="0" w:color="auto"/>
            <w:left w:val="none" w:sz="0" w:space="0" w:color="auto"/>
            <w:bottom w:val="none" w:sz="0" w:space="0" w:color="auto"/>
            <w:right w:val="none" w:sz="0" w:space="0" w:color="auto"/>
          </w:divBdr>
        </w:div>
        <w:div w:id="1475560628">
          <w:marLeft w:val="0"/>
          <w:marRight w:val="0"/>
          <w:marTop w:val="0"/>
          <w:marBottom w:val="0"/>
          <w:divBdr>
            <w:top w:val="none" w:sz="0" w:space="0" w:color="auto"/>
            <w:left w:val="none" w:sz="0" w:space="0" w:color="auto"/>
            <w:bottom w:val="none" w:sz="0" w:space="0" w:color="auto"/>
            <w:right w:val="none" w:sz="0" w:space="0" w:color="auto"/>
          </w:divBdr>
        </w:div>
        <w:div w:id="1122847173">
          <w:marLeft w:val="0"/>
          <w:marRight w:val="0"/>
          <w:marTop w:val="0"/>
          <w:marBottom w:val="0"/>
          <w:divBdr>
            <w:top w:val="none" w:sz="0" w:space="0" w:color="auto"/>
            <w:left w:val="none" w:sz="0" w:space="0" w:color="auto"/>
            <w:bottom w:val="none" w:sz="0" w:space="0" w:color="auto"/>
            <w:right w:val="none" w:sz="0" w:space="0" w:color="auto"/>
          </w:divBdr>
        </w:div>
        <w:div w:id="972636527">
          <w:marLeft w:val="0"/>
          <w:marRight w:val="0"/>
          <w:marTop w:val="0"/>
          <w:marBottom w:val="0"/>
          <w:divBdr>
            <w:top w:val="none" w:sz="0" w:space="0" w:color="auto"/>
            <w:left w:val="none" w:sz="0" w:space="0" w:color="auto"/>
            <w:bottom w:val="none" w:sz="0" w:space="0" w:color="auto"/>
            <w:right w:val="none" w:sz="0" w:space="0" w:color="auto"/>
          </w:divBdr>
        </w:div>
        <w:div w:id="1335957268">
          <w:marLeft w:val="0"/>
          <w:marRight w:val="0"/>
          <w:marTop w:val="0"/>
          <w:marBottom w:val="0"/>
          <w:divBdr>
            <w:top w:val="none" w:sz="0" w:space="0" w:color="auto"/>
            <w:left w:val="none" w:sz="0" w:space="0" w:color="auto"/>
            <w:bottom w:val="none" w:sz="0" w:space="0" w:color="auto"/>
            <w:right w:val="none" w:sz="0" w:space="0" w:color="auto"/>
          </w:divBdr>
        </w:div>
        <w:div w:id="1647780287">
          <w:marLeft w:val="0"/>
          <w:marRight w:val="0"/>
          <w:marTop w:val="0"/>
          <w:marBottom w:val="0"/>
          <w:divBdr>
            <w:top w:val="none" w:sz="0" w:space="0" w:color="auto"/>
            <w:left w:val="none" w:sz="0" w:space="0" w:color="auto"/>
            <w:bottom w:val="none" w:sz="0" w:space="0" w:color="auto"/>
            <w:right w:val="none" w:sz="0" w:space="0" w:color="auto"/>
          </w:divBdr>
        </w:div>
        <w:div w:id="851720244">
          <w:marLeft w:val="0"/>
          <w:marRight w:val="0"/>
          <w:marTop w:val="0"/>
          <w:marBottom w:val="0"/>
          <w:divBdr>
            <w:top w:val="none" w:sz="0" w:space="0" w:color="auto"/>
            <w:left w:val="none" w:sz="0" w:space="0" w:color="auto"/>
            <w:bottom w:val="none" w:sz="0" w:space="0" w:color="auto"/>
            <w:right w:val="none" w:sz="0" w:space="0" w:color="auto"/>
          </w:divBdr>
        </w:div>
        <w:div w:id="1042897871">
          <w:marLeft w:val="0"/>
          <w:marRight w:val="0"/>
          <w:marTop w:val="0"/>
          <w:marBottom w:val="0"/>
          <w:divBdr>
            <w:top w:val="none" w:sz="0" w:space="0" w:color="auto"/>
            <w:left w:val="none" w:sz="0" w:space="0" w:color="auto"/>
            <w:bottom w:val="none" w:sz="0" w:space="0" w:color="auto"/>
            <w:right w:val="none" w:sz="0" w:space="0" w:color="auto"/>
          </w:divBdr>
        </w:div>
        <w:div w:id="614755238">
          <w:marLeft w:val="0"/>
          <w:marRight w:val="0"/>
          <w:marTop w:val="0"/>
          <w:marBottom w:val="0"/>
          <w:divBdr>
            <w:top w:val="none" w:sz="0" w:space="0" w:color="auto"/>
            <w:left w:val="none" w:sz="0" w:space="0" w:color="auto"/>
            <w:bottom w:val="none" w:sz="0" w:space="0" w:color="auto"/>
            <w:right w:val="none" w:sz="0" w:space="0" w:color="auto"/>
          </w:divBdr>
        </w:div>
        <w:div w:id="1561357796">
          <w:marLeft w:val="0"/>
          <w:marRight w:val="0"/>
          <w:marTop w:val="0"/>
          <w:marBottom w:val="0"/>
          <w:divBdr>
            <w:top w:val="none" w:sz="0" w:space="0" w:color="auto"/>
            <w:left w:val="none" w:sz="0" w:space="0" w:color="auto"/>
            <w:bottom w:val="none" w:sz="0" w:space="0" w:color="auto"/>
            <w:right w:val="none" w:sz="0" w:space="0" w:color="auto"/>
          </w:divBdr>
        </w:div>
        <w:div w:id="1673798315">
          <w:marLeft w:val="0"/>
          <w:marRight w:val="0"/>
          <w:marTop w:val="0"/>
          <w:marBottom w:val="0"/>
          <w:divBdr>
            <w:top w:val="none" w:sz="0" w:space="0" w:color="auto"/>
            <w:left w:val="none" w:sz="0" w:space="0" w:color="auto"/>
            <w:bottom w:val="none" w:sz="0" w:space="0" w:color="auto"/>
            <w:right w:val="none" w:sz="0" w:space="0" w:color="auto"/>
          </w:divBdr>
        </w:div>
        <w:div w:id="62139819">
          <w:marLeft w:val="0"/>
          <w:marRight w:val="0"/>
          <w:marTop w:val="0"/>
          <w:marBottom w:val="0"/>
          <w:divBdr>
            <w:top w:val="none" w:sz="0" w:space="0" w:color="auto"/>
            <w:left w:val="none" w:sz="0" w:space="0" w:color="auto"/>
            <w:bottom w:val="none" w:sz="0" w:space="0" w:color="auto"/>
            <w:right w:val="none" w:sz="0" w:space="0" w:color="auto"/>
          </w:divBdr>
        </w:div>
        <w:div w:id="524248046">
          <w:marLeft w:val="0"/>
          <w:marRight w:val="0"/>
          <w:marTop w:val="0"/>
          <w:marBottom w:val="0"/>
          <w:divBdr>
            <w:top w:val="none" w:sz="0" w:space="0" w:color="auto"/>
            <w:left w:val="none" w:sz="0" w:space="0" w:color="auto"/>
            <w:bottom w:val="none" w:sz="0" w:space="0" w:color="auto"/>
            <w:right w:val="none" w:sz="0" w:space="0" w:color="auto"/>
          </w:divBdr>
        </w:div>
        <w:div w:id="1238251785">
          <w:marLeft w:val="0"/>
          <w:marRight w:val="0"/>
          <w:marTop w:val="0"/>
          <w:marBottom w:val="0"/>
          <w:divBdr>
            <w:top w:val="none" w:sz="0" w:space="0" w:color="auto"/>
            <w:left w:val="none" w:sz="0" w:space="0" w:color="auto"/>
            <w:bottom w:val="none" w:sz="0" w:space="0" w:color="auto"/>
            <w:right w:val="none" w:sz="0" w:space="0" w:color="auto"/>
          </w:divBdr>
        </w:div>
        <w:div w:id="731586129">
          <w:marLeft w:val="0"/>
          <w:marRight w:val="0"/>
          <w:marTop w:val="0"/>
          <w:marBottom w:val="0"/>
          <w:divBdr>
            <w:top w:val="none" w:sz="0" w:space="0" w:color="auto"/>
            <w:left w:val="none" w:sz="0" w:space="0" w:color="auto"/>
            <w:bottom w:val="none" w:sz="0" w:space="0" w:color="auto"/>
            <w:right w:val="none" w:sz="0" w:space="0" w:color="auto"/>
          </w:divBdr>
        </w:div>
        <w:div w:id="221328702">
          <w:marLeft w:val="0"/>
          <w:marRight w:val="0"/>
          <w:marTop w:val="0"/>
          <w:marBottom w:val="0"/>
          <w:divBdr>
            <w:top w:val="none" w:sz="0" w:space="0" w:color="auto"/>
            <w:left w:val="none" w:sz="0" w:space="0" w:color="auto"/>
            <w:bottom w:val="none" w:sz="0" w:space="0" w:color="auto"/>
            <w:right w:val="none" w:sz="0" w:space="0" w:color="auto"/>
          </w:divBdr>
        </w:div>
        <w:div w:id="630090564">
          <w:marLeft w:val="0"/>
          <w:marRight w:val="0"/>
          <w:marTop w:val="0"/>
          <w:marBottom w:val="0"/>
          <w:divBdr>
            <w:top w:val="none" w:sz="0" w:space="0" w:color="auto"/>
            <w:left w:val="none" w:sz="0" w:space="0" w:color="auto"/>
            <w:bottom w:val="none" w:sz="0" w:space="0" w:color="auto"/>
            <w:right w:val="none" w:sz="0" w:space="0" w:color="auto"/>
          </w:divBdr>
        </w:div>
        <w:div w:id="659046179">
          <w:marLeft w:val="0"/>
          <w:marRight w:val="0"/>
          <w:marTop w:val="0"/>
          <w:marBottom w:val="0"/>
          <w:divBdr>
            <w:top w:val="none" w:sz="0" w:space="0" w:color="auto"/>
            <w:left w:val="none" w:sz="0" w:space="0" w:color="auto"/>
            <w:bottom w:val="none" w:sz="0" w:space="0" w:color="auto"/>
            <w:right w:val="none" w:sz="0" w:space="0" w:color="auto"/>
          </w:divBdr>
        </w:div>
        <w:div w:id="721058907">
          <w:marLeft w:val="0"/>
          <w:marRight w:val="0"/>
          <w:marTop w:val="0"/>
          <w:marBottom w:val="0"/>
          <w:divBdr>
            <w:top w:val="none" w:sz="0" w:space="0" w:color="auto"/>
            <w:left w:val="none" w:sz="0" w:space="0" w:color="auto"/>
            <w:bottom w:val="none" w:sz="0" w:space="0" w:color="auto"/>
            <w:right w:val="none" w:sz="0" w:space="0" w:color="auto"/>
          </w:divBdr>
        </w:div>
        <w:div w:id="1467969501">
          <w:marLeft w:val="0"/>
          <w:marRight w:val="0"/>
          <w:marTop w:val="0"/>
          <w:marBottom w:val="0"/>
          <w:divBdr>
            <w:top w:val="none" w:sz="0" w:space="0" w:color="auto"/>
            <w:left w:val="none" w:sz="0" w:space="0" w:color="auto"/>
            <w:bottom w:val="none" w:sz="0" w:space="0" w:color="auto"/>
            <w:right w:val="none" w:sz="0" w:space="0" w:color="auto"/>
          </w:divBdr>
        </w:div>
        <w:div w:id="539629835">
          <w:marLeft w:val="0"/>
          <w:marRight w:val="0"/>
          <w:marTop w:val="0"/>
          <w:marBottom w:val="0"/>
          <w:divBdr>
            <w:top w:val="none" w:sz="0" w:space="0" w:color="auto"/>
            <w:left w:val="none" w:sz="0" w:space="0" w:color="auto"/>
            <w:bottom w:val="none" w:sz="0" w:space="0" w:color="auto"/>
            <w:right w:val="none" w:sz="0" w:space="0" w:color="auto"/>
          </w:divBdr>
        </w:div>
        <w:div w:id="1117212028">
          <w:marLeft w:val="0"/>
          <w:marRight w:val="0"/>
          <w:marTop w:val="0"/>
          <w:marBottom w:val="0"/>
          <w:divBdr>
            <w:top w:val="none" w:sz="0" w:space="0" w:color="auto"/>
            <w:left w:val="none" w:sz="0" w:space="0" w:color="auto"/>
            <w:bottom w:val="none" w:sz="0" w:space="0" w:color="auto"/>
            <w:right w:val="none" w:sz="0" w:space="0" w:color="auto"/>
          </w:divBdr>
        </w:div>
        <w:div w:id="920986260">
          <w:marLeft w:val="0"/>
          <w:marRight w:val="0"/>
          <w:marTop w:val="0"/>
          <w:marBottom w:val="0"/>
          <w:divBdr>
            <w:top w:val="none" w:sz="0" w:space="0" w:color="auto"/>
            <w:left w:val="none" w:sz="0" w:space="0" w:color="auto"/>
            <w:bottom w:val="none" w:sz="0" w:space="0" w:color="auto"/>
            <w:right w:val="none" w:sz="0" w:space="0" w:color="auto"/>
          </w:divBdr>
        </w:div>
        <w:div w:id="376588808">
          <w:marLeft w:val="0"/>
          <w:marRight w:val="0"/>
          <w:marTop w:val="0"/>
          <w:marBottom w:val="0"/>
          <w:divBdr>
            <w:top w:val="none" w:sz="0" w:space="0" w:color="auto"/>
            <w:left w:val="none" w:sz="0" w:space="0" w:color="auto"/>
            <w:bottom w:val="none" w:sz="0" w:space="0" w:color="auto"/>
            <w:right w:val="none" w:sz="0" w:space="0" w:color="auto"/>
          </w:divBdr>
        </w:div>
        <w:div w:id="627473162">
          <w:marLeft w:val="0"/>
          <w:marRight w:val="0"/>
          <w:marTop w:val="0"/>
          <w:marBottom w:val="0"/>
          <w:divBdr>
            <w:top w:val="none" w:sz="0" w:space="0" w:color="auto"/>
            <w:left w:val="none" w:sz="0" w:space="0" w:color="auto"/>
            <w:bottom w:val="none" w:sz="0" w:space="0" w:color="auto"/>
            <w:right w:val="none" w:sz="0" w:space="0" w:color="auto"/>
          </w:divBdr>
        </w:div>
        <w:div w:id="1330448079">
          <w:marLeft w:val="0"/>
          <w:marRight w:val="0"/>
          <w:marTop w:val="0"/>
          <w:marBottom w:val="0"/>
          <w:divBdr>
            <w:top w:val="none" w:sz="0" w:space="0" w:color="auto"/>
            <w:left w:val="none" w:sz="0" w:space="0" w:color="auto"/>
            <w:bottom w:val="none" w:sz="0" w:space="0" w:color="auto"/>
            <w:right w:val="none" w:sz="0" w:space="0" w:color="auto"/>
          </w:divBdr>
        </w:div>
        <w:div w:id="766922867">
          <w:marLeft w:val="0"/>
          <w:marRight w:val="0"/>
          <w:marTop w:val="0"/>
          <w:marBottom w:val="0"/>
          <w:divBdr>
            <w:top w:val="none" w:sz="0" w:space="0" w:color="auto"/>
            <w:left w:val="none" w:sz="0" w:space="0" w:color="auto"/>
            <w:bottom w:val="none" w:sz="0" w:space="0" w:color="auto"/>
            <w:right w:val="none" w:sz="0" w:space="0" w:color="auto"/>
          </w:divBdr>
        </w:div>
        <w:div w:id="2063863487">
          <w:marLeft w:val="0"/>
          <w:marRight w:val="0"/>
          <w:marTop w:val="0"/>
          <w:marBottom w:val="0"/>
          <w:divBdr>
            <w:top w:val="none" w:sz="0" w:space="0" w:color="auto"/>
            <w:left w:val="none" w:sz="0" w:space="0" w:color="auto"/>
            <w:bottom w:val="none" w:sz="0" w:space="0" w:color="auto"/>
            <w:right w:val="none" w:sz="0" w:space="0" w:color="auto"/>
          </w:divBdr>
        </w:div>
        <w:div w:id="1252010805">
          <w:marLeft w:val="0"/>
          <w:marRight w:val="0"/>
          <w:marTop w:val="0"/>
          <w:marBottom w:val="0"/>
          <w:divBdr>
            <w:top w:val="none" w:sz="0" w:space="0" w:color="auto"/>
            <w:left w:val="none" w:sz="0" w:space="0" w:color="auto"/>
            <w:bottom w:val="none" w:sz="0" w:space="0" w:color="auto"/>
            <w:right w:val="none" w:sz="0" w:space="0" w:color="auto"/>
          </w:divBdr>
        </w:div>
        <w:div w:id="921453851">
          <w:marLeft w:val="0"/>
          <w:marRight w:val="0"/>
          <w:marTop w:val="0"/>
          <w:marBottom w:val="0"/>
          <w:divBdr>
            <w:top w:val="none" w:sz="0" w:space="0" w:color="auto"/>
            <w:left w:val="none" w:sz="0" w:space="0" w:color="auto"/>
            <w:bottom w:val="none" w:sz="0" w:space="0" w:color="auto"/>
            <w:right w:val="none" w:sz="0" w:space="0" w:color="auto"/>
          </w:divBdr>
        </w:div>
        <w:div w:id="884875115">
          <w:marLeft w:val="0"/>
          <w:marRight w:val="0"/>
          <w:marTop w:val="0"/>
          <w:marBottom w:val="0"/>
          <w:divBdr>
            <w:top w:val="none" w:sz="0" w:space="0" w:color="auto"/>
            <w:left w:val="none" w:sz="0" w:space="0" w:color="auto"/>
            <w:bottom w:val="none" w:sz="0" w:space="0" w:color="auto"/>
            <w:right w:val="none" w:sz="0" w:space="0" w:color="auto"/>
          </w:divBdr>
        </w:div>
        <w:div w:id="1364404113">
          <w:marLeft w:val="0"/>
          <w:marRight w:val="0"/>
          <w:marTop w:val="0"/>
          <w:marBottom w:val="0"/>
          <w:divBdr>
            <w:top w:val="none" w:sz="0" w:space="0" w:color="auto"/>
            <w:left w:val="none" w:sz="0" w:space="0" w:color="auto"/>
            <w:bottom w:val="none" w:sz="0" w:space="0" w:color="auto"/>
            <w:right w:val="none" w:sz="0" w:space="0" w:color="auto"/>
          </w:divBdr>
        </w:div>
        <w:div w:id="1844319192">
          <w:marLeft w:val="0"/>
          <w:marRight w:val="0"/>
          <w:marTop w:val="0"/>
          <w:marBottom w:val="0"/>
          <w:divBdr>
            <w:top w:val="none" w:sz="0" w:space="0" w:color="auto"/>
            <w:left w:val="none" w:sz="0" w:space="0" w:color="auto"/>
            <w:bottom w:val="none" w:sz="0" w:space="0" w:color="auto"/>
            <w:right w:val="none" w:sz="0" w:space="0" w:color="auto"/>
          </w:divBdr>
        </w:div>
        <w:div w:id="1267228332">
          <w:marLeft w:val="0"/>
          <w:marRight w:val="0"/>
          <w:marTop w:val="0"/>
          <w:marBottom w:val="0"/>
          <w:divBdr>
            <w:top w:val="none" w:sz="0" w:space="0" w:color="auto"/>
            <w:left w:val="none" w:sz="0" w:space="0" w:color="auto"/>
            <w:bottom w:val="none" w:sz="0" w:space="0" w:color="auto"/>
            <w:right w:val="none" w:sz="0" w:space="0" w:color="auto"/>
          </w:divBdr>
        </w:div>
        <w:div w:id="320350455">
          <w:marLeft w:val="0"/>
          <w:marRight w:val="0"/>
          <w:marTop w:val="0"/>
          <w:marBottom w:val="0"/>
          <w:divBdr>
            <w:top w:val="none" w:sz="0" w:space="0" w:color="auto"/>
            <w:left w:val="none" w:sz="0" w:space="0" w:color="auto"/>
            <w:bottom w:val="none" w:sz="0" w:space="0" w:color="auto"/>
            <w:right w:val="none" w:sz="0" w:space="0" w:color="auto"/>
          </w:divBdr>
        </w:div>
        <w:div w:id="653224049">
          <w:marLeft w:val="0"/>
          <w:marRight w:val="0"/>
          <w:marTop w:val="0"/>
          <w:marBottom w:val="0"/>
          <w:divBdr>
            <w:top w:val="none" w:sz="0" w:space="0" w:color="auto"/>
            <w:left w:val="none" w:sz="0" w:space="0" w:color="auto"/>
            <w:bottom w:val="none" w:sz="0" w:space="0" w:color="auto"/>
            <w:right w:val="none" w:sz="0" w:space="0" w:color="auto"/>
          </w:divBdr>
        </w:div>
        <w:div w:id="1508671357">
          <w:marLeft w:val="0"/>
          <w:marRight w:val="0"/>
          <w:marTop w:val="0"/>
          <w:marBottom w:val="0"/>
          <w:divBdr>
            <w:top w:val="none" w:sz="0" w:space="0" w:color="auto"/>
            <w:left w:val="none" w:sz="0" w:space="0" w:color="auto"/>
            <w:bottom w:val="none" w:sz="0" w:space="0" w:color="auto"/>
            <w:right w:val="none" w:sz="0" w:space="0" w:color="auto"/>
          </w:divBdr>
        </w:div>
        <w:div w:id="330522214">
          <w:marLeft w:val="0"/>
          <w:marRight w:val="0"/>
          <w:marTop w:val="0"/>
          <w:marBottom w:val="0"/>
          <w:divBdr>
            <w:top w:val="none" w:sz="0" w:space="0" w:color="auto"/>
            <w:left w:val="none" w:sz="0" w:space="0" w:color="auto"/>
            <w:bottom w:val="none" w:sz="0" w:space="0" w:color="auto"/>
            <w:right w:val="none" w:sz="0" w:space="0" w:color="auto"/>
          </w:divBdr>
        </w:div>
        <w:div w:id="287443333">
          <w:marLeft w:val="0"/>
          <w:marRight w:val="0"/>
          <w:marTop w:val="0"/>
          <w:marBottom w:val="0"/>
          <w:divBdr>
            <w:top w:val="none" w:sz="0" w:space="0" w:color="auto"/>
            <w:left w:val="none" w:sz="0" w:space="0" w:color="auto"/>
            <w:bottom w:val="none" w:sz="0" w:space="0" w:color="auto"/>
            <w:right w:val="none" w:sz="0" w:space="0" w:color="auto"/>
          </w:divBdr>
        </w:div>
        <w:div w:id="878738685">
          <w:marLeft w:val="0"/>
          <w:marRight w:val="0"/>
          <w:marTop w:val="0"/>
          <w:marBottom w:val="0"/>
          <w:divBdr>
            <w:top w:val="none" w:sz="0" w:space="0" w:color="auto"/>
            <w:left w:val="none" w:sz="0" w:space="0" w:color="auto"/>
            <w:bottom w:val="none" w:sz="0" w:space="0" w:color="auto"/>
            <w:right w:val="none" w:sz="0" w:space="0" w:color="auto"/>
          </w:divBdr>
        </w:div>
        <w:div w:id="634063415">
          <w:marLeft w:val="0"/>
          <w:marRight w:val="0"/>
          <w:marTop w:val="0"/>
          <w:marBottom w:val="0"/>
          <w:divBdr>
            <w:top w:val="none" w:sz="0" w:space="0" w:color="auto"/>
            <w:left w:val="none" w:sz="0" w:space="0" w:color="auto"/>
            <w:bottom w:val="none" w:sz="0" w:space="0" w:color="auto"/>
            <w:right w:val="none" w:sz="0" w:space="0" w:color="auto"/>
          </w:divBdr>
        </w:div>
        <w:div w:id="1533957295">
          <w:marLeft w:val="0"/>
          <w:marRight w:val="0"/>
          <w:marTop w:val="0"/>
          <w:marBottom w:val="0"/>
          <w:divBdr>
            <w:top w:val="none" w:sz="0" w:space="0" w:color="auto"/>
            <w:left w:val="none" w:sz="0" w:space="0" w:color="auto"/>
            <w:bottom w:val="none" w:sz="0" w:space="0" w:color="auto"/>
            <w:right w:val="none" w:sz="0" w:space="0" w:color="auto"/>
          </w:divBdr>
        </w:div>
        <w:div w:id="1287466590">
          <w:marLeft w:val="0"/>
          <w:marRight w:val="0"/>
          <w:marTop w:val="0"/>
          <w:marBottom w:val="0"/>
          <w:divBdr>
            <w:top w:val="none" w:sz="0" w:space="0" w:color="auto"/>
            <w:left w:val="none" w:sz="0" w:space="0" w:color="auto"/>
            <w:bottom w:val="none" w:sz="0" w:space="0" w:color="auto"/>
            <w:right w:val="none" w:sz="0" w:space="0" w:color="auto"/>
          </w:divBdr>
        </w:div>
        <w:div w:id="1597784444">
          <w:marLeft w:val="0"/>
          <w:marRight w:val="0"/>
          <w:marTop w:val="0"/>
          <w:marBottom w:val="0"/>
          <w:divBdr>
            <w:top w:val="none" w:sz="0" w:space="0" w:color="auto"/>
            <w:left w:val="none" w:sz="0" w:space="0" w:color="auto"/>
            <w:bottom w:val="none" w:sz="0" w:space="0" w:color="auto"/>
            <w:right w:val="none" w:sz="0" w:space="0" w:color="auto"/>
          </w:divBdr>
        </w:div>
        <w:div w:id="1035423937">
          <w:marLeft w:val="0"/>
          <w:marRight w:val="0"/>
          <w:marTop w:val="0"/>
          <w:marBottom w:val="0"/>
          <w:divBdr>
            <w:top w:val="none" w:sz="0" w:space="0" w:color="auto"/>
            <w:left w:val="none" w:sz="0" w:space="0" w:color="auto"/>
            <w:bottom w:val="none" w:sz="0" w:space="0" w:color="auto"/>
            <w:right w:val="none" w:sz="0" w:space="0" w:color="auto"/>
          </w:divBdr>
        </w:div>
        <w:div w:id="554466970">
          <w:marLeft w:val="0"/>
          <w:marRight w:val="0"/>
          <w:marTop w:val="0"/>
          <w:marBottom w:val="0"/>
          <w:divBdr>
            <w:top w:val="none" w:sz="0" w:space="0" w:color="auto"/>
            <w:left w:val="none" w:sz="0" w:space="0" w:color="auto"/>
            <w:bottom w:val="none" w:sz="0" w:space="0" w:color="auto"/>
            <w:right w:val="none" w:sz="0" w:space="0" w:color="auto"/>
          </w:divBdr>
        </w:div>
        <w:div w:id="163714122">
          <w:marLeft w:val="0"/>
          <w:marRight w:val="0"/>
          <w:marTop w:val="0"/>
          <w:marBottom w:val="0"/>
          <w:divBdr>
            <w:top w:val="none" w:sz="0" w:space="0" w:color="auto"/>
            <w:left w:val="none" w:sz="0" w:space="0" w:color="auto"/>
            <w:bottom w:val="none" w:sz="0" w:space="0" w:color="auto"/>
            <w:right w:val="none" w:sz="0" w:space="0" w:color="auto"/>
          </w:divBdr>
        </w:div>
        <w:div w:id="2013142933">
          <w:marLeft w:val="0"/>
          <w:marRight w:val="0"/>
          <w:marTop w:val="0"/>
          <w:marBottom w:val="0"/>
          <w:divBdr>
            <w:top w:val="none" w:sz="0" w:space="0" w:color="auto"/>
            <w:left w:val="none" w:sz="0" w:space="0" w:color="auto"/>
            <w:bottom w:val="none" w:sz="0" w:space="0" w:color="auto"/>
            <w:right w:val="none" w:sz="0" w:space="0" w:color="auto"/>
          </w:divBdr>
        </w:div>
        <w:div w:id="721056378">
          <w:marLeft w:val="0"/>
          <w:marRight w:val="0"/>
          <w:marTop w:val="0"/>
          <w:marBottom w:val="0"/>
          <w:divBdr>
            <w:top w:val="none" w:sz="0" w:space="0" w:color="auto"/>
            <w:left w:val="none" w:sz="0" w:space="0" w:color="auto"/>
            <w:bottom w:val="none" w:sz="0" w:space="0" w:color="auto"/>
            <w:right w:val="none" w:sz="0" w:space="0" w:color="auto"/>
          </w:divBdr>
        </w:div>
        <w:div w:id="1279529599">
          <w:marLeft w:val="0"/>
          <w:marRight w:val="0"/>
          <w:marTop w:val="0"/>
          <w:marBottom w:val="0"/>
          <w:divBdr>
            <w:top w:val="none" w:sz="0" w:space="0" w:color="auto"/>
            <w:left w:val="none" w:sz="0" w:space="0" w:color="auto"/>
            <w:bottom w:val="none" w:sz="0" w:space="0" w:color="auto"/>
            <w:right w:val="none" w:sz="0" w:space="0" w:color="auto"/>
          </w:divBdr>
        </w:div>
        <w:div w:id="691691305">
          <w:marLeft w:val="0"/>
          <w:marRight w:val="0"/>
          <w:marTop w:val="0"/>
          <w:marBottom w:val="0"/>
          <w:divBdr>
            <w:top w:val="none" w:sz="0" w:space="0" w:color="auto"/>
            <w:left w:val="none" w:sz="0" w:space="0" w:color="auto"/>
            <w:bottom w:val="none" w:sz="0" w:space="0" w:color="auto"/>
            <w:right w:val="none" w:sz="0" w:space="0" w:color="auto"/>
          </w:divBdr>
        </w:div>
        <w:div w:id="1493640303">
          <w:marLeft w:val="0"/>
          <w:marRight w:val="0"/>
          <w:marTop w:val="0"/>
          <w:marBottom w:val="0"/>
          <w:divBdr>
            <w:top w:val="none" w:sz="0" w:space="0" w:color="auto"/>
            <w:left w:val="none" w:sz="0" w:space="0" w:color="auto"/>
            <w:bottom w:val="none" w:sz="0" w:space="0" w:color="auto"/>
            <w:right w:val="none" w:sz="0" w:space="0" w:color="auto"/>
          </w:divBdr>
        </w:div>
        <w:div w:id="975183455">
          <w:marLeft w:val="0"/>
          <w:marRight w:val="0"/>
          <w:marTop w:val="0"/>
          <w:marBottom w:val="0"/>
          <w:divBdr>
            <w:top w:val="none" w:sz="0" w:space="0" w:color="auto"/>
            <w:left w:val="none" w:sz="0" w:space="0" w:color="auto"/>
            <w:bottom w:val="none" w:sz="0" w:space="0" w:color="auto"/>
            <w:right w:val="none" w:sz="0" w:space="0" w:color="auto"/>
          </w:divBdr>
        </w:div>
        <w:div w:id="657005441">
          <w:marLeft w:val="0"/>
          <w:marRight w:val="0"/>
          <w:marTop w:val="0"/>
          <w:marBottom w:val="0"/>
          <w:divBdr>
            <w:top w:val="none" w:sz="0" w:space="0" w:color="auto"/>
            <w:left w:val="none" w:sz="0" w:space="0" w:color="auto"/>
            <w:bottom w:val="none" w:sz="0" w:space="0" w:color="auto"/>
            <w:right w:val="none" w:sz="0" w:space="0" w:color="auto"/>
          </w:divBdr>
        </w:div>
        <w:div w:id="1143230988">
          <w:marLeft w:val="0"/>
          <w:marRight w:val="0"/>
          <w:marTop w:val="0"/>
          <w:marBottom w:val="0"/>
          <w:divBdr>
            <w:top w:val="none" w:sz="0" w:space="0" w:color="auto"/>
            <w:left w:val="none" w:sz="0" w:space="0" w:color="auto"/>
            <w:bottom w:val="none" w:sz="0" w:space="0" w:color="auto"/>
            <w:right w:val="none" w:sz="0" w:space="0" w:color="auto"/>
          </w:divBdr>
        </w:div>
        <w:div w:id="674573421">
          <w:marLeft w:val="0"/>
          <w:marRight w:val="0"/>
          <w:marTop w:val="0"/>
          <w:marBottom w:val="0"/>
          <w:divBdr>
            <w:top w:val="none" w:sz="0" w:space="0" w:color="auto"/>
            <w:left w:val="none" w:sz="0" w:space="0" w:color="auto"/>
            <w:bottom w:val="none" w:sz="0" w:space="0" w:color="auto"/>
            <w:right w:val="none" w:sz="0" w:space="0" w:color="auto"/>
          </w:divBdr>
        </w:div>
        <w:div w:id="1563829100">
          <w:marLeft w:val="0"/>
          <w:marRight w:val="0"/>
          <w:marTop w:val="0"/>
          <w:marBottom w:val="0"/>
          <w:divBdr>
            <w:top w:val="none" w:sz="0" w:space="0" w:color="auto"/>
            <w:left w:val="none" w:sz="0" w:space="0" w:color="auto"/>
            <w:bottom w:val="none" w:sz="0" w:space="0" w:color="auto"/>
            <w:right w:val="none" w:sz="0" w:space="0" w:color="auto"/>
          </w:divBdr>
        </w:div>
        <w:div w:id="1739598700">
          <w:marLeft w:val="0"/>
          <w:marRight w:val="0"/>
          <w:marTop w:val="0"/>
          <w:marBottom w:val="0"/>
          <w:divBdr>
            <w:top w:val="none" w:sz="0" w:space="0" w:color="auto"/>
            <w:left w:val="none" w:sz="0" w:space="0" w:color="auto"/>
            <w:bottom w:val="none" w:sz="0" w:space="0" w:color="auto"/>
            <w:right w:val="none" w:sz="0" w:space="0" w:color="auto"/>
          </w:divBdr>
        </w:div>
        <w:div w:id="1805807249">
          <w:marLeft w:val="0"/>
          <w:marRight w:val="0"/>
          <w:marTop w:val="0"/>
          <w:marBottom w:val="0"/>
          <w:divBdr>
            <w:top w:val="none" w:sz="0" w:space="0" w:color="auto"/>
            <w:left w:val="none" w:sz="0" w:space="0" w:color="auto"/>
            <w:bottom w:val="none" w:sz="0" w:space="0" w:color="auto"/>
            <w:right w:val="none" w:sz="0" w:space="0" w:color="auto"/>
          </w:divBdr>
        </w:div>
        <w:div w:id="1341354833">
          <w:marLeft w:val="0"/>
          <w:marRight w:val="0"/>
          <w:marTop w:val="0"/>
          <w:marBottom w:val="0"/>
          <w:divBdr>
            <w:top w:val="none" w:sz="0" w:space="0" w:color="auto"/>
            <w:left w:val="none" w:sz="0" w:space="0" w:color="auto"/>
            <w:bottom w:val="none" w:sz="0" w:space="0" w:color="auto"/>
            <w:right w:val="none" w:sz="0" w:space="0" w:color="auto"/>
          </w:divBdr>
        </w:div>
        <w:div w:id="515467551">
          <w:marLeft w:val="0"/>
          <w:marRight w:val="0"/>
          <w:marTop w:val="0"/>
          <w:marBottom w:val="0"/>
          <w:divBdr>
            <w:top w:val="none" w:sz="0" w:space="0" w:color="auto"/>
            <w:left w:val="none" w:sz="0" w:space="0" w:color="auto"/>
            <w:bottom w:val="none" w:sz="0" w:space="0" w:color="auto"/>
            <w:right w:val="none" w:sz="0" w:space="0" w:color="auto"/>
          </w:divBdr>
        </w:div>
        <w:div w:id="1713654261">
          <w:marLeft w:val="0"/>
          <w:marRight w:val="0"/>
          <w:marTop w:val="0"/>
          <w:marBottom w:val="0"/>
          <w:divBdr>
            <w:top w:val="none" w:sz="0" w:space="0" w:color="auto"/>
            <w:left w:val="none" w:sz="0" w:space="0" w:color="auto"/>
            <w:bottom w:val="none" w:sz="0" w:space="0" w:color="auto"/>
            <w:right w:val="none" w:sz="0" w:space="0" w:color="auto"/>
          </w:divBdr>
        </w:div>
        <w:div w:id="1708332302">
          <w:marLeft w:val="0"/>
          <w:marRight w:val="0"/>
          <w:marTop w:val="0"/>
          <w:marBottom w:val="0"/>
          <w:divBdr>
            <w:top w:val="none" w:sz="0" w:space="0" w:color="auto"/>
            <w:left w:val="none" w:sz="0" w:space="0" w:color="auto"/>
            <w:bottom w:val="none" w:sz="0" w:space="0" w:color="auto"/>
            <w:right w:val="none" w:sz="0" w:space="0" w:color="auto"/>
          </w:divBdr>
        </w:div>
        <w:div w:id="1328049855">
          <w:marLeft w:val="0"/>
          <w:marRight w:val="0"/>
          <w:marTop w:val="0"/>
          <w:marBottom w:val="0"/>
          <w:divBdr>
            <w:top w:val="none" w:sz="0" w:space="0" w:color="auto"/>
            <w:left w:val="none" w:sz="0" w:space="0" w:color="auto"/>
            <w:bottom w:val="none" w:sz="0" w:space="0" w:color="auto"/>
            <w:right w:val="none" w:sz="0" w:space="0" w:color="auto"/>
          </w:divBdr>
        </w:div>
        <w:div w:id="1101954160">
          <w:marLeft w:val="0"/>
          <w:marRight w:val="0"/>
          <w:marTop w:val="0"/>
          <w:marBottom w:val="0"/>
          <w:divBdr>
            <w:top w:val="none" w:sz="0" w:space="0" w:color="auto"/>
            <w:left w:val="none" w:sz="0" w:space="0" w:color="auto"/>
            <w:bottom w:val="none" w:sz="0" w:space="0" w:color="auto"/>
            <w:right w:val="none" w:sz="0" w:space="0" w:color="auto"/>
          </w:divBdr>
        </w:div>
        <w:div w:id="37366671">
          <w:marLeft w:val="0"/>
          <w:marRight w:val="0"/>
          <w:marTop w:val="0"/>
          <w:marBottom w:val="0"/>
          <w:divBdr>
            <w:top w:val="none" w:sz="0" w:space="0" w:color="auto"/>
            <w:left w:val="none" w:sz="0" w:space="0" w:color="auto"/>
            <w:bottom w:val="none" w:sz="0" w:space="0" w:color="auto"/>
            <w:right w:val="none" w:sz="0" w:space="0" w:color="auto"/>
          </w:divBdr>
        </w:div>
        <w:div w:id="778989296">
          <w:marLeft w:val="0"/>
          <w:marRight w:val="0"/>
          <w:marTop w:val="0"/>
          <w:marBottom w:val="0"/>
          <w:divBdr>
            <w:top w:val="none" w:sz="0" w:space="0" w:color="auto"/>
            <w:left w:val="none" w:sz="0" w:space="0" w:color="auto"/>
            <w:bottom w:val="none" w:sz="0" w:space="0" w:color="auto"/>
            <w:right w:val="none" w:sz="0" w:space="0" w:color="auto"/>
          </w:divBdr>
        </w:div>
        <w:div w:id="339700212">
          <w:marLeft w:val="0"/>
          <w:marRight w:val="0"/>
          <w:marTop w:val="0"/>
          <w:marBottom w:val="0"/>
          <w:divBdr>
            <w:top w:val="none" w:sz="0" w:space="0" w:color="auto"/>
            <w:left w:val="none" w:sz="0" w:space="0" w:color="auto"/>
            <w:bottom w:val="none" w:sz="0" w:space="0" w:color="auto"/>
            <w:right w:val="none" w:sz="0" w:space="0" w:color="auto"/>
          </w:divBdr>
        </w:div>
        <w:div w:id="1825470420">
          <w:marLeft w:val="0"/>
          <w:marRight w:val="0"/>
          <w:marTop w:val="0"/>
          <w:marBottom w:val="0"/>
          <w:divBdr>
            <w:top w:val="none" w:sz="0" w:space="0" w:color="auto"/>
            <w:left w:val="none" w:sz="0" w:space="0" w:color="auto"/>
            <w:bottom w:val="none" w:sz="0" w:space="0" w:color="auto"/>
            <w:right w:val="none" w:sz="0" w:space="0" w:color="auto"/>
          </w:divBdr>
        </w:div>
        <w:div w:id="957835316">
          <w:marLeft w:val="0"/>
          <w:marRight w:val="0"/>
          <w:marTop w:val="0"/>
          <w:marBottom w:val="0"/>
          <w:divBdr>
            <w:top w:val="none" w:sz="0" w:space="0" w:color="auto"/>
            <w:left w:val="none" w:sz="0" w:space="0" w:color="auto"/>
            <w:bottom w:val="none" w:sz="0" w:space="0" w:color="auto"/>
            <w:right w:val="none" w:sz="0" w:space="0" w:color="auto"/>
          </w:divBdr>
        </w:div>
        <w:div w:id="1197158154">
          <w:marLeft w:val="0"/>
          <w:marRight w:val="0"/>
          <w:marTop w:val="0"/>
          <w:marBottom w:val="0"/>
          <w:divBdr>
            <w:top w:val="none" w:sz="0" w:space="0" w:color="auto"/>
            <w:left w:val="none" w:sz="0" w:space="0" w:color="auto"/>
            <w:bottom w:val="none" w:sz="0" w:space="0" w:color="auto"/>
            <w:right w:val="none" w:sz="0" w:space="0" w:color="auto"/>
          </w:divBdr>
        </w:div>
        <w:div w:id="416220130">
          <w:marLeft w:val="0"/>
          <w:marRight w:val="0"/>
          <w:marTop w:val="0"/>
          <w:marBottom w:val="0"/>
          <w:divBdr>
            <w:top w:val="none" w:sz="0" w:space="0" w:color="auto"/>
            <w:left w:val="none" w:sz="0" w:space="0" w:color="auto"/>
            <w:bottom w:val="none" w:sz="0" w:space="0" w:color="auto"/>
            <w:right w:val="none" w:sz="0" w:space="0" w:color="auto"/>
          </w:divBdr>
        </w:div>
        <w:div w:id="266936138">
          <w:marLeft w:val="0"/>
          <w:marRight w:val="0"/>
          <w:marTop w:val="0"/>
          <w:marBottom w:val="0"/>
          <w:divBdr>
            <w:top w:val="none" w:sz="0" w:space="0" w:color="auto"/>
            <w:left w:val="none" w:sz="0" w:space="0" w:color="auto"/>
            <w:bottom w:val="none" w:sz="0" w:space="0" w:color="auto"/>
            <w:right w:val="none" w:sz="0" w:space="0" w:color="auto"/>
          </w:divBdr>
        </w:div>
        <w:div w:id="1487629992">
          <w:marLeft w:val="0"/>
          <w:marRight w:val="0"/>
          <w:marTop w:val="0"/>
          <w:marBottom w:val="0"/>
          <w:divBdr>
            <w:top w:val="none" w:sz="0" w:space="0" w:color="auto"/>
            <w:left w:val="none" w:sz="0" w:space="0" w:color="auto"/>
            <w:bottom w:val="none" w:sz="0" w:space="0" w:color="auto"/>
            <w:right w:val="none" w:sz="0" w:space="0" w:color="auto"/>
          </w:divBdr>
        </w:div>
        <w:div w:id="1275594707">
          <w:marLeft w:val="0"/>
          <w:marRight w:val="0"/>
          <w:marTop w:val="0"/>
          <w:marBottom w:val="0"/>
          <w:divBdr>
            <w:top w:val="none" w:sz="0" w:space="0" w:color="auto"/>
            <w:left w:val="none" w:sz="0" w:space="0" w:color="auto"/>
            <w:bottom w:val="none" w:sz="0" w:space="0" w:color="auto"/>
            <w:right w:val="none" w:sz="0" w:space="0" w:color="auto"/>
          </w:divBdr>
        </w:div>
        <w:div w:id="904729264">
          <w:marLeft w:val="0"/>
          <w:marRight w:val="0"/>
          <w:marTop w:val="0"/>
          <w:marBottom w:val="0"/>
          <w:divBdr>
            <w:top w:val="none" w:sz="0" w:space="0" w:color="auto"/>
            <w:left w:val="none" w:sz="0" w:space="0" w:color="auto"/>
            <w:bottom w:val="none" w:sz="0" w:space="0" w:color="auto"/>
            <w:right w:val="none" w:sz="0" w:space="0" w:color="auto"/>
          </w:divBdr>
        </w:div>
        <w:div w:id="1847789544">
          <w:marLeft w:val="0"/>
          <w:marRight w:val="0"/>
          <w:marTop w:val="0"/>
          <w:marBottom w:val="0"/>
          <w:divBdr>
            <w:top w:val="none" w:sz="0" w:space="0" w:color="auto"/>
            <w:left w:val="none" w:sz="0" w:space="0" w:color="auto"/>
            <w:bottom w:val="none" w:sz="0" w:space="0" w:color="auto"/>
            <w:right w:val="none" w:sz="0" w:space="0" w:color="auto"/>
          </w:divBdr>
        </w:div>
        <w:div w:id="1484465332">
          <w:marLeft w:val="0"/>
          <w:marRight w:val="0"/>
          <w:marTop w:val="0"/>
          <w:marBottom w:val="0"/>
          <w:divBdr>
            <w:top w:val="none" w:sz="0" w:space="0" w:color="auto"/>
            <w:left w:val="none" w:sz="0" w:space="0" w:color="auto"/>
            <w:bottom w:val="none" w:sz="0" w:space="0" w:color="auto"/>
            <w:right w:val="none" w:sz="0" w:space="0" w:color="auto"/>
          </w:divBdr>
        </w:div>
        <w:div w:id="574358135">
          <w:marLeft w:val="0"/>
          <w:marRight w:val="0"/>
          <w:marTop w:val="0"/>
          <w:marBottom w:val="0"/>
          <w:divBdr>
            <w:top w:val="none" w:sz="0" w:space="0" w:color="auto"/>
            <w:left w:val="none" w:sz="0" w:space="0" w:color="auto"/>
            <w:bottom w:val="none" w:sz="0" w:space="0" w:color="auto"/>
            <w:right w:val="none" w:sz="0" w:space="0" w:color="auto"/>
          </w:divBdr>
        </w:div>
        <w:div w:id="237521754">
          <w:marLeft w:val="0"/>
          <w:marRight w:val="0"/>
          <w:marTop w:val="0"/>
          <w:marBottom w:val="0"/>
          <w:divBdr>
            <w:top w:val="none" w:sz="0" w:space="0" w:color="auto"/>
            <w:left w:val="none" w:sz="0" w:space="0" w:color="auto"/>
            <w:bottom w:val="none" w:sz="0" w:space="0" w:color="auto"/>
            <w:right w:val="none" w:sz="0" w:space="0" w:color="auto"/>
          </w:divBdr>
        </w:div>
        <w:div w:id="1474450543">
          <w:marLeft w:val="0"/>
          <w:marRight w:val="0"/>
          <w:marTop w:val="0"/>
          <w:marBottom w:val="0"/>
          <w:divBdr>
            <w:top w:val="none" w:sz="0" w:space="0" w:color="auto"/>
            <w:left w:val="none" w:sz="0" w:space="0" w:color="auto"/>
            <w:bottom w:val="none" w:sz="0" w:space="0" w:color="auto"/>
            <w:right w:val="none" w:sz="0" w:space="0" w:color="auto"/>
          </w:divBdr>
        </w:div>
        <w:div w:id="1309897398">
          <w:marLeft w:val="0"/>
          <w:marRight w:val="0"/>
          <w:marTop w:val="0"/>
          <w:marBottom w:val="0"/>
          <w:divBdr>
            <w:top w:val="none" w:sz="0" w:space="0" w:color="auto"/>
            <w:left w:val="none" w:sz="0" w:space="0" w:color="auto"/>
            <w:bottom w:val="none" w:sz="0" w:space="0" w:color="auto"/>
            <w:right w:val="none" w:sz="0" w:space="0" w:color="auto"/>
          </w:divBdr>
        </w:div>
        <w:div w:id="1385520976">
          <w:marLeft w:val="0"/>
          <w:marRight w:val="0"/>
          <w:marTop w:val="0"/>
          <w:marBottom w:val="0"/>
          <w:divBdr>
            <w:top w:val="none" w:sz="0" w:space="0" w:color="auto"/>
            <w:left w:val="none" w:sz="0" w:space="0" w:color="auto"/>
            <w:bottom w:val="none" w:sz="0" w:space="0" w:color="auto"/>
            <w:right w:val="none" w:sz="0" w:space="0" w:color="auto"/>
          </w:divBdr>
        </w:div>
        <w:div w:id="669286179">
          <w:marLeft w:val="0"/>
          <w:marRight w:val="0"/>
          <w:marTop w:val="0"/>
          <w:marBottom w:val="0"/>
          <w:divBdr>
            <w:top w:val="none" w:sz="0" w:space="0" w:color="auto"/>
            <w:left w:val="none" w:sz="0" w:space="0" w:color="auto"/>
            <w:bottom w:val="none" w:sz="0" w:space="0" w:color="auto"/>
            <w:right w:val="none" w:sz="0" w:space="0" w:color="auto"/>
          </w:divBdr>
        </w:div>
        <w:div w:id="181089838">
          <w:marLeft w:val="0"/>
          <w:marRight w:val="0"/>
          <w:marTop w:val="0"/>
          <w:marBottom w:val="0"/>
          <w:divBdr>
            <w:top w:val="none" w:sz="0" w:space="0" w:color="auto"/>
            <w:left w:val="none" w:sz="0" w:space="0" w:color="auto"/>
            <w:bottom w:val="none" w:sz="0" w:space="0" w:color="auto"/>
            <w:right w:val="none" w:sz="0" w:space="0" w:color="auto"/>
          </w:divBdr>
        </w:div>
        <w:div w:id="394162222">
          <w:marLeft w:val="0"/>
          <w:marRight w:val="0"/>
          <w:marTop w:val="0"/>
          <w:marBottom w:val="0"/>
          <w:divBdr>
            <w:top w:val="none" w:sz="0" w:space="0" w:color="auto"/>
            <w:left w:val="none" w:sz="0" w:space="0" w:color="auto"/>
            <w:bottom w:val="none" w:sz="0" w:space="0" w:color="auto"/>
            <w:right w:val="none" w:sz="0" w:space="0" w:color="auto"/>
          </w:divBdr>
        </w:div>
        <w:div w:id="1035888973">
          <w:marLeft w:val="0"/>
          <w:marRight w:val="0"/>
          <w:marTop w:val="0"/>
          <w:marBottom w:val="0"/>
          <w:divBdr>
            <w:top w:val="none" w:sz="0" w:space="0" w:color="auto"/>
            <w:left w:val="none" w:sz="0" w:space="0" w:color="auto"/>
            <w:bottom w:val="none" w:sz="0" w:space="0" w:color="auto"/>
            <w:right w:val="none" w:sz="0" w:space="0" w:color="auto"/>
          </w:divBdr>
        </w:div>
        <w:div w:id="1667127369">
          <w:marLeft w:val="0"/>
          <w:marRight w:val="0"/>
          <w:marTop w:val="0"/>
          <w:marBottom w:val="0"/>
          <w:divBdr>
            <w:top w:val="none" w:sz="0" w:space="0" w:color="auto"/>
            <w:left w:val="none" w:sz="0" w:space="0" w:color="auto"/>
            <w:bottom w:val="none" w:sz="0" w:space="0" w:color="auto"/>
            <w:right w:val="none" w:sz="0" w:space="0" w:color="auto"/>
          </w:divBdr>
        </w:div>
        <w:div w:id="263803723">
          <w:marLeft w:val="0"/>
          <w:marRight w:val="0"/>
          <w:marTop w:val="0"/>
          <w:marBottom w:val="0"/>
          <w:divBdr>
            <w:top w:val="none" w:sz="0" w:space="0" w:color="auto"/>
            <w:left w:val="none" w:sz="0" w:space="0" w:color="auto"/>
            <w:bottom w:val="none" w:sz="0" w:space="0" w:color="auto"/>
            <w:right w:val="none" w:sz="0" w:space="0" w:color="auto"/>
          </w:divBdr>
        </w:div>
        <w:div w:id="229535217">
          <w:marLeft w:val="0"/>
          <w:marRight w:val="0"/>
          <w:marTop w:val="0"/>
          <w:marBottom w:val="0"/>
          <w:divBdr>
            <w:top w:val="none" w:sz="0" w:space="0" w:color="auto"/>
            <w:left w:val="none" w:sz="0" w:space="0" w:color="auto"/>
            <w:bottom w:val="none" w:sz="0" w:space="0" w:color="auto"/>
            <w:right w:val="none" w:sz="0" w:space="0" w:color="auto"/>
          </w:divBdr>
        </w:div>
        <w:div w:id="1898320658">
          <w:marLeft w:val="0"/>
          <w:marRight w:val="0"/>
          <w:marTop w:val="0"/>
          <w:marBottom w:val="0"/>
          <w:divBdr>
            <w:top w:val="none" w:sz="0" w:space="0" w:color="auto"/>
            <w:left w:val="none" w:sz="0" w:space="0" w:color="auto"/>
            <w:bottom w:val="none" w:sz="0" w:space="0" w:color="auto"/>
            <w:right w:val="none" w:sz="0" w:space="0" w:color="auto"/>
          </w:divBdr>
        </w:div>
        <w:div w:id="416097986">
          <w:marLeft w:val="0"/>
          <w:marRight w:val="0"/>
          <w:marTop w:val="0"/>
          <w:marBottom w:val="0"/>
          <w:divBdr>
            <w:top w:val="none" w:sz="0" w:space="0" w:color="auto"/>
            <w:left w:val="none" w:sz="0" w:space="0" w:color="auto"/>
            <w:bottom w:val="none" w:sz="0" w:space="0" w:color="auto"/>
            <w:right w:val="none" w:sz="0" w:space="0" w:color="auto"/>
          </w:divBdr>
        </w:div>
        <w:div w:id="1052671">
          <w:marLeft w:val="0"/>
          <w:marRight w:val="0"/>
          <w:marTop w:val="0"/>
          <w:marBottom w:val="0"/>
          <w:divBdr>
            <w:top w:val="none" w:sz="0" w:space="0" w:color="auto"/>
            <w:left w:val="none" w:sz="0" w:space="0" w:color="auto"/>
            <w:bottom w:val="none" w:sz="0" w:space="0" w:color="auto"/>
            <w:right w:val="none" w:sz="0" w:space="0" w:color="auto"/>
          </w:divBdr>
        </w:div>
        <w:div w:id="1024595514">
          <w:marLeft w:val="0"/>
          <w:marRight w:val="0"/>
          <w:marTop w:val="0"/>
          <w:marBottom w:val="0"/>
          <w:divBdr>
            <w:top w:val="none" w:sz="0" w:space="0" w:color="auto"/>
            <w:left w:val="none" w:sz="0" w:space="0" w:color="auto"/>
            <w:bottom w:val="none" w:sz="0" w:space="0" w:color="auto"/>
            <w:right w:val="none" w:sz="0" w:space="0" w:color="auto"/>
          </w:divBdr>
        </w:div>
        <w:div w:id="879126688">
          <w:marLeft w:val="0"/>
          <w:marRight w:val="0"/>
          <w:marTop w:val="0"/>
          <w:marBottom w:val="0"/>
          <w:divBdr>
            <w:top w:val="none" w:sz="0" w:space="0" w:color="auto"/>
            <w:left w:val="none" w:sz="0" w:space="0" w:color="auto"/>
            <w:bottom w:val="none" w:sz="0" w:space="0" w:color="auto"/>
            <w:right w:val="none" w:sz="0" w:space="0" w:color="auto"/>
          </w:divBdr>
        </w:div>
        <w:div w:id="1585531728">
          <w:marLeft w:val="0"/>
          <w:marRight w:val="0"/>
          <w:marTop w:val="0"/>
          <w:marBottom w:val="0"/>
          <w:divBdr>
            <w:top w:val="none" w:sz="0" w:space="0" w:color="auto"/>
            <w:left w:val="none" w:sz="0" w:space="0" w:color="auto"/>
            <w:bottom w:val="none" w:sz="0" w:space="0" w:color="auto"/>
            <w:right w:val="none" w:sz="0" w:space="0" w:color="auto"/>
          </w:divBdr>
        </w:div>
        <w:div w:id="1298683806">
          <w:marLeft w:val="0"/>
          <w:marRight w:val="0"/>
          <w:marTop w:val="0"/>
          <w:marBottom w:val="0"/>
          <w:divBdr>
            <w:top w:val="none" w:sz="0" w:space="0" w:color="auto"/>
            <w:left w:val="none" w:sz="0" w:space="0" w:color="auto"/>
            <w:bottom w:val="none" w:sz="0" w:space="0" w:color="auto"/>
            <w:right w:val="none" w:sz="0" w:space="0" w:color="auto"/>
          </w:divBdr>
        </w:div>
        <w:div w:id="1524511387">
          <w:marLeft w:val="0"/>
          <w:marRight w:val="0"/>
          <w:marTop w:val="0"/>
          <w:marBottom w:val="0"/>
          <w:divBdr>
            <w:top w:val="none" w:sz="0" w:space="0" w:color="auto"/>
            <w:left w:val="none" w:sz="0" w:space="0" w:color="auto"/>
            <w:bottom w:val="none" w:sz="0" w:space="0" w:color="auto"/>
            <w:right w:val="none" w:sz="0" w:space="0" w:color="auto"/>
          </w:divBdr>
        </w:div>
        <w:div w:id="1518571">
          <w:marLeft w:val="0"/>
          <w:marRight w:val="0"/>
          <w:marTop w:val="0"/>
          <w:marBottom w:val="0"/>
          <w:divBdr>
            <w:top w:val="none" w:sz="0" w:space="0" w:color="auto"/>
            <w:left w:val="none" w:sz="0" w:space="0" w:color="auto"/>
            <w:bottom w:val="none" w:sz="0" w:space="0" w:color="auto"/>
            <w:right w:val="none" w:sz="0" w:space="0" w:color="auto"/>
          </w:divBdr>
        </w:div>
        <w:div w:id="1969776856">
          <w:marLeft w:val="0"/>
          <w:marRight w:val="0"/>
          <w:marTop w:val="0"/>
          <w:marBottom w:val="0"/>
          <w:divBdr>
            <w:top w:val="none" w:sz="0" w:space="0" w:color="auto"/>
            <w:left w:val="none" w:sz="0" w:space="0" w:color="auto"/>
            <w:bottom w:val="none" w:sz="0" w:space="0" w:color="auto"/>
            <w:right w:val="none" w:sz="0" w:space="0" w:color="auto"/>
          </w:divBdr>
        </w:div>
        <w:div w:id="1131943732">
          <w:marLeft w:val="0"/>
          <w:marRight w:val="0"/>
          <w:marTop w:val="0"/>
          <w:marBottom w:val="0"/>
          <w:divBdr>
            <w:top w:val="none" w:sz="0" w:space="0" w:color="auto"/>
            <w:left w:val="none" w:sz="0" w:space="0" w:color="auto"/>
            <w:bottom w:val="none" w:sz="0" w:space="0" w:color="auto"/>
            <w:right w:val="none" w:sz="0" w:space="0" w:color="auto"/>
          </w:divBdr>
        </w:div>
        <w:div w:id="910237960">
          <w:marLeft w:val="0"/>
          <w:marRight w:val="0"/>
          <w:marTop w:val="0"/>
          <w:marBottom w:val="0"/>
          <w:divBdr>
            <w:top w:val="none" w:sz="0" w:space="0" w:color="auto"/>
            <w:left w:val="none" w:sz="0" w:space="0" w:color="auto"/>
            <w:bottom w:val="none" w:sz="0" w:space="0" w:color="auto"/>
            <w:right w:val="none" w:sz="0" w:space="0" w:color="auto"/>
          </w:divBdr>
        </w:div>
        <w:div w:id="1276789871">
          <w:marLeft w:val="0"/>
          <w:marRight w:val="0"/>
          <w:marTop w:val="0"/>
          <w:marBottom w:val="0"/>
          <w:divBdr>
            <w:top w:val="none" w:sz="0" w:space="0" w:color="auto"/>
            <w:left w:val="none" w:sz="0" w:space="0" w:color="auto"/>
            <w:bottom w:val="none" w:sz="0" w:space="0" w:color="auto"/>
            <w:right w:val="none" w:sz="0" w:space="0" w:color="auto"/>
          </w:divBdr>
        </w:div>
        <w:div w:id="1805123942">
          <w:marLeft w:val="0"/>
          <w:marRight w:val="0"/>
          <w:marTop w:val="0"/>
          <w:marBottom w:val="0"/>
          <w:divBdr>
            <w:top w:val="none" w:sz="0" w:space="0" w:color="auto"/>
            <w:left w:val="none" w:sz="0" w:space="0" w:color="auto"/>
            <w:bottom w:val="none" w:sz="0" w:space="0" w:color="auto"/>
            <w:right w:val="none" w:sz="0" w:space="0" w:color="auto"/>
          </w:divBdr>
        </w:div>
        <w:div w:id="899706055">
          <w:marLeft w:val="0"/>
          <w:marRight w:val="0"/>
          <w:marTop w:val="0"/>
          <w:marBottom w:val="0"/>
          <w:divBdr>
            <w:top w:val="none" w:sz="0" w:space="0" w:color="auto"/>
            <w:left w:val="none" w:sz="0" w:space="0" w:color="auto"/>
            <w:bottom w:val="none" w:sz="0" w:space="0" w:color="auto"/>
            <w:right w:val="none" w:sz="0" w:space="0" w:color="auto"/>
          </w:divBdr>
        </w:div>
        <w:div w:id="1045103600">
          <w:marLeft w:val="0"/>
          <w:marRight w:val="0"/>
          <w:marTop w:val="0"/>
          <w:marBottom w:val="0"/>
          <w:divBdr>
            <w:top w:val="none" w:sz="0" w:space="0" w:color="auto"/>
            <w:left w:val="none" w:sz="0" w:space="0" w:color="auto"/>
            <w:bottom w:val="none" w:sz="0" w:space="0" w:color="auto"/>
            <w:right w:val="none" w:sz="0" w:space="0" w:color="auto"/>
          </w:divBdr>
        </w:div>
        <w:div w:id="229535097">
          <w:marLeft w:val="0"/>
          <w:marRight w:val="0"/>
          <w:marTop w:val="0"/>
          <w:marBottom w:val="0"/>
          <w:divBdr>
            <w:top w:val="none" w:sz="0" w:space="0" w:color="auto"/>
            <w:left w:val="none" w:sz="0" w:space="0" w:color="auto"/>
            <w:bottom w:val="none" w:sz="0" w:space="0" w:color="auto"/>
            <w:right w:val="none" w:sz="0" w:space="0" w:color="auto"/>
          </w:divBdr>
        </w:div>
        <w:div w:id="1349870759">
          <w:marLeft w:val="0"/>
          <w:marRight w:val="0"/>
          <w:marTop w:val="0"/>
          <w:marBottom w:val="0"/>
          <w:divBdr>
            <w:top w:val="none" w:sz="0" w:space="0" w:color="auto"/>
            <w:left w:val="none" w:sz="0" w:space="0" w:color="auto"/>
            <w:bottom w:val="none" w:sz="0" w:space="0" w:color="auto"/>
            <w:right w:val="none" w:sz="0" w:space="0" w:color="auto"/>
          </w:divBdr>
        </w:div>
        <w:div w:id="96678540">
          <w:marLeft w:val="0"/>
          <w:marRight w:val="0"/>
          <w:marTop w:val="0"/>
          <w:marBottom w:val="0"/>
          <w:divBdr>
            <w:top w:val="none" w:sz="0" w:space="0" w:color="auto"/>
            <w:left w:val="none" w:sz="0" w:space="0" w:color="auto"/>
            <w:bottom w:val="none" w:sz="0" w:space="0" w:color="auto"/>
            <w:right w:val="none" w:sz="0" w:space="0" w:color="auto"/>
          </w:divBdr>
        </w:div>
        <w:div w:id="725180453">
          <w:marLeft w:val="0"/>
          <w:marRight w:val="0"/>
          <w:marTop w:val="0"/>
          <w:marBottom w:val="0"/>
          <w:divBdr>
            <w:top w:val="none" w:sz="0" w:space="0" w:color="auto"/>
            <w:left w:val="none" w:sz="0" w:space="0" w:color="auto"/>
            <w:bottom w:val="none" w:sz="0" w:space="0" w:color="auto"/>
            <w:right w:val="none" w:sz="0" w:space="0" w:color="auto"/>
          </w:divBdr>
        </w:div>
        <w:div w:id="190608480">
          <w:marLeft w:val="0"/>
          <w:marRight w:val="0"/>
          <w:marTop w:val="0"/>
          <w:marBottom w:val="0"/>
          <w:divBdr>
            <w:top w:val="none" w:sz="0" w:space="0" w:color="auto"/>
            <w:left w:val="none" w:sz="0" w:space="0" w:color="auto"/>
            <w:bottom w:val="none" w:sz="0" w:space="0" w:color="auto"/>
            <w:right w:val="none" w:sz="0" w:space="0" w:color="auto"/>
          </w:divBdr>
        </w:div>
        <w:div w:id="1140079185">
          <w:marLeft w:val="0"/>
          <w:marRight w:val="0"/>
          <w:marTop w:val="0"/>
          <w:marBottom w:val="0"/>
          <w:divBdr>
            <w:top w:val="none" w:sz="0" w:space="0" w:color="auto"/>
            <w:left w:val="none" w:sz="0" w:space="0" w:color="auto"/>
            <w:bottom w:val="none" w:sz="0" w:space="0" w:color="auto"/>
            <w:right w:val="none" w:sz="0" w:space="0" w:color="auto"/>
          </w:divBdr>
        </w:div>
        <w:div w:id="1568956390">
          <w:marLeft w:val="0"/>
          <w:marRight w:val="0"/>
          <w:marTop w:val="0"/>
          <w:marBottom w:val="0"/>
          <w:divBdr>
            <w:top w:val="none" w:sz="0" w:space="0" w:color="auto"/>
            <w:left w:val="none" w:sz="0" w:space="0" w:color="auto"/>
            <w:bottom w:val="none" w:sz="0" w:space="0" w:color="auto"/>
            <w:right w:val="none" w:sz="0" w:space="0" w:color="auto"/>
          </w:divBdr>
        </w:div>
        <w:div w:id="382219933">
          <w:marLeft w:val="0"/>
          <w:marRight w:val="0"/>
          <w:marTop w:val="0"/>
          <w:marBottom w:val="0"/>
          <w:divBdr>
            <w:top w:val="none" w:sz="0" w:space="0" w:color="auto"/>
            <w:left w:val="none" w:sz="0" w:space="0" w:color="auto"/>
            <w:bottom w:val="none" w:sz="0" w:space="0" w:color="auto"/>
            <w:right w:val="none" w:sz="0" w:space="0" w:color="auto"/>
          </w:divBdr>
        </w:div>
        <w:div w:id="1270042390">
          <w:marLeft w:val="0"/>
          <w:marRight w:val="0"/>
          <w:marTop w:val="0"/>
          <w:marBottom w:val="0"/>
          <w:divBdr>
            <w:top w:val="none" w:sz="0" w:space="0" w:color="auto"/>
            <w:left w:val="none" w:sz="0" w:space="0" w:color="auto"/>
            <w:bottom w:val="none" w:sz="0" w:space="0" w:color="auto"/>
            <w:right w:val="none" w:sz="0" w:space="0" w:color="auto"/>
          </w:divBdr>
        </w:div>
        <w:div w:id="645210881">
          <w:marLeft w:val="0"/>
          <w:marRight w:val="0"/>
          <w:marTop w:val="0"/>
          <w:marBottom w:val="0"/>
          <w:divBdr>
            <w:top w:val="none" w:sz="0" w:space="0" w:color="auto"/>
            <w:left w:val="none" w:sz="0" w:space="0" w:color="auto"/>
            <w:bottom w:val="none" w:sz="0" w:space="0" w:color="auto"/>
            <w:right w:val="none" w:sz="0" w:space="0" w:color="auto"/>
          </w:divBdr>
        </w:div>
        <w:div w:id="1730572791">
          <w:marLeft w:val="0"/>
          <w:marRight w:val="0"/>
          <w:marTop w:val="0"/>
          <w:marBottom w:val="0"/>
          <w:divBdr>
            <w:top w:val="none" w:sz="0" w:space="0" w:color="auto"/>
            <w:left w:val="none" w:sz="0" w:space="0" w:color="auto"/>
            <w:bottom w:val="none" w:sz="0" w:space="0" w:color="auto"/>
            <w:right w:val="none" w:sz="0" w:space="0" w:color="auto"/>
          </w:divBdr>
        </w:div>
        <w:div w:id="749158632">
          <w:marLeft w:val="0"/>
          <w:marRight w:val="0"/>
          <w:marTop w:val="0"/>
          <w:marBottom w:val="0"/>
          <w:divBdr>
            <w:top w:val="none" w:sz="0" w:space="0" w:color="auto"/>
            <w:left w:val="none" w:sz="0" w:space="0" w:color="auto"/>
            <w:bottom w:val="none" w:sz="0" w:space="0" w:color="auto"/>
            <w:right w:val="none" w:sz="0" w:space="0" w:color="auto"/>
          </w:divBdr>
        </w:div>
        <w:div w:id="530652805">
          <w:marLeft w:val="0"/>
          <w:marRight w:val="0"/>
          <w:marTop w:val="0"/>
          <w:marBottom w:val="0"/>
          <w:divBdr>
            <w:top w:val="none" w:sz="0" w:space="0" w:color="auto"/>
            <w:left w:val="none" w:sz="0" w:space="0" w:color="auto"/>
            <w:bottom w:val="none" w:sz="0" w:space="0" w:color="auto"/>
            <w:right w:val="none" w:sz="0" w:space="0" w:color="auto"/>
          </w:divBdr>
        </w:div>
        <w:div w:id="1626039264">
          <w:marLeft w:val="0"/>
          <w:marRight w:val="0"/>
          <w:marTop w:val="0"/>
          <w:marBottom w:val="0"/>
          <w:divBdr>
            <w:top w:val="none" w:sz="0" w:space="0" w:color="auto"/>
            <w:left w:val="none" w:sz="0" w:space="0" w:color="auto"/>
            <w:bottom w:val="none" w:sz="0" w:space="0" w:color="auto"/>
            <w:right w:val="none" w:sz="0" w:space="0" w:color="auto"/>
          </w:divBdr>
        </w:div>
        <w:div w:id="735663916">
          <w:marLeft w:val="0"/>
          <w:marRight w:val="0"/>
          <w:marTop w:val="0"/>
          <w:marBottom w:val="0"/>
          <w:divBdr>
            <w:top w:val="none" w:sz="0" w:space="0" w:color="auto"/>
            <w:left w:val="none" w:sz="0" w:space="0" w:color="auto"/>
            <w:bottom w:val="none" w:sz="0" w:space="0" w:color="auto"/>
            <w:right w:val="none" w:sz="0" w:space="0" w:color="auto"/>
          </w:divBdr>
        </w:div>
        <w:div w:id="1566062565">
          <w:marLeft w:val="0"/>
          <w:marRight w:val="0"/>
          <w:marTop w:val="0"/>
          <w:marBottom w:val="0"/>
          <w:divBdr>
            <w:top w:val="none" w:sz="0" w:space="0" w:color="auto"/>
            <w:left w:val="none" w:sz="0" w:space="0" w:color="auto"/>
            <w:bottom w:val="none" w:sz="0" w:space="0" w:color="auto"/>
            <w:right w:val="none" w:sz="0" w:space="0" w:color="auto"/>
          </w:divBdr>
        </w:div>
        <w:div w:id="1537817228">
          <w:marLeft w:val="0"/>
          <w:marRight w:val="0"/>
          <w:marTop w:val="0"/>
          <w:marBottom w:val="0"/>
          <w:divBdr>
            <w:top w:val="none" w:sz="0" w:space="0" w:color="auto"/>
            <w:left w:val="none" w:sz="0" w:space="0" w:color="auto"/>
            <w:bottom w:val="none" w:sz="0" w:space="0" w:color="auto"/>
            <w:right w:val="none" w:sz="0" w:space="0" w:color="auto"/>
          </w:divBdr>
        </w:div>
        <w:div w:id="711349598">
          <w:marLeft w:val="0"/>
          <w:marRight w:val="0"/>
          <w:marTop w:val="0"/>
          <w:marBottom w:val="0"/>
          <w:divBdr>
            <w:top w:val="none" w:sz="0" w:space="0" w:color="auto"/>
            <w:left w:val="none" w:sz="0" w:space="0" w:color="auto"/>
            <w:bottom w:val="none" w:sz="0" w:space="0" w:color="auto"/>
            <w:right w:val="none" w:sz="0" w:space="0" w:color="auto"/>
          </w:divBdr>
        </w:div>
        <w:div w:id="564337746">
          <w:marLeft w:val="0"/>
          <w:marRight w:val="0"/>
          <w:marTop w:val="0"/>
          <w:marBottom w:val="0"/>
          <w:divBdr>
            <w:top w:val="none" w:sz="0" w:space="0" w:color="auto"/>
            <w:left w:val="none" w:sz="0" w:space="0" w:color="auto"/>
            <w:bottom w:val="none" w:sz="0" w:space="0" w:color="auto"/>
            <w:right w:val="none" w:sz="0" w:space="0" w:color="auto"/>
          </w:divBdr>
        </w:div>
        <w:div w:id="3946235">
          <w:marLeft w:val="0"/>
          <w:marRight w:val="0"/>
          <w:marTop w:val="0"/>
          <w:marBottom w:val="0"/>
          <w:divBdr>
            <w:top w:val="none" w:sz="0" w:space="0" w:color="auto"/>
            <w:left w:val="none" w:sz="0" w:space="0" w:color="auto"/>
            <w:bottom w:val="none" w:sz="0" w:space="0" w:color="auto"/>
            <w:right w:val="none" w:sz="0" w:space="0" w:color="auto"/>
          </w:divBdr>
        </w:div>
        <w:div w:id="1664359989">
          <w:marLeft w:val="0"/>
          <w:marRight w:val="0"/>
          <w:marTop w:val="0"/>
          <w:marBottom w:val="0"/>
          <w:divBdr>
            <w:top w:val="none" w:sz="0" w:space="0" w:color="auto"/>
            <w:left w:val="none" w:sz="0" w:space="0" w:color="auto"/>
            <w:bottom w:val="none" w:sz="0" w:space="0" w:color="auto"/>
            <w:right w:val="none" w:sz="0" w:space="0" w:color="auto"/>
          </w:divBdr>
        </w:div>
        <w:div w:id="1951933049">
          <w:marLeft w:val="0"/>
          <w:marRight w:val="0"/>
          <w:marTop w:val="0"/>
          <w:marBottom w:val="0"/>
          <w:divBdr>
            <w:top w:val="none" w:sz="0" w:space="0" w:color="auto"/>
            <w:left w:val="none" w:sz="0" w:space="0" w:color="auto"/>
            <w:bottom w:val="none" w:sz="0" w:space="0" w:color="auto"/>
            <w:right w:val="none" w:sz="0" w:space="0" w:color="auto"/>
          </w:divBdr>
        </w:div>
        <w:div w:id="195123659">
          <w:marLeft w:val="0"/>
          <w:marRight w:val="0"/>
          <w:marTop w:val="0"/>
          <w:marBottom w:val="0"/>
          <w:divBdr>
            <w:top w:val="none" w:sz="0" w:space="0" w:color="auto"/>
            <w:left w:val="none" w:sz="0" w:space="0" w:color="auto"/>
            <w:bottom w:val="none" w:sz="0" w:space="0" w:color="auto"/>
            <w:right w:val="none" w:sz="0" w:space="0" w:color="auto"/>
          </w:divBdr>
        </w:div>
        <w:div w:id="1560019963">
          <w:marLeft w:val="0"/>
          <w:marRight w:val="0"/>
          <w:marTop w:val="0"/>
          <w:marBottom w:val="0"/>
          <w:divBdr>
            <w:top w:val="none" w:sz="0" w:space="0" w:color="auto"/>
            <w:left w:val="none" w:sz="0" w:space="0" w:color="auto"/>
            <w:bottom w:val="none" w:sz="0" w:space="0" w:color="auto"/>
            <w:right w:val="none" w:sz="0" w:space="0" w:color="auto"/>
          </w:divBdr>
        </w:div>
        <w:div w:id="736395261">
          <w:marLeft w:val="0"/>
          <w:marRight w:val="0"/>
          <w:marTop w:val="0"/>
          <w:marBottom w:val="0"/>
          <w:divBdr>
            <w:top w:val="none" w:sz="0" w:space="0" w:color="auto"/>
            <w:left w:val="none" w:sz="0" w:space="0" w:color="auto"/>
            <w:bottom w:val="none" w:sz="0" w:space="0" w:color="auto"/>
            <w:right w:val="none" w:sz="0" w:space="0" w:color="auto"/>
          </w:divBdr>
        </w:div>
        <w:div w:id="1120106758">
          <w:marLeft w:val="0"/>
          <w:marRight w:val="0"/>
          <w:marTop w:val="0"/>
          <w:marBottom w:val="0"/>
          <w:divBdr>
            <w:top w:val="none" w:sz="0" w:space="0" w:color="auto"/>
            <w:left w:val="none" w:sz="0" w:space="0" w:color="auto"/>
            <w:bottom w:val="none" w:sz="0" w:space="0" w:color="auto"/>
            <w:right w:val="none" w:sz="0" w:space="0" w:color="auto"/>
          </w:divBdr>
        </w:div>
        <w:div w:id="395126661">
          <w:marLeft w:val="0"/>
          <w:marRight w:val="0"/>
          <w:marTop w:val="0"/>
          <w:marBottom w:val="0"/>
          <w:divBdr>
            <w:top w:val="none" w:sz="0" w:space="0" w:color="auto"/>
            <w:left w:val="none" w:sz="0" w:space="0" w:color="auto"/>
            <w:bottom w:val="none" w:sz="0" w:space="0" w:color="auto"/>
            <w:right w:val="none" w:sz="0" w:space="0" w:color="auto"/>
          </w:divBdr>
        </w:div>
        <w:div w:id="567688756">
          <w:marLeft w:val="0"/>
          <w:marRight w:val="0"/>
          <w:marTop w:val="0"/>
          <w:marBottom w:val="0"/>
          <w:divBdr>
            <w:top w:val="none" w:sz="0" w:space="0" w:color="auto"/>
            <w:left w:val="none" w:sz="0" w:space="0" w:color="auto"/>
            <w:bottom w:val="none" w:sz="0" w:space="0" w:color="auto"/>
            <w:right w:val="none" w:sz="0" w:space="0" w:color="auto"/>
          </w:divBdr>
        </w:div>
        <w:div w:id="1773166296">
          <w:marLeft w:val="0"/>
          <w:marRight w:val="0"/>
          <w:marTop w:val="0"/>
          <w:marBottom w:val="0"/>
          <w:divBdr>
            <w:top w:val="none" w:sz="0" w:space="0" w:color="auto"/>
            <w:left w:val="none" w:sz="0" w:space="0" w:color="auto"/>
            <w:bottom w:val="none" w:sz="0" w:space="0" w:color="auto"/>
            <w:right w:val="none" w:sz="0" w:space="0" w:color="auto"/>
          </w:divBdr>
        </w:div>
        <w:div w:id="888685147">
          <w:marLeft w:val="0"/>
          <w:marRight w:val="0"/>
          <w:marTop w:val="0"/>
          <w:marBottom w:val="0"/>
          <w:divBdr>
            <w:top w:val="none" w:sz="0" w:space="0" w:color="auto"/>
            <w:left w:val="none" w:sz="0" w:space="0" w:color="auto"/>
            <w:bottom w:val="none" w:sz="0" w:space="0" w:color="auto"/>
            <w:right w:val="none" w:sz="0" w:space="0" w:color="auto"/>
          </w:divBdr>
        </w:div>
        <w:div w:id="724715113">
          <w:marLeft w:val="0"/>
          <w:marRight w:val="0"/>
          <w:marTop w:val="0"/>
          <w:marBottom w:val="0"/>
          <w:divBdr>
            <w:top w:val="none" w:sz="0" w:space="0" w:color="auto"/>
            <w:left w:val="none" w:sz="0" w:space="0" w:color="auto"/>
            <w:bottom w:val="none" w:sz="0" w:space="0" w:color="auto"/>
            <w:right w:val="none" w:sz="0" w:space="0" w:color="auto"/>
          </w:divBdr>
        </w:div>
        <w:div w:id="1476023107">
          <w:marLeft w:val="0"/>
          <w:marRight w:val="0"/>
          <w:marTop w:val="0"/>
          <w:marBottom w:val="0"/>
          <w:divBdr>
            <w:top w:val="none" w:sz="0" w:space="0" w:color="auto"/>
            <w:left w:val="none" w:sz="0" w:space="0" w:color="auto"/>
            <w:bottom w:val="none" w:sz="0" w:space="0" w:color="auto"/>
            <w:right w:val="none" w:sz="0" w:space="0" w:color="auto"/>
          </w:divBdr>
        </w:div>
        <w:div w:id="1555192803">
          <w:marLeft w:val="0"/>
          <w:marRight w:val="0"/>
          <w:marTop w:val="0"/>
          <w:marBottom w:val="0"/>
          <w:divBdr>
            <w:top w:val="none" w:sz="0" w:space="0" w:color="auto"/>
            <w:left w:val="none" w:sz="0" w:space="0" w:color="auto"/>
            <w:bottom w:val="none" w:sz="0" w:space="0" w:color="auto"/>
            <w:right w:val="none" w:sz="0" w:space="0" w:color="auto"/>
          </w:divBdr>
        </w:div>
        <w:div w:id="1022393857">
          <w:marLeft w:val="0"/>
          <w:marRight w:val="0"/>
          <w:marTop w:val="0"/>
          <w:marBottom w:val="0"/>
          <w:divBdr>
            <w:top w:val="none" w:sz="0" w:space="0" w:color="auto"/>
            <w:left w:val="none" w:sz="0" w:space="0" w:color="auto"/>
            <w:bottom w:val="none" w:sz="0" w:space="0" w:color="auto"/>
            <w:right w:val="none" w:sz="0" w:space="0" w:color="auto"/>
          </w:divBdr>
        </w:div>
        <w:div w:id="403649013">
          <w:marLeft w:val="0"/>
          <w:marRight w:val="0"/>
          <w:marTop w:val="0"/>
          <w:marBottom w:val="0"/>
          <w:divBdr>
            <w:top w:val="none" w:sz="0" w:space="0" w:color="auto"/>
            <w:left w:val="none" w:sz="0" w:space="0" w:color="auto"/>
            <w:bottom w:val="none" w:sz="0" w:space="0" w:color="auto"/>
            <w:right w:val="none" w:sz="0" w:space="0" w:color="auto"/>
          </w:divBdr>
        </w:div>
        <w:div w:id="58958076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099645133">
          <w:marLeft w:val="0"/>
          <w:marRight w:val="0"/>
          <w:marTop w:val="0"/>
          <w:marBottom w:val="0"/>
          <w:divBdr>
            <w:top w:val="none" w:sz="0" w:space="0" w:color="auto"/>
            <w:left w:val="none" w:sz="0" w:space="0" w:color="auto"/>
            <w:bottom w:val="none" w:sz="0" w:space="0" w:color="auto"/>
            <w:right w:val="none" w:sz="0" w:space="0" w:color="auto"/>
          </w:divBdr>
        </w:div>
        <w:div w:id="306013998">
          <w:marLeft w:val="0"/>
          <w:marRight w:val="0"/>
          <w:marTop w:val="0"/>
          <w:marBottom w:val="0"/>
          <w:divBdr>
            <w:top w:val="none" w:sz="0" w:space="0" w:color="auto"/>
            <w:left w:val="none" w:sz="0" w:space="0" w:color="auto"/>
            <w:bottom w:val="none" w:sz="0" w:space="0" w:color="auto"/>
            <w:right w:val="none" w:sz="0" w:space="0" w:color="auto"/>
          </w:divBdr>
        </w:div>
        <w:div w:id="2107726672">
          <w:marLeft w:val="0"/>
          <w:marRight w:val="0"/>
          <w:marTop w:val="0"/>
          <w:marBottom w:val="0"/>
          <w:divBdr>
            <w:top w:val="none" w:sz="0" w:space="0" w:color="auto"/>
            <w:left w:val="none" w:sz="0" w:space="0" w:color="auto"/>
            <w:bottom w:val="none" w:sz="0" w:space="0" w:color="auto"/>
            <w:right w:val="none" w:sz="0" w:space="0" w:color="auto"/>
          </w:divBdr>
        </w:div>
        <w:div w:id="473565505">
          <w:marLeft w:val="0"/>
          <w:marRight w:val="0"/>
          <w:marTop w:val="0"/>
          <w:marBottom w:val="0"/>
          <w:divBdr>
            <w:top w:val="none" w:sz="0" w:space="0" w:color="auto"/>
            <w:left w:val="none" w:sz="0" w:space="0" w:color="auto"/>
            <w:bottom w:val="none" w:sz="0" w:space="0" w:color="auto"/>
            <w:right w:val="none" w:sz="0" w:space="0" w:color="auto"/>
          </w:divBdr>
        </w:div>
        <w:div w:id="459691173">
          <w:marLeft w:val="0"/>
          <w:marRight w:val="0"/>
          <w:marTop w:val="0"/>
          <w:marBottom w:val="0"/>
          <w:divBdr>
            <w:top w:val="none" w:sz="0" w:space="0" w:color="auto"/>
            <w:left w:val="none" w:sz="0" w:space="0" w:color="auto"/>
            <w:bottom w:val="none" w:sz="0" w:space="0" w:color="auto"/>
            <w:right w:val="none" w:sz="0" w:space="0" w:color="auto"/>
          </w:divBdr>
        </w:div>
        <w:div w:id="1287852575">
          <w:marLeft w:val="0"/>
          <w:marRight w:val="0"/>
          <w:marTop w:val="0"/>
          <w:marBottom w:val="0"/>
          <w:divBdr>
            <w:top w:val="none" w:sz="0" w:space="0" w:color="auto"/>
            <w:left w:val="none" w:sz="0" w:space="0" w:color="auto"/>
            <w:bottom w:val="none" w:sz="0" w:space="0" w:color="auto"/>
            <w:right w:val="none" w:sz="0" w:space="0" w:color="auto"/>
          </w:divBdr>
        </w:div>
        <w:div w:id="869757247">
          <w:marLeft w:val="0"/>
          <w:marRight w:val="0"/>
          <w:marTop w:val="0"/>
          <w:marBottom w:val="0"/>
          <w:divBdr>
            <w:top w:val="none" w:sz="0" w:space="0" w:color="auto"/>
            <w:left w:val="none" w:sz="0" w:space="0" w:color="auto"/>
            <w:bottom w:val="none" w:sz="0" w:space="0" w:color="auto"/>
            <w:right w:val="none" w:sz="0" w:space="0" w:color="auto"/>
          </w:divBdr>
        </w:div>
        <w:div w:id="563219438">
          <w:marLeft w:val="0"/>
          <w:marRight w:val="0"/>
          <w:marTop w:val="0"/>
          <w:marBottom w:val="0"/>
          <w:divBdr>
            <w:top w:val="none" w:sz="0" w:space="0" w:color="auto"/>
            <w:left w:val="none" w:sz="0" w:space="0" w:color="auto"/>
            <w:bottom w:val="none" w:sz="0" w:space="0" w:color="auto"/>
            <w:right w:val="none" w:sz="0" w:space="0" w:color="auto"/>
          </w:divBdr>
        </w:div>
        <w:div w:id="1191800879">
          <w:marLeft w:val="0"/>
          <w:marRight w:val="0"/>
          <w:marTop w:val="0"/>
          <w:marBottom w:val="0"/>
          <w:divBdr>
            <w:top w:val="none" w:sz="0" w:space="0" w:color="auto"/>
            <w:left w:val="none" w:sz="0" w:space="0" w:color="auto"/>
            <w:bottom w:val="none" w:sz="0" w:space="0" w:color="auto"/>
            <w:right w:val="none" w:sz="0" w:space="0" w:color="auto"/>
          </w:divBdr>
        </w:div>
        <w:div w:id="1635678257">
          <w:marLeft w:val="0"/>
          <w:marRight w:val="0"/>
          <w:marTop w:val="0"/>
          <w:marBottom w:val="0"/>
          <w:divBdr>
            <w:top w:val="none" w:sz="0" w:space="0" w:color="auto"/>
            <w:left w:val="none" w:sz="0" w:space="0" w:color="auto"/>
            <w:bottom w:val="none" w:sz="0" w:space="0" w:color="auto"/>
            <w:right w:val="none" w:sz="0" w:space="0" w:color="auto"/>
          </w:divBdr>
        </w:div>
        <w:div w:id="687562143">
          <w:marLeft w:val="0"/>
          <w:marRight w:val="0"/>
          <w:marTop w:val="0"/>
          <w:marBottom w:val="0"/>
          <w:divBdr>
            <w:top w:val="none" w:sz="0" w:space="0" w:color="auto"/>
            <w:left w:val="none" w:sz="0" w:space="0" w:color="auto"/>
            <w:bottom w:val="none" w:sz="0" w:space="0" w:color="auto"/>
            <w:right w:val="none" w:sz="0" w:space="0" w:color="auto"/>
          </w:divBdr>
        </w:div>
        <w:div w:id="977421422">
          <w:marLeft w:val="0"/>
          <w:marRight w:val="0"/>
          <w:marTop w:val="0"/>
          <w:marBottom w:val="0"/>
          <w:divBdr>
            <w:top w:val="none" w:sz="0" w:space="0" w:color="auto"/>
            <w:left w:val="none" w:sz="0" w:space="0" w:color="auto"/>
            <w:bottom w:val="none" w:sz="0" w:space="0" w:color="auto"/>
            <w:right w:val="none" w:sz="0" w:space="0" w:color="auto"/>
          </w:divBdr>
        </w:div>
        <w:div w:id="1227715681">
          <w:marLeft w:val="0"/>
          <w:marRight w:val="0"/>
          <w:marTop w:val="0"/>
          <w:marBottom w:val="0"/>
          <w:divBdr>
            <w:top w:val="none" w:sz="0" w:space="0" w:color="auto"/>
            <w:left w:val="none" w:sz="0" w:space="0" w:color="auto"/>
            <w:bottom w:val="none" w:sz="0" w:space="0" w:color="auto"/>
            <w:right w:val="none" w:sz="0" w:space="0" w:color="auto"/>
          </w:divBdr>
        </w:div>
        <w:div w:id="1673990757">
          <w:marLeft w:val="0"/>
          <w:marRight w:val="0"/>
          <w:marTop w:val="0"/>
          <w:marBottom w:val="0"/>
          <w:divBdr>
            <w:top w:val="none" w:sz="0" w:space="0" w:color="auto"/>
            <w:left w:val="none" w:sz="0" w:space="0" w:color="auto"/>
            <w:bottom w:val="none" w:sz="0" w:space="0" w:color="auto"/>
            <w:right w:val="none" w:sz="0" w:space="0" w:color="auto"/>
          </w:divBdr>
        </w:div>
        <w:div w:id="776946805">
          <w:marLeft w:val="0"/>
          <w:marRight w:val="0"/>
          <w:marTop w:val="0"/>
          <w:marBottom w:val="0"/>
          <w:divBdr>
            <w:top w:val="none" w:sz="0" w:space="0" w:color="auto"/>
            <w:left w:val="none" w:sz="0" w:space="0" w:color="auto"/>
            <w:bottom w:val="none" w:sz="0" w:space="0" w:color="auto"/>
            <w:right w:val="none" w:sz="0" w:space="0" w:color="auto"/>
          </w:divBdr>
        </w:div>
        <w:div w:id="1244803054">
          <w:marLeft w:val="0"/>
          <w:marRight w:val="0"/>
          <w:marTop w:val="0"/>
          <w:marBottom w:val="0"/>
          <w:divBdr>
            <w:top w:val="none" w:sz="0" w:space="0" w:color="auto"/>
            <w:left w:val="none" w:sz="0" w:space="0" w:color="auto"/>
            <w:bottom w:val="none" w:sz="0" w:space="0" w:color="auto"/>
            <w:right w:val="none" w:sz="0" w:space="0" w:color="auto"/>
          </w:divBdr>
        </w:div>
        <w:div w:id="1658800607">
          <w:marLeft w:val="0"/>
          <w:marRight w:val="0"/>
          <w:marTop w:val="0"/>
          <w:marBottom w:val="0"/>
          <w:divBdr>
            <w:top w:val="none" w:sz="0" w:space="0" w:color="auto"/>
            <w:left w:val="none" w:sz="0" w:space="0" w:color="auto"/>
            <w:bottom w:val="none" w:sz="0" w:space="0" w:color="auto"/>
            <w:right w:val="none" w:sz="0" w:space="0" w:color="auto"/>
          </w:divBdr>
        </w:div>
        <w:div w:id="357587127">
          <w:marLeft w:val="0"/>
          <w:marRight w:val="0"/>
          <w:marTop w:val="0"/>
          <w:marBottom w:val="0"/>
          <w:divBdr>
            <w:top w:val="none" w:sz="0" w:space="0" w:color="auto"/>
            <w:left w:val="none" w:sz="0" w:space="0" w:color="auto"/>
            <w:bottom w:val="none" w:sz="0" w:space="0" w:color="auto"/>
            <w:right w:val="none" w:sz="0" w:space="0" w:color="auto"/>
          </w:divBdr>
        </w:div>
        <w:div w:id="2013679328">
          <w:marLeft w:val="0"/>
          <w:marRight w:val="0"/>
          <w:marTop w:val="0"/>
          <w:marBottom w:val="0"/>
          <w:divBdr>
            <w:top w:val="none" w:sz="0" w:space="0" w:color="auto"/>
            <w:left w:val="none" w:sz="0" w:space="0" w:color="auto"/>
            <w:bottom w:val="none" w:sz="0" w:space="0" w:color="auto"/>
            <w:right w:val="none" w:sz="0" w:space="0" w:color="auto"/>
          </w:divBdr>
        </w:div>
        <w:div w:id="394784">
          <w:marLeft w:val="0"/>
          <w:marRight w:val="0"/>
          <w:marTop w:val="0"/>
          <w:marBottom w:val="0"/>
          <w:divBdr>
            <w:top w:val="none" w:sz="0" w:space="0" w:color="auto"/>
            <w:left w:val="none" w:sz="0" w:space="0" w:color="auto"/>
            <w:bottom w:val="none" w:sz="0" w:space="0" w:color="auto"/>
            <w:right w:val="none" w:sz="0" w:space="0" w:color="auto"/>
          </w:divBdr>
        </w:div>
        <w:div w:id="269512326">
          <w:marLeft w:val="0"/>
          <w:marRight w:val="0"/>
          <w:marTop w:val="0"/>
          <w:marBottom w:val="0"/>
          <w:divBdr>
            <w:top w:val="none" w:sz="0" w:space="0" w:color="auto"/>
            <w:left w:val="none" w:sz="0" w:space="0" w:color="auto"/>
            <w:bottom w:val="none" w:sz="0" w:space="0" w:color="auto"/>
            <w:right w:val="none" w:sz="0" w:space="0" w:color="auto"/>
          </w:divBdr>
        </w:div>
        <w:div w:id="943340736">
          <w:marLeft w:val="0"/>
          <w:marRight w:val="0"/>
          <w:marTop w:val="0"/>
          <w:marBottom w:val="0"/>
          <w:divBdr>
            <w:top w:val="none" w:sz="0" w:space="0" w:color="auto"/>
            <w:left w:val="none" w:sz="0" w:space="0" w:color="auto"/>
            <w:bottom w:val="none" w:sz="0" w:space="0" w:color="auto"/>
            <w:right w:val="none" w:sz="0" w:space="0" w:color="auto"/>
          </w:divBdr>
        </w:div>
        <w:div w:id="436876597">
          <w:marLeft w:val="0"/>
          <w:marRight w:val="0"/>
          <w:marTop w:val="0"/>
          <w:marBottom w:val="0"/>
          <w:divBdr>
            <w:top w:val="none" w:sz="0" w:space="0" w:color="auto"/>
            <w:left w:val="none" w:sz="0" w:space="0" w:color="auto"/>
            <w:bottom w:val="none" w:sz="0" w:space="0" w:color="auto"/>
            <w:right w:val="none" w:sz="0" w:space="0" w:color="auto"/>
          </w:divBdr>
        </w:div>
        <w:div w:id="1535117428">
          <w:marLeft w:val="0"/>
          <w:marRight w:val="0"/>
          <w:marTop w:val="0"/>
          <w:marBottom w:val="0"/>
          <w:divBdr>
            <w:top w:val="none" w:sz="0" w:space="0" w:color="auto"/>
            <w:left w:val="none" w:sz="0" w:space="0" w:color="auto"/>
            <w:bottom w:val="none" w:sz="0" w:space="0" w:color="auto"/>
            <w:right w:val="none" w:sz="0" w:space="0" w:color="auto"/>
          </w:divBdr>
        </w:div>
        <w:div w:id="1418208799">
          <w:marLeft w:val="0"/>
          <w:marRight w:val="0"/>
          <w:marTop w:val="0"/>
          <w:marBottom w:val="0"/>
          <w:divBdr>
            <w:top w:val="none" w:sz="0" w:space="0" w:color="auto"/>
            <w:left w:val="none" w:sz="0" w:space="0" w:color="auto"/>
            <w:bottom w:val="none" w:sz="0" w:space="0" w:color="auto"/>
            <w:right w:val="none" w:sz="0" w:space="0" w:color="auto"/>
          </w:divBdr>
        </w:div>
        <w:div w:id="2010020615">
          <w:marLeft w:val="0"/>
          <w:marRight w:val="0"/>
          <w:marTop w:val="0"/>
          <w:marBottom w:val="0"/>
          <w:divBdr>
            <w:top w:val="none" w:sz="0" w:space="0" w:color="auto"/>
            <w:left w:val="none" w:sz="0" w:space="0" w:color="auto"/>
            <w:bottom w:val="none" w:sz="0" w:space="0" w:color="auto"/>
            <w:right w:val="none" w:sz="0" w:space="0" w:color="auto"/>
          </w:divBdr>
        </w:div>
        <w:div w:id="1785542076">
          <w:marLeft w:val="0"/>
          <w:marRight w:val="0"/>
          <w:marTop w:val="0"/>
          <w:marBottom w:val="0"/>
          <w:divBdr>
            <w:top w:val="none" w:sz="0" w:space="0" w:color="auto"/>
            <w:left w:val="none" w:sz="0" w:space="0" w:color="auto"/>
            <w:bottom w:val="none" w:sz="0" w:space="0" w:color="auto"/>
            <w:right w:val="none" w:sz="0" w:space="0" w:color="auto"/>
          </w:divBdr>
        </w:div>
        <w:div w:id="279461444">
          <w:marLeft w:val="0"/>
          <w:marRight w:val="0"/>
          <w:marTop w:val="0"/>
          <w:marBottom w:val="0"/>
          <w:divBdr>
            <w:top w:val="none" w:sz="0" w:space="0" w:color="auto"/>
            <w:left w:val="none" w:sz="0" w:space="0" w:color="auto"/>
            <w:bottom w:val="none" w:sz="0" w:space="0" w:color="auto"/>
            <w:right w:val="none" w:sz="0" w:space="0" w:color="auto"/>
          </w:divBdr>
        </w:div>
        <w:div w:id="1582564691">
          <w:marLeft w:val="0"/>
          <w:marRight w:val="0"/>
          <w:marTop w:val="0"/>
          <w:marBottom w:val="0"/>
          <w:divBdr>
            <w:top w:val="none" w:sz="0" w:space="0" w:color="auto"/>
            <w:left w:val="none" w:sz="0" w:space="0" w:color="auto"/>
            <w:bottom w:val="none" w:sz="0" w:space="0" w:color="auto"/>
            <w:right w:val="none" w:sz="0" w:space="0" w:color="auto"/>
          </w:divBdr>
        </w:div>
        <w:div w:id="1514876012">
          <w:marLeft w:val="0"/>
          <w:marRight w:val="0"/>
          <w:marTop w:val="0"/>
          <w:marBottom w:val="0"/>
          <w:divBdr>
            <w:top w:val="none" w:sz="0" w:space="0" w:color="auto"/>
            <w:left w:val="none" w:sz="0" w:space="0" w:color="auto"/>
            <w:bottom w:val="none" w:sz="0" w:space="0" w:color="auto"/>
            <w:right w:val="none" w:sz="0" w:space="0" w:color="auto"/>
          </w:divBdr>
        </w:div>
        <w:div w:id="1317031299">
          <w:marLeft w:val="0"/>
          <w:marRight w:val="0"/>
          <w:marTop w:val="0"/>
          <w:marBottom w:val="0"/>
          <w:divBdr>
            <w:top w:val="none" w:sz="0" w:space="0" w:color="auto"/>
            <w:left w:val="none" w:sz="0" w:space="0" w:color="auto"/>
            <w:bottom w:val="none" w:sz="0" w:space="0" w:color="auto"/>
            <w:right w:val="none" w:sz="0" w:space="0" w:color="auto"/>
          </w:divBdr>
        </w:div>
        <w:div w:id="675889098">
          <w:marLeft w:val="0"/>
          <w:marRight w:val="0"/>
          <w:marTop w:val="0"/>
          <w:marBottom w:val="0"/>
          <w:divBdr>
            <w:top w:val="none" w:sz="0" w:space="0" w:color="auto"/>
            <w:left w:val="none" w:sz="0" w:space="0" w:color="auto"/>
            <w:bottom w:val="none" w:sz="0" w:space="0" w:color="auto"/>
            <w:right w:val="none" w:sz="0" w:space="0" w:color="auto"/>
          </w:divBdr>
        </w:div>
        <w:div w:id="1405687103">
          <w:marLeft w:val="0"/>
          <w:marRight w:val="0"/>
          <w:marTop w:val="0"/>
          <w:marBottom w:val="0"/>
          <w:divBdr>
            <w:top w:val="none" w:sz="0" w:space="0" w:color="auto"/>
            <w:left w:val="none" w:sz="0" w:space="0" w:color="auto"/>
            <w:bottom w:val="none" w:sz="0" w:space="0" w:color="auto"/>
            <w:right w:val="none" w:sz="0" w:space="0" w:color="auto"/>
          </w:divBdr>
        </w:div>
        <w:div w:id="511992228">
          <w:marLeft w:val="0"/>
          <w:marRight w:val="0"/>
          <w:marTop w:val="0"/>
          <w:marBottom w:val="0"/>
          <w:divBdr>
            <w:top w:val="none" w:sz="0" w:space="0" w:color="auto"/>
            <w:left w:val="none" w:sz="0" w:space="0" w:color="auto"/>
            <w:bottom w:val="none" w:sz="0" w:space="0" w:color="auto"/>
            <w:right w:val="none" w:sz="0" w:space="0" w:color="auto"/>
          </w:divBdr>
        </w:div>
        <w:div w:id="1808351119">
          <w:marLeft w:val="0"/>
          <w:marRight w:val="0"/>
          <w:marTop w:val="0"/>
          <w:marBottom w:val="0"/>
          <w:divBdr>
            <w:top w:val="none" w:sz="0" w:space="0" w:color="auto"/>
            <w:left w:val="none" w:sz="0" w:space="0" w:color="auto"/>
            <w:bottom w:val="none" w:sz="0" w:space="0" w:color="auto"/>
            <w:right w:val="none" w:sz="0" w:space="0" w:color="auto"/>
          </w:divBdr>
        </w:div>
        <w:div w:id="1629429431">
          <w:marLeft w:val="0"/>
          <w:marRight w:val="0"/>
          <w:marTop w:val="0"/>
          <w:marBottom w:val="0"/>
          <w:divBdr>
            <w:top w:val="none" w:sz="0" w:space="0" w:color="auto"/>
            <w:left w:val="none" w:sz="0" w:space="0" w:color="auto"/>
            <w:bottom w:val="none" w:sz="0" w:space="0" w:color="auto"/>
            <w:right w:val="none" w:sz="0" w:space="0" w:color="auto"/>
          </w:divBdr>
        </w:div>
        <w:div w:id="1520318446">
          <w:marLeft w:val="0"/>
          <w:marRight w:val="0"/>
          <w:marTop w:val="0"/>
          <w:marBottom w:val="0"/>
          <w:divBdr>
            <w:top w:val="none" w:sz="0" w:space="0" w:color="auto"/>
            <w:left w:val="none" w:sz="0" w:space="0" w:color="auto"/>
            <w:bottom w:val="none" w:sz="0" w:space="0" w:color="auto"/>
            <w:right w:val="none" w:sz="0" w:space="0" w:color="auto"/>
          </w:divBdr>
        </w:div>
        <w:div w:id="1317882006">
          <w:marLeft w:val="0"/>
          <w:marRight w:val="0"/>
          <w:marTop w:val="0"/>
          <w:marBottom w:val="0"/>
          <w:divBdr>
            <w:top w:val="none" w:sz="0" w:space="0" w:color="auto"/>
            <w:left w:val="none" w:sz="0" w:space="0" w:color="auto"/>
            <w:bottom w:val="none" w:sz="0" w:space="0" w:color="auto"/>
            <w:right w:val="none" w:sz="0" w:space="0" w:color="auto"/>
          </w:divBdr>
        </w:div>
        <w:div w:id="995261950">
          <w:marLeft w:val="0"/>
          <w:marRight w:val="0"/>
          <w:marTop w:val="0"/>
          <w:marBottom w:val="0"/>
          <w:divBdr>
            <w:top w:val="none" w:sz="0" w:space="0" w:color="auto"/>
            <w:left w:val="none" w:sz="0" w:space="0" w:color="auto"/>
            <w:bottom w:val="none" w:sz="0" w:space="0" w:color="auto"/>
            <w:right w:val="none" w:sz="0" w:space="0" w:color="auto"/>
          </w:divBdr>
        </w:div>
        <w:div w:id="699861915">
          <w:marLeft w:val="0"/>
          <w:marRight w:val="0"/>
          <w:marTop w:val="0"/>
          <w:marBottom w:val="0"/>
          <w:divBdr>
            <w:top w:val="none" w:sz="0" w:space="0" w:color="auto"/>
            <w:left w:val="none" w:sz="0" w:space="0" w:color="auto"/>
            <w:bottom w:val="none" w:sz="0" w:space="0" w:color="auto"/>
            <w:right w:val="none" w:sz="0" w:space="0" w:color="auto"/>
          </w:divBdr>
        </w:div>
        <w:div w:id="877815309">
          <w:marLeft w:val="0"/>
          <w:marRight w:val="0"/>
          <w:marTop w:val="0"/>
          <w:marBottom w:val="0"/>
          <w:divBdr>
            <w:top w:val="none" w:sz="0" w:space="0" w:color="auto"/>
            <w:left w:val="none" w:sz="0" w:space="0" w:color="auto"/>
            <w:bottom w:val="none" w:sz="0" w:space="0" w:color="auto"/>
            <w:right w:val="none" w:sz="0" w:space="0" w:color="auto"/>
          </w:divBdr>
        </w:div>
        <w:div w:id="811672903">
          <w:marLeft w:val="0"/>
          <w:marRight w:val="0"/>
          <w:marTop w:val="0"/>
          <w:marBottom w:val="0"/>
          <w:divBdr>
            <w:top w:val="none" w:sz="0" w:space="0" w:color="auto"/>
            <w:left w:val="none" w:sz="0" w:space="0" w:color="auto"/>
            <w:bottom w:val="none" w:sz="0" w:space="0" w:color="auto"/>
            <w:right w:val="none" w:sz="0" w:space="0" w:color="auto"/>
          </w:divBdr>
        </w:div>
        <w:div w:id="544173756">
          <w:marLeft w:val="0"/>
          <w:marRight w:val="0"/>
          <w:marTop w:val="0"/>
          <w:marBottom w:val="0"/>
          <w:divBdr>
            <w:top w:val="none" w:sz="0" w:space="0" w:color="auto"/>
            <w:left w:val="none" w:sz="0" w:space="0" w:color="auto"/>
            <w:bottom w:val="none" w:sz="0" w:space="0" w:color="auto"/>
            <w:right w:val="none" w:sz="0" w:space="0" w:color="auto"/>
          </w:divBdr>
        </w:div>
        <w:div w:id="1034647634">
          <w:marLeft w:val="0"/>
          <w:marRight w:val="0"/>
          <w:marTop w:val="0"/>
          <w:marBottom w:val="0"/>
          <w:divBdr>
            <w:top w:val="none" w:sz="0" w:space="0" w:color="auto"/>
            <w:left w:val="none" w:sz="0" w:space="0" w:color="auto"/>
            <w:bottom w:val="none" w:sz="0" w:space="0" w:color="auto"/>
            <w:right w:val="none" w:sz="0" w:space="0" w:color="auto"/>
          </w:divBdr>
        </w:div>
        <w:div w:id="2126389449">
          <w:marLeft w:val="0"/>
          <w:marRight w:val="0"/>
          <w:marTop w:val="0"/>
          <w:marBottom w:val="0"/>
          <w:divBdr>
            <w:top w:val="none" w:sz="0" w:space="0" w:color="auto"/>
            <w:left w:val="none" w:sz="0" w:space="0" w:color="auto"/>
            <w:bottom w:val="none" w:sz="0" w:space="0" w:color="auto"/>
            <w:right w:val="none" w:sz="0" w:space="0" w:color="auto"/>
          </w:divBdr>
        </w:div>
        <w:div w:id="1187256514">
          <w:marLeft w:val="0"/>
          <w:marRight w:val="0"/>
          <w:marTop w:val="0"/>
          <w:marBottom w:val="0"/>
          <w:divBdr>
            <w:top w:val="none" w:sz="0" w:space="0" w:color="auto"/>
            <w:left w:val="none" w:sz="0" w:space="0" w:color="auto"/>
            <w:bottom w:val="none" w:sz="0" w:space="0" w:color="auto"/>
            <w:right w:val="none" w:sz="0" w:space="0" w:color="auto"/>
          </w:divBdr>
        </w:div>
        <w:div w:id="1413359167">
          <w:marLeft w:val="0"/>
          <w:marRight w:val="0"/>
          <w:marTop w:val="0"/>
          <w:marBottom w:val="0"/>
          <w:divBdr>
            <w:top w:val="none" w:sz="0" w:space="0" w:color="auto"/>
            <w:left w:val="none" w:sz="0" w:space="0" w:color="auto"/>
            <w:bottom w:val="none" w:sz="0" w:space="0" w:color="auto"/>
            <w:right w:val="none" w:sz="0" w:space="0" w:color="auto"/>
          </w:divBdr>
        </w:div>
        <w:div w:id="1130784004">
          <w:marLeft w:val="0"/>
          <w:marRight w:val="0"/>
          <w:marTop w:val="0"/>
          <w:marBottom w:val="0"/>
          <w:divBdr>
            <w:top w:val="none" w:sz="0" w:space="0" w:color="auto"/>
            <w:left w:val="none" w:sz="0" w:space="0" w:color="auto"/>
            <w:bottom w:val="none" w:sz="0" w:space="0" w:color="auto"/>
            <w:right w:val="none" w:sz="0" w:space="0" w:color="auto"/>
          </w:divBdr>
        </w:div>
        <w:div w:id="2005543295">
          <w:marLeft w:val="0"/>
          <w:marRight w:val="0"/>
          <w:marTop w:val="0"/>
          <w:marBottom w:val="0"/>
          <w:divBdr>
            <w:top w:val="none" w:sz="0" w:space="0" w:color="auto"/>
            <w:left w:val="none" w:sz="0" w:space="0" w:color="auto"/>
            <w:bottom w:val="none" w:sz="0" w:space="0" w:color="auto"/>
            <w:right w:val="none" w:sz="0" w:space="0" w:color="auto"/>
          </w:divBdr>
        </w:div>
        <w:div w:id="1971864879">
          <w:marLeft w:val="0"/>
          <w:marRight w:val="0"/>
          <w:marTop w:val="0"/>
          <w:marBottom w:val="0"/>
          <w:divBdr>
            <w:top w:val="none" w:sz="0" w:space="0" w:color="auto"/>
            <w:left w:val="none" w:sz="0" w:space="0" w:color="auto"/>
            <w:bottom w:val="none" w:sz="0" w:space="0" w:color="auto"/>
            <w:right w:val="none" w:sz="0" w:space="0" w:color="auto"/>
          </w:divBdr>
        </w:div>
        <w:div w:id="918055377">
          <w:marLeft w:val="0"/>
          <w:marRight w:val="0"/>
          <w:marTop w:val="0"/>
          <w:marBottom w:val="0"/>
          <w:divBdr>
            <w:top w:val="none" w:sz="0" w:space="0" w:color="auto"/>
            <w:left w:val="none" w:sz="0" w:space="0" w:color="auto"/>
            <w:bottom w:val="none" w:sz="0" w:space="0" w:color="auto"/>
            <w:right w:val="none" w:sz="0" w:space="0" w:color="auto"/>
          </w:divBdr>
        </w:div>
        <w:div w:id="797185051">
          <w:marLeft w:val="0"/>
          <w:marRight w:val="0"/>
          <w:marTop w:val="0"/>
          <w:marBottom w:val="0"/>
          <w:divBdr>
            <w:top w:val="none" w:sz="0" w:space="0" w:color="auto"/>
            <w:left w:val="none" w:sz="0" w:space="0" w:color="auto"/>
            <w:bottom w:val="none" w:sz="0" w:space="0" w:color="auto"/>
            <w:right w:val="none" w:sz="0" w:space="0" w:color="auto"/>
          </w:divBdr>
        </w:div>
        <w:div w:id="1813328609">
          <w:marLeft w:val="0"/>
          <w:marRight w:val="0"/>
          <w:marTop w:val="0"/>
          <w:marBottom w:val="0"/>
          <w:divBdr>
            <w:top w:val="none" w:sz="0" w:space="0" w:color="auto"/>
            <w:left w:val="none" w:sz="0" w:space="0" w:color="auto"/>
            <w:bottom w:val="none" w:sz="0" w:space="0" w:color="auto"/>
            <w:right w:val="none" w:sz="0" w:space="0" w:color="auto"/>
          </w:divBdr>
        </w:div>
        <w:div w:id="1731808046">
          <w:marLeft w:val="0"/>
          <w:marRight w:val="0"/>
          <w:marTop w:val="0"/>
          <w:marBottom w:val="0"/>
          <w:divBdr>
            <w:top w:val="none" w:sz="0" w:space="0" w:color="auto"/>
            <w:left w:val="none" w:sz="0" w:space="0" w:color="auto"/>
            <w:bottom w:val="none" w:sz="0" w:space="0" w:color="auto"/>
            <w:right w:val="none" w:sz="0" w:space="0" w:color="auto"/>
          </w:divBdr>
        </w:div>
        <w:div w:id="1345471677">
          <w:marLeft w:val="0"/>
          <w:marRight w:val="0"/>
          <w:marTop w:val="0"/>
          <w:marBottom w:val="0"/>
          <w:divBdr>
            <w:top w:val="none" w:sz="0" w:space="0" w:color="auto"/>
            <w:left w:val="none" w:sz="0" w:space="0" w:color="auto"/>
            <w:bottom w:val="none" w:sz="0" w:space="0" w:color="auto"/>
            <w:right w:val="none" w:sz="0" w:space="0" w:color="auto"/>
          </w:divBdr>
        </w:div>
        <w:div w:id="731268367">
          <w:marLeft w:val="0"/>
          <w:marRight w:val="0"/>
          <w:marTop w:val="0"/>
          <w:marBottom w:val="0"/>
          <w:divBdr>
            <w:top w:val="none" w:sz="0" w:space="0" w:color="auto"/>
            <w:left w:val="none" w:sz="0" w:space="0" w:color="auto"/>
            <w:bottom w:val="none" w:sz="0" w:space="0" w:color="auto"/>
            <w:right w:val="none" w:sz="0" w:space="0" w:color="auto"/>
          </w:divBdr>
        </w:div>
        <w:div w:id="1998915112">
          <w:marLeft w:val="0"/>
          <w:marRight w:val="0"/>
          <w:marTop w:val="0"/>
          <w:marBottom w:val="0"/>
          <w:divBdr>
            <w:top w:val="none" w:sz="0" w:space="0" w:color="auto"/>
            <w:left w:val="none" w:sz="0" w:space="0" w:color="auto"/>
            <w:bottom w:val="none" w:sz="0" w:space="0" w:color="auto"/>
            <w:right w:val="none" w:sz="0" w:space="0" w:color="auto"/>
          </w:divBdr>
        </w:div>
        <w:div w:id="732002651">
          <w:marLeft w:val="0"/>
          <w:marRight w:val="0"/>
          <w:marTop w:val="0"/>
          <w:marBottom w:val="0"/>
          <w:divBdr>
            <w:top w:val="none" w:sz="0" w:space="0" w:color="auto"/>
            <w:left w:val="none" w:sz="0" w:space="0" w:color="auto"/>
            <w:bottom w:val="none" w:sz="0" w:space="0" w:color="auto"/>
            <w:right w:val="none" w:sz="0" w:space="0" w:color="auto"/>
          </w:divBdr>
        </w:div>
        <w:div w:id="1307199428">
          <w:marLeft w:val="0"/>
          <w:marRight w:val="0"/>
          <w:marTop w:val="0"/>
          <w:marBottom w:val="0"/>
          <w:divBdr>
            <w:top w:val="none" w:sz="0" w:space="0" w:color="auto"/>
            <w:left w:val="none" w:sz="0" w:space="0" w:color="auto"/>
            <w:bottom w:val="none" w:sz="0" w:space="0" w:color="auto"/>
            <w:right w:val="none" w:sz="0" w:space="0" w:color="auto"/>
          </w:divBdr>
        </w:div>
        <w:div w:id="1336764413">
          <w:marLeft w:val="0"/>
          <w:marRight w:val="0"/>
          <w:marTop w:val="0"/>
          <w:marBottom w:val="0"/>
          <w:divBdr>
            <w:top w:val="none" w:sz="0" w:space="0" w:color="auto"/>
            <w:left w:val="none" w:sz="0" w:space="0" w:color="auto"/>
            <w:bottom w:val="none" w:sz="0" w:space="0" w:color="auto"/>
            <w:right w:val="none" w:sz="0" w:space="0" w:color="auto"/>
          </w:divBdr>
        </w:div>
        <w:div w:id="215970134">
          <w:marLeft w:val="0"/>
          <w:marRight w:val="0"/>
          <w:marTop w:val="0"/>
          <w:marBottom w:val="0"/>
          <w:divBdr>
            <w:top w:val="none" w:sz="0" w:space="0" w:color="auto"/>
            <w:left w:val="none" w:sz="0" w:space="0" w:color="auto"/>
            <w:bottom w:val="none" w:sz="0" w:space="0" w:color="auto"/>
            <w:right w:val="none" w:sz="0" w:space="0" w:color="auto"/>
          </w:divBdr>
        </w:div>
        <w:div w:id="645936181">
          <w:marLeft w:val="0"/>
          <w:marRight w:val="0"/>
          <w:marTop w:val="0"/>
          <w:marBottom w:val="0"/>
          <w:divBdr>
            <w:top w:val="none" w:sz="0" w:space="0" w:color="auto"/>
            <w:left w:val="none" w:sz="0" w:space="0" w:color="auto"/>
            <w:bottom w:val="none" w:sz="0" w:space="0" w:color="auto"/>
            <w:right w:val="none" w:sz="0" w:space="0" w:color="auto"/>
          </w:divBdr>
        </w:div>
        <w:div w:id="2135831272">
          <w:marLeft w:val="0"/>
          <w:marRight w:val="0"/>
          <w:marTop w:val="0"/>
          <w:marBottom w:val="0"/>
          <w:divBdr>
            <w:top w:val="none" w:sz="0" w:space="0" w:color="auto"/>
            <w:left w:val="none" w:sz="0" w:space="0" w:color="auto"/>
            <w:bottom w:val="none" w:sz="0" w:space="0" w:color="auto"/>
            <w:right w:val="none" w:sz="0" w:space="0" w:color="auto"/>
          </w:divBdr>
        </w:div>
        <w:div w:id="210071637">
          <w:marLeft w:val="0"/>
          <w:marRight w:val="0"/>
          <w:marTop w:val="0"/>
          <w:marBottom w:val="0"/>
          <w:divBdr>
            <w:top w:val="none" w:sz="0" w:space="0" w:color="auto"/>
            <w:left w:val="none" w:sz="0" w:space="0" w:color="auto"/>
            <w:bottom w:val="none" w:sz="0" w:space="0" w:color="auto"/>
            <w:right w:val="none" w:sz="0" w:space="0" w:color="auto"/>
          </w:divBdr>
        </w:div>
        <w:div w:id="588201357">
          <w:marLeft w:val="0"/>
          <w:marRight w:val="0"/>
          <w:marTop w:val="0"/>
          <w:marBottom w:val="0"/>
          <w:divBdr>
            <w:top w:val="none" w:sz="0" w:space="0" w:color="auto"/>
            <w:left w:val="none" w:sz="0" w:space="0" w:color="auto"/>
            <w:bottom w:val="none" w:sz="0" w:space="0" w:color="auto"/>
            <w:right w:val="none" w:sz="0" w:space="0" w:color="auto"/>
          </w:divBdr>
        </w:div>
        <w:div w:id="1920285791">
          <w:marLeft w:val="0"/>
          <w:marRight w:val="0"/>
          <w:marTop w:val="0"/>
          <w:marBottom w:val="0"/>
          <w:divBdr>
            <w:top w:val="none" w:sz="0" w:space="0" w:color="auto"/>
            <w:left w:val="none" w:sz="0" w:space="0" w:color="auto"/>
            <w:bottom w:val="none" w:sz="0" w:space="0" w:color="auto"/>
            <w:right w:val="none" w:sz="0" w:space="0" w:color="auto"/>
          </w:divBdr>
        </w:div>
        <w:div w:id="691423675">
          <w:marLeft w:val="0"/>
          <w:marRight w:val="0"/>
          <w:marTop w:val="0"/>
          <w:marBottom w:val="0"/>
          <w:divBdr>
            <w:top w:val="none" w:sz="0" w:space="0" w:color="auto"/>
            <w:left w:val="none" w:sz="0" w:space="0" w:color="auto"/>
            <w:bottom w:val="none" w:sz="0" w:space="0" w:color="auto"/>
            <w:right w:val="none" w:sz="0" w:space="0" w:color="auto"/>
          </w:divBdr>
        </w:div>
        <w:div w:id="683098067">
          <w:marLeft w:val="0"/>
          <w:marRight w:val="0"/>
          <w:marTop w:val="0"/>
          <w:marBottom w:val="0"/>
          <w:divBdr>
            <w:top w:val="none" w:sz="0" w:space="0" w:color="auto"/>
            <w:left w:val="none" w:sz="0" w:space="0" w:color="auto"/>
            <w:bottom w:val="none" w:sz="0" w:space="0" w:color="auto"/>
            <w:right w:val="none" w:sz="0" w:space="0" w:color="auto"/>
          </w:divBdr>
        </w:div>
        <w:div w:id="622732054">
          <w:marLeft w:val="0"/>
          <w:marRight w:val="0"/>
          <w:marTop w:val="0"/>
          <w:marBottom w:val="0"/>
          <w:divBdr>
            <w:top w:val="none" w:sz="0" w:space="0" w:color="auto"/>
            <w:left w:val="none" w:sz="0" w:space="0" w:color="auto"/>
            <w:bottom w:val="none" w:sz="0" w:space="0" w:color="auto"/>
            <w:right w:val="none" w:sz="0" w:space="0" w:color="auto"/>
          </w:divBdr>
        </w:div>
        <w:div w:id="332224562">
          <w:marLeft w:val="0"/>
          <w:marRight w:val="0"/>
          <w:marTop w:val="0"/>
          <w:marBottom w:val="0"/>
          <w:divBdr>
            <w:top w:val="none" w:sz="0" w:space="0" w:color="auto"/>
            <w:left w:val="none" w:sz="0" w:space="0" w:color="auto"/>
            <w:bottom w:val="none" w:sz="0" w:space="0" w:color="auto"/>
            <w:right w:val="none" w:sz="0" w:space="0" w:color="auto"/>
          </w:divBdr>
        </w:div>
        <w:div w:id="666975792">
          <w:marLeft w:val="0"/>
          <w:marRight w:val="0"/>
          <w:marTop w:val="0"/>
          <w:marBottom w:val="0"/>
          <w:divBdr>
            <w:top w:val="none" w:sz="0" w:space="0" w:color="auto"/>
            <w:left w:val="none" w:sz="0" w:space="0" w:color="auto"/>
            <w:bottom w:val="none" w:sz="0" w:space="0" w:color="auto"/>
            <w:right w:val="none" w:sz="0" w:space="0" w:color="auto"/>
          </w:divBdr>
        </w:div>
        <w:div w:id="1112938736">
          <w:marLeft w:val="0"/>
          <w:marRight w:val="0"/>
          <w:marTop w:val="0"/>
          <w:marBottom w:val="0"/>
          <w:divBdr>
            <w:top w:val="none" w:sz="0" w:space="0" w:color="auto"/>
            <w:left w:val="none" w:sz="0" w:space="0" w:color="auto"/>
            <w:bottom w:val="none" w:sz="0" w:space="0" w:color="auto"/>
            <w:right w:val="none" w:sz="0" w:space="0" w:color="auto"/>
          </w:divBdr>
        </w:div>
        <w:div w:id="849635386">
          <w:marLeft w:val="0"/>
          <w:marRight w:val="0"/>
          <w:marTop w:val="0"/>
          <w:marBottom w:val="0"/>
          <w:divBdr>
            <w:top w:val="none" w:sz="0" w:space="0" w:color="auto"/>
            <w:left w:val="none" w:sz="0" w:space="0" w:color="auto"/>
            <w:bottom w:val="none" w:sz="0" w:space="0" w:color="auto"/>
            <w:right w:val="none" w:sz="0" w:space="0" w:color="auto"/>
          </w:divBdr>
        </w:div>
        <w:div w:id="755058989">
          <w:marLeft w:val="0"/>
          <w:marRight w:val="0"/>
          <w:marTop w:val="0"/>
          <w:marBottom w:val="0"/>
          <w:divBdr>
            <w:top w:val="none" w:sz="0" w:space="0" w:color="auto"/>
            <w:left w:val="none" w:sz="0" w:space="0" w:color="auto"/>
            <w:bottom w:val="none" w:sz="0" w:space="0" w:color="auto"/>
            <w:right w:val="none" w:sz="0" w:space="0" w:color="auto"/>
          </w:divBdr>
        </w:div>
        <w:div w:id="1370639973">
          <w:marLeft w:val="0"/>
          <w:marRight w:val="0"/>
          <w:marTop w:val="0"/>
          <w:marBottom w:val="0"/>
          <w:divBdr>
            <w:top w:val="none" w:sz="0" w:space="0" w:color="auto"/>
            <w:left w:val="none" w:sz="0" w:space="0" w:color="auto"/>
            <w:bottom w:val="none" w:sz="0" w:space="0" w:color="auto"/>
            <w:right w:val="none" w:sz="0" w:space="0" w:color="auto"/>
          </w:divBdr>
        </w:div>
        <w:div w:id="263222963">
          <w:marLeft w:val="0"/>
          <w:marRight w:val="0"/>
          <w:marTop w:val="0"/>
          <w:marBottom w:val="0"/>
          <w:divBdr>
            <w:top w:val="none" w:sz="0" w:space="0" w:color="auto"/>
            <w:left w:val="none" w:sz="0" w:space="0" w:color="auto"/>
            <w:bottom w:val="none" w:sz="0" w:space="0" w:color="auto"/>
            <w:right w:val="none" w:sz="0" w:space="0" w:color="auto"/>
          </w:divBdr>
        </w:div>
        <w:div w:id="1311136133">
          <w:marLeft w:val="0"/>
          <w:marRight w:val="0"/>
          <w:marTop w:val="0"/>
          <w:marBottom w:val="0"/>
          <w:divBdr>
            <w:top w:val="none" w:sz="0" w:space="0" w:color="auto"/>
            <w:left w:val="none" w:sz="0" w:space="0" w:color="auto"/>
            <w:bottom w:val="none" w:sz="0" w:space="0" w:color="auto"/>
            <w:right w:val="none" w:sz="0" w:space="0" w:color="auto"/>
          </w:divBdr>
        </w:div>
        <w:div w:id="1825311518">
          <w:marLeft w:val="0"/>
          <w:marRight w:val="0"/>
          <w:marTop w:val="0"/>
          <w:marBottom w:val="0"/>
          <w:divBdr>
            <w:top w:val="none" w:sz="0" w:space="0" w:color="auto"/>
            <w:left w:val="none" w:sz="0" w:space="0" w:color="auto"/>
            <w:bottom w:val="none" w:sz="0" w:space="0" w:color="auto"/>
            <w:right w:val="none" w:sz="0" w:space="0" w:color="auto"/>
          </w:divBdr>
        </w:div>
        <w:div w:id="21789763">
          <w:marLeft w:val="0"/>
          <w:marRight w:val="0"/>
          <w:marTop w:val="0"/>
          <w:marBottom w:val="0"/>
          <w:divBdr>
            <w:top w:val="none" w:sz="0" w:space="0" w:color="auto"/>
            <w:left w:val="none" w:sz="0" w:space="0" w:color="auto"/>
            <w:bottom w:val="none" w:sz="0" w:space="0" w:color="auto"/>
            <w:right w:val="none" w:sz="0" w:space="0" w:color="auto"/>
          </w:divBdr>
        </w:div>
        <w:div w:id="1341933924">
          <w:marLeft w:val="0"/>
          <w:marRight w:val="0"/>
          <w:marTop w:val="0"/>
          <w:marBottom w:val="0"/>
          <w:divBdr>
            <w:top w:val="none" w:sz="0" w:space="0" w:color="auto"/>
            <w:left w:val="none" w:sz="0" w:space="0" w:color="auto"/>
            <w:bottom w:val="none" w:sz="0" w:space="0" w:color="auto"/>
            <w:right w:val="none" w:sz="0" w:space="0" w:color="auto"/>
          </w:divBdr>
        </w:div>
        <w:div w:id="252249819">
          <w:marLeft w:val="0"/>
          <w:marRight w:val="0"/>
          <w:marTop w:val="0"/>
          <w:marBottom w:val="0"/>
          <w:divBdr>
            <w:top w:val="none" w:sz="0" w:space="0" w:color="auto"/>
            <w:left w:val="none" w:sz="0" w:space="0" w:color="auto"/>
            <w:bottom w:val="none" w:sz="0" w:space="0" w:color="auto"/>
            <w:right w:val="none" w:sz="0" w:space="0" w:color="auto"/>
          </w:divBdr>
        </w:div>
        <w:div w:id="329989529">
          <w:marLeft w:val="0"/>
          <w:marRight w:val="0"/>
          <w:marTop w:val="0"/>
          <w:marBottom w:val="0"/>
          <w:divBdr>
            <w:top w:val="none" w:sz="0" w:space="0" w:color="auto"/>
            <w:left w:val="none" w:sz="0" w:space="0" w:color="auto"/>
            <w:bottom w:val="none" w:sz="0" w:space="0" w:color="auto"/>
            <w:right w:val="none" w:sz="0" w:space="0" w:color="auto"/>
          </w:divBdr>
        </w:div>
        <w:div w:id="734594477">
          <w:marLeft w:val="0"/>
          <w:marRight w:val="0"/>
          <w:marTop w:val="0"/>
          <w:marBottom w:val="0"/>
          <w:divBdr>
            <w:top w:val="none" w:sz="0" w:space="0" w:color="auto"/>
            <w:left w:val="none" w:sz="0" w:space="0" w:color="auto"/>
            <w:bottom w:val="none" w:sz="0" w:space="0" w:color="auto"/>
            <w:right w:val="none" w:sz="0" w:space="0" w:color="auto"/>
          </w:divBdr>
        </w:div>
        <w:div w:id="1199246976">
          <w:marLeft w:val="0"/>
          <w:marRight w:val="0"/>
          <w:marTop w:val="0"/>
          <w:marBottom w:val="0"/>
          <w:divBdr>
            <w:top w:val="none" w:sz="0" w:space="0" w:color="auto"/>
            <w:left w:val="none" w:sz="0" w:space="0" w:color="auto"/>
            <w:bottom w:val="none" w:sz="0" w:space="0" w:color="auto"/>
            <w:right w:val="none" w:sz="0" w:space="0" w:color="auto"/>
          </w:divBdr>
        </w:div>
        <w:div w:id="1668708177">
          <w:marLeft w:val="0"/>
          <w:marRight w:val="0"/>
          <w:marTop w:val="0"/>
          <w:marBottom w:val="0"/>
          <w:divBdr>
            <w:top w:val="none" w:sz="0" w:space="0" w:color="auto"/>
            <w:left w:val="none" w:sz="0" w:space="0" w:color="auto"/>
            <w:bottom w:val="none" w:sz="0" w:space="0" w:color="auto"/>
            <w:right w:val="none" w:sz="0" w:space="0" w:color="auto"/>
          </w:divBdr>
        </w:div>
        <w:div w:id="2082478668">
          <w:marLeft w:val="0"/>
          <w:marRight w:val="0"/>
          <w:marTop w:val="0"/>
          <w:marBottom w:val="0"/>
          <w:divBdr>
            <w:top w:val="none" w:sz="0" w:space="0" w:color="auto"/>
            <w:left w:val="none" w:sz="0" w:space="0" w:color="auto"/>
            <w:bottom w:val="none" w:sz="0" w:space="0" w:color="auto"/>
            <w:right w:val="none" w:sz="0" w:space="0" w:color="auto"/>
          </w:divBdr>
        </w:div>
        <w:div w:id="1877501730">
          <w:marLeft w:val="0"/>
          <w:marRight w:val="0"/>
          <w:marTop w:val="0"/>
          <w:marBottom w:val="0"/>
          <w:divBdr>
            <w:top w:val="none" w:sz="0" w:space="0" w:color="auto"/>
            <w:left w:val="none" w:sz="0" w:space="0" w:color="auto"/>
            <w:bottom w:val="none" w:sz="0" w:space="0" w:color="auto"/>
            <w:right w:val="none" w:sz="0" w:space="0" w:color="auto"/>
          </w:divBdr>
        </w:div>
        <w:div w:id="738164229">
          <w:marLeft w:val="0"/>
          <w:marRight w:val="0"/>
          <w:marTop w:val="0"/>
          <w:marBottom w:val="0"/>
          <w:divBdr>
            <w:top w:val="none" w:sz="0" w:space="0" w:color="auto"/>
            <w:left w:val="none" w:sz="0" w:space="0" w:color="auto"/>
            <w:bottom w:val="none" w:sz="0" w:space="0" w:color="auto"/>
            <w:right w:val="none" w:sz="0" w:space="0" w:color="auto"/>
          </w:divBdr>
        </w:div>
        <w:div w:id="744031819">
          <w:marLeft w:val="0"/>
          <w:marRight w:val="0"/>
          <w:marTop w:val="0"/>
          <w:marBottom w:val="0"/>
          <w:divBdr>
            <w:top w:val="none" w:sz="0" w:space="0" w:color="auto"/>
            <w:left w:val="none" w:sz="0" w:space="0" w:color="auto"/>
            <w:bottom w:val="none" w:sz="0" w:space="0" w:color="auto"/>
            <w:right w:val="none" w:sz="0" w:space="0" w:color="auto"/>
          </w:divBdr>
        </w:div>
        <w:div w:id="1797599764">
          <w:marLeft w:val="0"/>
          <w:marRight w:val="0"/>
          <w:marTop w:val="0"/>
          <w:marBottom w:val="0"/>
          <w:divBdr>
            <w:top w:val="none" w:sz="0" w:space="0" w:color="auto"/>
            <w:left w:val="none" w:sz="0" w:space="0" w:color="auto"/>
            <w:bottom w:val="none" w:sz="0" w:space="0" w:color="auto"/>
            <w:right w:val="none" w:sz="0" w:space="0" w:color="auto"/>
          </w:divBdr>
        </w:div>
        <w:div w:id="905065245">
          <w:marLeft w:val="0"/>
          <w:marRight w:val="0"/>
          <w:marTop w:val="0"/>
          <w:marBottom w:val="0"/>
          <w:divBdr>
            <w:top w:val="none" w:sz="0" w:space="0" w:color="auto"/>
            <w:left w:val="none" w:sz="0" w:space="0" w:color="auto"/>
            <w:bottom w:val="none" w:sz="0" w:space="0" w:color="auto"/>
            <w:right w:val="none" w:sz="0" w:space="0" w:color="auto"/>
          </w:divBdr>
        </w:div>
        <w:div w:id="2016765961">
          <w:marLeft w:val="0"/>
          <w:marRight w:val="0"/>
          <w:marTop w:val="0"/>
          <w:marBottom w:val="0"/>
          <w:divBdr>
            <w:top w:val="none" w:sz="0" w:space="0" w:color="auto"/>
            <w:left w:val="none" w:sz="0" w:space="0" w:color="auto"/>
            <w:bottom w:val="none" w:sz="0" w:space="0" w:color="auto"/>
            <w:right w:val="none" w:sz="0" w:space="0" w:color="auto"/>
          </w:divBdr>
        </w:div>
        <w:div w:id="1460339332">
          <w:marLeft w:val="0"/>
          <w:marRight w:val="0"/>
          <w:marTop w:val="0"/>
          <w:marBottom w:val="0"/>
          <w:divBdr>
            <w:top w:val="none" w:sz="0" w:space="0" w:color="auto"/>
            <w:left w:val="none" w:sz="0" w:space="0" w:color="auto"/>
            <w:bottom w:val="none" w:sz="0" w:space="0" w:color="auto"/>
            <w:right w:val="none" w:sz="0" w:space="0" w:color="auto"/>
          </w:divBdr>
        </w:div>
        <w:div w:id="2053655896">
          <w:marLeft w:val="0"/>
          <w:marRight w:val="0"/>
          <w:marTop w:val="0"/>
          <w:marBottom w:val="0"/>
          <w:divBdr>
            <w:top w:val="none" w:sz="0" w:space="0" w:color="auto"/>
            <w:left w:val="none" w:sz="0" w:space="0" w:color="auto"/>
            <w:bottom w:val="none" w:sz="0" w:space="0" w:color="auto"/>
            <w:right w:val="none" w:sz="0" w:space="0" w:color="auto"/>
          </w:divBdr>
        </w:div>
        <w:div w:id="1077509687">
          <w:marLeft w:val="0"/>
          <w:marRight w:val="0"/>
          <w:marTop w:val="0"/>
          <w:marBottom w:val="0"/>
          <w:divBdr>
            <w:top w:val="none" w:sz="0" w:space="0" w:color="auto"/>
            <w:left w:val="none" w:sz="0" w:space="0" w:color="auto"/>
            <w:bottom w:val="none" w:sz="0" w:space="0" w:color="auto"/>
            <w:right w:val="none" w:sz="0" w:space="0" w:color="auto"/>
          </w:divBdr>
        </w:div>
        <w:div w:id="636448493">
          <w:marLeft w:val="0"/>
          <w:marRight w:val="0"/>
          <w:marTop w:val="0"/>
          <w:marBottom w:val="0"/>
          <w:divBdr>
            <w:top w:val="none" w:sz="0" w:space="0" w:color="auto"/>
            <w:left w:val="none" w:sz="0" w:space="0" w:color="auto"/>
            <w:bottom w:val="none" w:sz="0" w:space="0" w:color="auto"/>
            <w:right w:val="none" w:sz="0" w:space="0" w:color="auto"/>
          </w:divBdr>
        </w:div>
        <w:div w:id="816413992">
          <w:marLeft w:val="0"/>
          <w:marRight w:val="0"/>
          <w:marTop w:val="0"/>
          <w:marBottom w:val="0"/>
          <w:divBdr>
            <w:top w:val="none" w:sz="0" w:space="0" w:color="auto"/>
            <w:left w:val="none" w:sz="0" w:space="0" w:color="auto"/>
            <w:bottom w:val="none" w:sz="0" w:space="0" w:color="auto"/>
            <w:right w:val="none" w:sz="0" w:space="0" w:color="auto"/>
          </w:divBdr>
        </w:div>
        <w:div w:id="636036755">
          <w:marLeft w:val="0"/>
          <w:marRight w:val="0"/>
          <w:marTop w:val="0"/>
          <w:marBottom w:val="0"/>
          <w:divBdr>
            <w:top w:val="none" w:sz="0" w:space="0" w:color="auto"/>
            <w:left w:val="none" w:sz="0" w:space="0" w:color="auto"/>
            <w:bottom w:val="none" w:sz="0" w:space="0" w:color="auto"/>
            <w:right w:val="none" w:sz="0" w:space="0" w:color="auto"/>
          </w:divBdr>
        </w:div>
        <w:div w:id="2003776215">
          <w:marLeft w:val="0"/>
          <w:marRight w:val="0"/>
          <w:marTop w:val="0"/>
          <w:marBottom w:val="0"/>
          <w:divBdr>
            <w:top w:val="none" w:sz="0" w:space="0" w:color="auto"/>
            <w:left w:val="none" w:sz="0" w:space="0" w:color="auto"/>
            <w:bottom w:val="none" w:sz="0" w:space="0" w:color="auto"/>
            <w:right w:val="none" w:sz="0" w:space="0" w:color="auto"/>
          </w:divBdr>
        </w:div>
        <w:div w:id="2102213005">
          <w:marLeft w:val="0"/>
          <w:marRight w:val="0"/>
          <w:marTop w:val="0"/>
          <w:marBottom w:val="0"/>
          <w:divBdr>
            <w:top w:val="none" w:sz="0" w:space="0" w:color="auto"/>
            <w:left w:val="none" w:sz="0" w:space="0" w:color="auto"/>
            <w:bottom w:val="none" w:sz="0" w:space="0" w:color="auto"/>
            <w:right w:val="none" w:sz="0" w:space="0" w:color="auto"/>
          </w:divBdr>
        </w:div>
        <w:div w:id="1766992300">
          <w:marLeft w:val="0"/>
          <w:marRight w:val="0"/>
          <w:marTop w:val="0"/>
          <w:marBottom w:val="0"/>
          <w:divBdr>
            <w:top w:val="none" w:sz="0" w:space="0" w:color="auto"/>
            <w:left w:val="none" w:sz="0" w:space="0" w:color="auto"/>
            <w:bottom w:val="none" w:sz="0" w:space="0" w:color="auto"/>
            <w:right w:val="none" w:sz="0" w:space="0" w:color="auto"/>
          </w:divBdr>
        </w:div>
        <w:div w:id="1220165510">
          <w:marLeft w:val="0"/>
          <w:marRight w:val="0"/>
          <w:marTop w:val="0"/>
          <w:marBottom w:val="0"/>
          <w:divBdr>
            <w:top w:val="none" w:sz="0" w:space="0" w:color="auto"/>
            <w:left w:val="none" w:sz="0" w:space="0" w:color="auto"/>
            <w:bottom w:val="none" w:sz="0" w:space="0" w:color="auto"/>
            <w:right w:val="none" w:sz="0" w:space="0" w:color="auto"/>
          </w:divBdr>
        </w:div>
        <w:div w:id="11230751">
          <w:marLeft w:val="0"/>
          <w:marRight w:val="0"/>
          <w:marTop w:val="0"/>
          <w:marBottom w:val="0"/>
          <w:divBdr>
            <w:top w:val="none" w:sz="0" w:space="0" w:color="auto"/>
            <w:left w:val="none" w:sz="0" w:space="0" w:color="auto"/>
            <w:bottom w:val="none" w:sz="0" w:space="0" w:color="auto"/>
            <w:right w:val="none" w:sz="0" w:space="0" w:color="auto"/>
          </w:divBdr>
        </w:div>
        <w:div w:id="1904873427">
          <w:marLeft w:val="0"/>
          <w:marRight w:val="0"/>
          <w:marTop w:val="0"/>
          <w:marBottom w:val="0"/>
          <w:divBdr>
            <w:top w:val="none" w:sz="0" w:space="0" w:color="auto"/>
            <w:left w:val="none" w:sz="0" w:space="0" w:color="auto"/>
            <w:bottom w:val="none" w:sz="0" w:space="0" w:color="auto"/>
            <w:right w:val="none" w:sz="0" w:space="0" w:color="auto"/>
          </w:divBdr>
        </w:div>
        <w:div w:id="462818969">
          <w:marLeft w:val="0"/>
          <w:marRight w:val="0"/>
          <w:marTop w:val="0"/>
          <w:marBottom w:val="0"/>
          <w:divBdr>
            <w:top w:val="none" w:sz="0" w:space="0" w:color="auto"/>
            <w:left w:val="none" w:sz="0" w:space="0" w:color="auto"/>
            <w:bottom w:val="none" w:sz="0" w:space="0" w:color="auto"/>
            <w:right w:val="none" w:sz="0" w:space="0" w:color="auto"/>
          </w:divBdr>
        </w:div>
        <w:div w:id="534662537">
          <w:marLeft w:val="0"/>
          <w:marRight w:val="0"/>
          <w:marTop w:val="0"/>
          <w:marBottom w:val="0"/>
          <w:divBdr>
            <w:top w:val="none" w:sz="0" w:space="0" w:color="auto"/>
            <w:left w:val="none" w:sz="0" w:space="0" w:color="auto"/>
            <w:bottom w:val="none" w:sz="0" w:space="0" w:color="auto"/>
            <w:right w:val="none" w:sz="0" w:space="0" w:color="auto"/>
          </w:divBdr>
        </w:div>
        <w:div w:id="480313827">
          <w:marLeft w:val="0"/>
          <w:marRight w:val="0"/>
          <w:marTop w:val="0"/>
          <w:marBottom w:val="0"/>
          <w:divBdr>
            <w:top w:val="none" w:sz="0" w:space="0" w:color="auto"/>
            <w:left w:val="none" w:sz="0" w:space="0" w:color="auto"/>
            <w:bottom w:val="none" w:sz="0" w:space="0" w:color="auto"/>
            <w:right w:val="none" w:sz="0" w:space="0" w:color="auto"/>
          </w:divBdr>
        </w:div>
        <w:div w:id="1861432638">
          <w:marLeft w:val="0"/>
          <w:marRight w:val="0"/>
          <w:marTop w:val="0"/>
          <w:marBottom w:val="0"/>
          <w:divBdr>
            <w:top w:val="none" w:sz="0" w:space="0" w:color="auto"/>
            <w:left w:val="none" w:sz="0" w:space="0" w:color="auto"/>
            <w:bottom w:val="none" w:sz="0" w:space="0" w:color="auto"/>
            <w:right w:val="none" w:sz="0" w:space="0" w:color="auto"/>
          </w:divBdr>
        </w:div>
        <w:div w:id="414861671">
          <w:marLeft w:val="0"/>
          <w:marRight w:val="0"/>
          <w:marTop w:val="0"/>
          <w:marBottom w:val="0"/>
          <w:divBdr>
            <w:top w:val="none" w:sz="0" w:space="0" w:color="auto"/>
            <w:left w:val="none" w:sz="0" w:space="0" w:color="auto"/>
            <w:bottom w:val="none" w:sz="0" w:space="0" w:color="auto"/>
            <w:right w:val="none" w:sz="0" w:space="0" w:color="auto"/>
          </w:divBdr>
        </w:div>
        <w:div w:id="253906098">
          <w:marLeft w:val="0"/>
          <w:marRight w:val="0"/>
          <w:marTop w:val="0"/>
          <w:marBottom w:val="0"/>
          <w:divBdr>
            <w:top w:val="none" w:sz="0" w:space="0" w:color="auto"/>
            <w:left w:val="none" w:sz="0" w:space="0" w:color="auto"/>
            <w:bottom w:val="none" w:sz="0" w:space="0" w:color="auto"/>
            <w:right w:val="none" w:sz="0" w:space="0" w:color="auto"/>
          </w:divBdr>
        </w:div>
        <w:div w:id="1560704175">
          <w:marLeft w:val="0"/>
          <w:marRight w:val="0"/>
          <w:marTop w:val="0"/>
          <w:marBottom w:val="0"/>
          <w:divBdr>
            <w:top w:val="none" w:sz="0" w:space="0" w:color="auto"/>
            <w:left w:val="none" w:sz="0" w:space="0" w:color="auto"/>
            <w:bottom w:val="none" w:sz="0" w:space="0" w:color="auto"/>
            <w:right w:val="none" w:sz="0" w:space="0" w:color="auto"/>
          </w:divBdr>
        </w:div>
        <w:div w:id="251354172">
          <w:marLeft w:val="0"/>
          <w:marRight w:val="0"/>
          <w:marTop w:val="0"/>
          <w:marBottom w:val="0"/>
          <w:divBdr>
            <w:top w:val="none" w:sz="0" w:space="0" w:color="auto"/>
            <w:left w:val="none" w:sz="0" w:space="0" w:color="auto"/>
            <w:bottom w:val="none" w:sz="0" w:space="0" w:color="auto"/>
            <w:right w:val="none" w:sz="0" w:space="0" w:color="auto"/>
          </w:divBdr>
        </w:div>
        <w:div w:id="153423878">
          <w:marLeft w:val="0"/>
          <w:marRight w:val="0"/>
          <w:marTop w:val="0"/>
          <w:marBottom w:val="0"/>
          <w:divBdr>
            <w:top w:val="none" w:sz="0" w:space="0" w:color="auto"/>
            <w:left w:val="none" w:sz="0" w:space="0" w:color="auto"/>
            <w:bottom w:val="none" w:sz="0" w:space="0" w:color="auto"/>
            <w:right w:val="none" w:sz="0" w:space="0" w:color="auto"/>
          </w:divBdr>
        </w:div>
        <w:div w:id="1040669782">
          <w:marLeft w:val="0"/>
          <w:marRight w:val="0"/>
          <w:marTop w:val="0"/>
          <w:marBottom w:val="0"/>
          <w:divBdr>
            <w:top w:val="none" w:sz="0" w:space="0" w:color="auto"/>
            <w:left w:val="none" w:sz="0" w:space="0" w:color="auto"/>
            <w:bottom w:val="none" w:sz="0" w:space="0" w:color="auto"/>
            <w:right w:val="none" w:sz="0" w:space="0" w:color="auto"/>
          </w:divBdr>
        </w:div>
        <w:div w:id="2026401012">
          <w:marLeft w:val="0"/>
          <w:marRight w:val="0"/>
          <w:marTop w:val="0"/>
          <w:marBottom w:val="0"/>
          <w:divBdr>
            <w:top w:val="none" w:sz="0" w:space="0" w:color="auto"/>
            <w:left w:val="none" w:sz="0" w:space="0" w:color="auto"/>
            <w:bottom w:val="none" w:sz="0" w:space="0" w:color="auto"/>
            <w:right w:val="none" w:sz="0" w:space="0" w:color="auto"/>
          </w:divBdr>
        </w:div>
        <w:div w:id="2116552694">
          <w:marLeft w:val="0"/>
          <w:marRight w:val="0"/>
          <w:marTop w:val="0"/>
          <w:marBottom w:val="0"/>
          <w:divBdr>
            <w:top w:val="none" w:sz="0" w:space="0" w:color="auto"/>
            <w:left w:val="none" w:sz="0" w:space="0" w:color="auto"/>
            <w:bottom w:val="none" w:sz="0" w:space="0" w:color="auto"/>
            <w:right w:val="none" w:sz="0" w:space="0" w:color="auto"/>
          </w:divBdr>
        </w:div>
        <w:div w:id="2106605368">
          <w:marLeft w:val="0"/>
          <w:marRight w:val="0"/>
          <w:marTop w:val="0"/>
          <w:marBottom w:val="0"/>
          <w:divBdr>
            <w:top w:val="none" w:sz="0" w:space="0" w:color="auto"/>
            <w:left w:val="none" w:sz="0" w:space="0" w:color="auto"/>
            <w:bottom w:val="none" w:sz="0" w:space="0" w:color="auto"/>
            <w:right w:val="none" w:sz="0" w:space="0" w:color="auto"/>
          </w:divBdr>
        </w:div>
        <w:div w:id="1896353508">
          <w:marLeft w:val="0"/>
          <w:marRight w:val="0"/>
          <w:marTop w:val="0"/>
          <w:marBottom w:val="0"/>
          <w:divBdr>
            <w:top w:val="none" w:sz="0" w:space="0" w:color="auto"/>
            <w:left w:val="none" w:sz="0" w:space="0" w:color="auto"/>
            <w:bottom w:val="none" w:sz="0" w:space="0" w:color="auto"/>
            <w:right w:val="none" w:sz="0" w:space="0" w:color="auto"/>
          </w:divBdr>
        </w:div>
        <w:div w:id="1523321953">
          <w:marLeft w:val="0"/>
          <w:marRight w:val="0"/>
          <w:marTop w:val="0"/>
          <w:marBottom w:val="0"/>
          <w:divBdr>
            <w:top w:val="none" w:sz="0" w:space="0" w:color="auto"/>
            <w:left w:val="none" w:sz="0" w:space="0" w:color="auto"/>
            <w:bottom w:val="none" w:sz="0" w:space="0" w:color="auto"/>
            <w:right w:val="none" w:sz="0" w:space="0" w:color="auto"/>
          </w:divBdr>
        </w:div>
        <w:div w:id="1784953353">
          <w:marLeft w:val="0"/>
          <w:marRight w:val="0"/>
          <w:marTop w:val="0"/>
          <w:marBottom w:val="0"/>
          <w:divBdr>
            <w:top w:val="none" w:sz="0" w:space="0" w:color="auto"/>
            <w:left w:val="none" w:sz="0" w:space="0" w:color="auto"/>
            <w:bottom w:val="none" w:sz="0" w:space="0" w:color="auto"/>
            <w:right w:val="none" w:sz="0" w:space="0" w:color="auto"/>
          </w:divBdr>
        </w:div>
        <w:div w:id="1978947823">
          <w:marLeft w:val="0"/>
          <w:marRight w:val="0"/>
          <w:marTop w:val="0"/>
          <w:marBottom w:val="0"/>
          <w:divBdr>
            <w:top w:val="none" w:sz="0" w:space="0" w:color="auto"/>
            <w:left w:val="none" w:sz="0" w:space="0" w:color="auto"/>
            <w:bottom w:val="none" w:sz="0" w:space="0" w:color="auto"/>
            <w:right w:val="none" w:sz="0" w:space="0" w:color="auto"/>
          </w:divBdr>
        </w:div>
        <w:div w:id="1542207152">
          <w:marLeft w:val="0"/>
          <w:marRight w:val="0"/>
          <w:marTop w:val="0"/>
          <w:marBottom w:val="0"/>
          <w:divBdr>
            <w:top w:val="none" w:sz="0" w:space="0" w:color="auto"/>
            <w:left w:val="none" w:sz="0" w:space="0" w:color="auto"/>
            <w:bottom w:val="none" w:sz="0" w:space="0" w:color="auto"/>
            <w:right w:val="none" w:sz="0" w:space="0" w:color="auto"/>
          </w:divBdr>
        </w:div>
        <w:div w:id="180557460">
          <w:marLeft w:val="0"/>
          <w:marRight w:val="0"/>
          <w:marTop w:val="0"/>
          <w:marBottom w:val="0"/>
          <w:divBdr>
            <w:top w:val="none" w:sz="0" w:space="0" w:color="auto"/>
            <w:left w:val="none" w:sz="0" w:space="0" w:color="auto"/>
            <w:bottom w:val="none" w:sz="0" w:space="0" w:color="auto"/>
            <w:right w:val="none" w:sz="0" w:space="0" w:color="auto"/>
          </w:divBdr>
        </w:div>
        <w:div w:id="1166939844">
          <w:marLeft w:val="0"/>
          <w:marRight w:val="0"/>
          <w:marTop w:val="0"/>
          <w:marBottom w:val="0"/>
          <w:divBdr>
            <w:top w:val="none" w:sz="0" w:space="0" w:color="auto"/>
            <w:left w:val="none" w:sz="0" w:space="0" w:color="auto"/>
            <w:bottom w:val="none" w:sz="0" w:space="0" w:color="auto"/>
            <w:right w:val="none" w:sz="0" w:space="0" w:color="auto"/>
          </w:divBdr>
        </w:div>
        <w:div w:id="2036037793">
          <w:marLeft w:val="0"/>
          <w:marRight w:val="0"/>
          <w:marTop w:val="0"/>
          <w:marBottom w:val="0"/>
          <w:divBdr>
            <w:top w:val="none" w:sz="0" w:space="0" w:color="auto"/>
            <w:left w:val="none" w:sz="0" w:space="0" w:color="auto"/>
            <w:bottom w:val="none" w:sz="0" w:space="0" w:color="auto"/>
            <w:right w:val="none" w:sz="0" w:space="0" w:color="auto"/>
          </w:divBdr>
        </w:div>
        <w:div w:id="1404372461">
          <w:marLeft w:val="0"/>
          <w:marRight w:val="0"/>
          <w:marTop w:val="0"/>
          <w:marBottom w:val="0"/>
          <w:divBdr>
            <w:top w:val="none" w:sz="0" w:space="0" w:color="auto"/>
            <w:left w:val="none" w:sz="0" w:space="0" w:color="auto"/>
            <w:bottom w:val="none" w:sz="0" w:space="0" w:color="auto"/>
            <w:right w:val="none" w:sz="0" w:space="0" w:color="auto"/>
          </w:divBdr>
        </w:div>
        <w:div w:id="1733653028">
          <w:marLeft w:val="0"/>
          <w:marRight w:val="0"/>
          <w:marTop w:val="0"/>
          <w:marBottom w:val="0"/>
          <w:divBdr>
            <w:top w:val="none" w:sz="0" w:space="0" w:color="auto"/>
            <w:left w:val="none" w:sz="0" w:space="0" w:color="auto"/>
            <w:bottom w:val="none" w:sz="0" w:space="0" w:color="auto"/>
            <w:right w:val="none" w:sz="0" w:space="0" w:color="auto"/>
          </w:divBdr>
        </w:div>
        <w:div w:id="1899703330">
          <w:marLeft w:val="0"/>
          <w:marRight w:val="0"/>
          <w:marTop w:val="0"/>
          <w:marBottom w:val="0"/>
          <w:divBdr>
            <w:top w:val="none" w:sz="0" w:space="0" w:color="auto"/>
            <w:left w:val="none" w:sz="0" w:space="0" w:color="auto"/>
            <w:bottom w:val="none" w:sz="0" w:space="0" w:color="auto"/>
            <w:right w:val="none" w:sz="0" w:space="0" w:color="auto"/>
          </w:divBdr>
        </w:div>
        <w:div w:id="550464538">
          <w:marLeft w:val="0"/>
          <w:marRight w:val="0"/>
          <w:marTop w:val="0"/>
          <w:marBottom w:val="0"/>
          <w:divBdr>
            <w:top w:val="none" w:sz="0" w:space="0" w:color="auto"/>
            <w:left w:val="none" w:sz="0" w:space="0" w:color="auto"/>
            <w:bottom w:val="none" w:sz="0" w:space="0" w:color="auto"/>
            <w:right w:val="none" w:sz="0" w:space="0" w:color="auto"/>
          </w:divBdr>
        </w:div>
        <w:div w:id="1309938621">
          <w:marLeft w:val="0"/>
          <w:marRight w:val="0"/>
          <w:marTop w:val="0"/>
          <w:marBottom w:val="0"/>
          <w:divBdr>
            <w:top w:val="none" w:sz="0" w:space="0" w:color="auto"/>
            <w:left w:val="none" w:sz="0" w:space="0" w:color="auto"/>
            <w:bottom w:val="none" w:sz="0" w:space="0" w:color="auto"/>
            <w:right w:val="none" w:sz="0" w:space="0" w:color="auto"/>
          </w:divBdr>
        </w:div>
        <w:div w:id="1140996617">
          <w:marLeft w:val="0"/>
          <w:marRight w:val="0"/>
          <w:marTop w:val="0"/>
          <w:marBottom w:val="0"/>
          <w:divBdr>
            <w:top w:val="none" w:sz="0" w:space="0" w:color="auto"/>
            <w:left w:val="none" w:sz="0" w:space="0" w:color="auto"/>
            <w:bottom w:val="none" w:sz="0" w:space="0" w:color="auto"/>
            <w:right w:val="none" w:sz="0" w:space="0" w:color="auto"/>
          </w:divBdr>
        </w:div>
        <w:div w:id="94790331">
          <w:marLeft w:val="0"/>
          <w:marRight w:val="0"/>
          <w:marTop w:val="0"/>
          <w:marBottom w:val="0"/>
          <w:divBdr>
            <w:top w:val="none" w:sz="0" w:space="0" w:color="auto"/>
            <w:left w:val="none" w:sz="0" w:space="0" w:color="auto"/>
            <w:bottom w:val="none" w:sz="0" w:space="0" w:color="auto"/>
            <w:right w:val="none" w:sz="0" w:space="0" w:color="auto"/>
          </w:divBdr>
        </w:div>
        <w:div w:id="1377199043">
          <w:marLeft w:val="0"/>
          <w:marRight w:val="0"/>
          <w:marTop w:val="0"/>
          <w:marBottom w:val="0"/>
          <w:divBdr>
            <w:top w:val="none" w:sz="0" w:space="0" w:color="auto"/>
            <w:left w:val="none" w:sz="0" w:space="0" w:color="auto"/>
            <w:bottom w:val="none" w:sz="0" w:space="0" w:color="auto"/>
            <w:right w:val="none" w:sz="0" w:space="0" w:color="auto"/>
          </w:divBdr>
        </w:div>
        <w:div w:id="1687364085">
          <w:marLeft w:val="0"/>
          <w:marRight w:val="0"/>
          <w:marTop w:val="0"/>
          <w:marBottom w:val="0"/>
          <w:divBdr>
            <w:top w:val="none" w:sz="0" w:space="0" w:color="auto"/>
            <w:left w:val="none" w:sz="0" w:space="0" w:color="auto"/>
            <w:bottom w:val="none" w:sz="0" w:space="0" w:color="auto"/>
            <w:right w:val="none" w:sz="0" w:space="0" w:color="auto"/>
          </w:divBdr>
        </w:div>
        <w:div w:id="1237088789">
          <w:marLeft w:val="0"/>
          <w:marRight w:val="0"/>
          <w:marTop w:val="0"/>
          <w:marBottom w:val="0"/>
          <w:divBdr>
            <w:top w:val="none" w:sz="0" w:space="0" w:color="auto"/>
            <w:left w:val="none" w:sz="0" w:space="0" w:color="auto"/>
            <w:bottom w:val="none" w:sz="0" w:space="0" w:color="auto"/>
            <w:right w:val="none" w:sz="0" w:space="0" w:color="auto"/>
          </w:divBdr>
        </w:div>
        <w:div w:id="786895131">
          <w:marLeft w:val="0"/>
          <w:marRight w:val="0"/>
          <w:marTop w:val="0"/>
          <w:marBottom w:val="0"/>
          <w:divBdr>
            <w:top w:val="none" w:sz="0" w:space="0" w:color="auto"/>
            <w:left w:val="none" w:sz="0" w:space="0" w:color="auto"/>
            <w:bottom w:val="none" w:sz="0" w:space="0" w:color="auto"/>
            <w:right w:val="none" w:sz="0" w:space="0" w:color="auto"/>
          </w:divBdr>
        </w:div>
        <w:div w:id="1333416766">
          <w:marLeft w:val="0"/>
          <w:marRight w:val="0"/>
          <w:marTop w:val="0"/>
          <w:marBottom w:val="0"/>
          <w:divBdr>
            <w:top w:val="none" w:sz="0" w:space="0" w:color="auto"/>
            <w:left w:val="none" w:sz="0" w:space="0" w:color="auto"/>
            <w:bottom w:val="none" w:sz="0" w:space="0" w:color="auto"/>
            <w:right w:val="none" w:sz="0" w:space="0" w:color="auto"/>
          </w:divBdr>
        </w:div>
        <w:div w:id="414284597">
          <w:marLeft w:val="0"/>
          <w:marRight w:val="0"/>
          <w:marTop w:val="0"/>
          <w:marBottom w:val="0"/>
          <w:divBdr>
            <w:top w:val="none" w:sz="0" w:space="0" w:color="auto"/>
            <w:left w:val="none" w:sz="0" w:space="0" w:color="auto"/>
            <w:bottom w:val="none" w:sz="0" w:space="0" w:color="auto"/>
            <w:right w:val="none" w:sz="0" w:space="0" w:color="auto"/>
          </w:divBdr>
        </w:div>
        <w:div w:id="1430734318">
          <w:marLeft w:val="0"/>
          <w:marRight w:val="0"/>
          <w:marTop w:val="0"/>
          <w:marBottom w:val="0"/>
          <w:divBdr>
            <w:top w:val="none" w:sz="0" w:space="0" w:color="auto"/>
            <w:left w:val="none" w:sz="0" w:space="0" w:color="auto"/>
            <w:bottom w:val="none" w:sz="0" w:space="0" w:color="auto"/>
            <w:right w:val="none" w:sz="0" w:space="0" w:color="auto"/>
          </w:divBdr>
        </w:div>
        <w:div w:id="1535967794">
          <w:marLeft w:val="0"/>
          <w:marRight w:val="0"/>
          <w:marTop w:val="0"/>
          <w:marBottom w:val="0"/>
          <w:divBdr>
            <w:top w:val="none" w:sz="0" w:space="0" w:color="auto"/>
            <w:left w:val="none" w:sz="0" w:space="0" w:color="auto"/>
            <w:bottom w:val="none" w:sz="0" w:space="0" w:color="auto"/>
            <w:right w:val="none" w:sz="0" w:space="0" w:color="auto"/>
          </w:divBdr>
        </w:div>
        <w:div w:id="1224215801">
          <w:marLeft w:val="0"/>
          <w:marRight w:val="0"/>
          <w:marTop w:val="0"/>
          <w:marBottom w:val="0"/>
          <w:divBdr>
            <w:top w:val="none" w:sz="0" w:space="0" w:color="auto"/>
            <w:left w:val="none" w:sz="0" w:space="0" w:color="auto"/>
            <w:bottom w:val="none" w:sz="0" w:space="0" w:color="auto"/>
            <w:right w:val="none" w:sz="0" w:space="0" w:color="auto"/>
          </w:divBdr>
        </w:div>
        <w:div w:id="776019744">
          <w:marLeft w:val="0"/>
          <w:marRight w:val="0"/>
          <w:marTop w:val="0"/>
          <w:marBottom w:val="0"/>
          <w:divBdr>
            <w:top w:val="none" w:sz="0" w:space="0" w:color="auto"/>
            <w:left w:val="none" w:sz="0" w:space="0" w:color="auto"/>
            <w:bottom w:val="none" w:sz="0" w:space="0" w:color="auto"/>
            <w:right w:val="none" w:sz="0" w:space="0" w:color="auto"/>
          </w:divBdr>
        </w:div>
        <w:div w:id="494536431">
          <w:marLeft w:val="0"/>
          <w:marRight w:val="0"/>
          <w:marTop w:val="0"/>
          <w:marBottom w:val="0"/>
          <w:divBdr>
            <w:top w:val="none" w:sz="0" w:space="0" w:color="auto"/>
            <w:left w:val="none" w:sz="0" w:space="0" w:color="auto"/>
            <w:bottom w:val="none" w:sz="0" w:space="0" w:color="auto"/>
            <w:right w:val="none" w:sz="0" w:space="0" w:color="auto"/>
          </w:divBdr>
        </w:div>
        <w:div w:id="241767168">
          <w:marLeft w:val="0"/>
          <w:marRight w:val="0"/>
          <w:marTop w:val="0"/>
          <w:marBottom w:val="0"/>
          <w:divBdr>
            <w:top w:val="none" w:sz="0" w:space="0" w:color="auto"/>
            <w:left w:val="none" w:sz="0" w:space="0" w:color="auto"/>
            <w:bottom w:val="none" w:sz="0" w:space="0" w:color="auto"/>
            <w:right w:val="none" w:sz="0" w:space="0" w:color="auto"/>
          </w:divBdr>
        </w:div>
        <w:div w:id="1833183106">
          <w:marLeft w:val="0"/>
          <w:marRight w:val="0"/>
          <w:marTop w:val="0"/>
          <w:marBottom w:val="0"/>
          <w:divBdr>
            <w:top w:val="none" w:sz="0" w:space="0" w:color="auto"/>
            <w:left w:val="none" w:sz="0" w:space="0" w:color="auto"/>
            <w:bottom w:val="none" w:sz="0" w:space="0" w:color="auto"/>
            <w:right w:val="none" w:sz="0" w:space="0" w:color="auto"/>
          </w:divBdr>
        </w:div>
        <w:div w:id="1179197212">
          <w:marLeft w:val="0"/>
          <w:marRight w:val="0"/>
          <w:marTop w:val="0"/>
          <w:marBottom w:val="0"/>
          <w:divBdr>
            <w:top w:val="none" w:sz="0" w:space="0" w:color="auto"/>
            <w:left w:val="none" w:sz="0" w:space="0" w:color="auto"/>
            <w:bottom w:val="none" w:sz="0" w:space="0" w:color="auto"/>
            <w:right w:val="none" w:sz="0" w:space="0" w:color="auto"/>
          </w:divBdr>
        </w:div>
        <w:div w:id="2064330344">
          <w:marLeft w:val="0"/>
          <w:marRight w:val="0"/>
          <w:marTop w:val="0"/>
          <w:marBottom w:val="0"/>
          <w:divBdr>
            <w:top w:val="none" w:sz="0" w:space="0" w:color="auto"/>
            <w:left w:val="none" w:sz="0" w:space="0" w:color="auto"/>
            <w:bottom w:val="none" w:sz="0" w:space="0" w:color="auto"/>
            <w:right w:val="none" w:sz="0" w:space="0" w:color="auto"/>
          </w:divBdr>
        </w:div>
        <w:div w:id="1824197215">
          <w:marLeft w:val="0"/>
          <w:marRight w:val="0"/>
          <w:marTop w:val="0"/>
          <w:marBottom w:val="0"/>
          <w:divBdr>
            <w:top w:val="none" w:sz="0" w:space="0" w:color="auto"/>
            <w:left w:val="none" w:sz="0" w:space="0" w:color="auto"/>
            <w:bottom w:val="none" w:sz="0" w:space="0" w:color="auto"/>
            <w:right w:val="none" w:sz="0" w:space="0" w:color="auto"/>
          </w:divBdr>
        </w:div>
        <w:div w:id="2083138827">
          <w:marLeft w:val="0"/>
          <w:marRight w:val="0"/>
          <w:marTop w:val="0"/>
          <w:marBottom w:val="0"/>
          <w:divBdr>
            <w:top w:val="none" w:sz="0" w:space="0" w:color="auto"/>
            <w:left w:val="none" w:sz="0" w:space="0" w:color="auto"/>
            <w:bottom w:val="none" w:sz="0" w:space="0" w:color="auto"/>
            <w:right w:val="none" w:sz="0" w:space="0" w:color="auto"/>
          </w:divBdr>
        </w:div>
        <w:div w:id="409621034">
          <w:marLeft w:val="0"/>
          <w:marRight w:val="0"/>
          <w:marTop w:val="0"/>
          <w:marBottom w:val="0"/>
          <w:divBdr>
            <w:top w:val="none" w:sz="0" w:space="0" w:color="auto"/>
            <w:left w:val="none" w:sz="0" w:space="0" w:color="auto"/>
            <w:bottom w:val="none" w:sz="0" w:space="0" w:color="auto"/>
            <w:right w:val="none" w:sz="0" w:space="0" w:color="auto"/>
          </w:divBdr>
        </w:div>
        <w:div w:id="837426579">
          <w:marLeft w:val="0"/>
          <w:marRight w:val="0"/>
          <w:marTop w:val="0"/>
          <w:marBottom w:val="0"/>
          <w:divBdr>
            <w:top w:val="none" w:sz="0" w:space="0" w:color="auto"/>
            <w:left w:val="none" w:sz="0" w:space="0" w:color="auto"/>
            <w:bottom w:val="none" w:sz="0" w:space="0" w:color="auto"/>
            <w:right w:val="none" w:sz="0" w:space="0" w:color="auto"/>
          </w:divBdr>
        </w:div>
        <w:div w:id="462575730">
          <w:marLeft w:val="0"/>
          <w:marRight w:val="0"/>
          <w:marTop w:val="0"/>
          <w:marBottom w:val="0"/>
          <w:divBdr>
            <w:top w:val="none" w:sz="0" w:space="0" w:color="auto"/>
            <w:left w:val="none" w:sz="0" w:space="0" w:color="auto"/>
            <w:bottom w:val="none" w:sz="0" w:space="0" w:color="auto"/>
            <w:right w:val="none" w:sz="0" w:space="0" w:color="auto"/>
          </w:divBdr>
        </w:div>
        <w:div w:id="1102914693">
          <w:marLeft w:val="0"/>
          <w:marRight w:val="0"/>
          <w:marTop w:val="0"/>
          <w:marBottom w:val="0"/>
          <w:divBdr>
            <w:top w:val="none" w:sz="0" w:space="0" w:color="auto"/>
            <w:left w:val="none" w:sz="0" w:space="0" w:color="auto"/>
            <w:bottom w:val="none" w:sz="0" w:space="0" w:color="auto"/>
            <w:right w:val="none" w:sz="0" w:space="0" w:color="auto"/>
          </w:divBdr>
        </w:div>
        <w:div w:id="339547724">
          <w:marLeft w:val="0"/>
          <w:marRight w:val="0"/>
          <w:marTop w:val="0"/>
          <w:marBottom w:val="0"/>
          <w:divBdr>
            <w:top w:val="none" w:sz="0" w:space="0" w:color="auto"/>
            <w:left w:val="none" w:sz="0" w:space="0" w:color="auto"/>
            <w:bottom w:val="none" w:sz="0" w:space="0" w:color="auto"/>
            <w:right w:val="none" w:sz="0" w:space="0" w:color="auto"/>
          </w:divBdr>
        </w:div>
        <w:div w:id="1869492669">
          <w:marLeft w:val="0"/>
          <w:marRight w:val="0"/>
          <w:marTop w:val="0"/>
          <w:marBottom w:val="0"/>
          <w:divBdr>
            <w:top w:val="none" w:sz="0" w:space="0" w:color="auto"/>
            <w:left w:val="none" w:sz="0" w:space="0" w:color="auto"/>
            <w:bottom w:val="none" w:sz="0" w:space="0" w:color="auto"/>
            <w:right w:val="none" w:sz="0" w:space="0" w:color="auto"/>
          </w:divBdr>
        </w:div>
        <w:div w:id="1198618911">
          <w:marLeft w:val="0"/>
          <w:marRight w:val="0"/>
          <w:marTop w:val="0"/>
          <w:marBottom w:val="0"/>
          <w:divBdr>
            <w:top w:val="none" w:sz="0" w:space="0" w:color="auto"/>
            <w:left w:val="none" w:sz="0" w:space="0" w:color="auto"/>
            <w:bottom w:val="none" w:sz="0" w:space="0" w:color="auto"/>
            <w:right w:val="none" w:sz="0" w:space="0" w:color="auto"/>
          </w:divBdr>
        </w:div>
        <w:div w:id="1360011554">
          <w:marLeft w:val="0"/>
          <w:marRight w:val="0"/>
          <w:marTop w:val="0"/>
          <w:marBottom w:val="0"/>
          <w:divBdr>
            <w:top w:val="none" w:sz="0" w:space="0" w:color="auto"/>
            <w:left w:val="none" w:sz="0" w:space="0" w:color="auto"/>
            <w:bottom w:val="none" w:sz="0" w:space="0" w:color="auto"/>
            <w:right w:val="none" w:sz="0" w:space="0" w:color="auto"/>
          </w:divBdr>
        </w:div>
        <w:div w:id="384573403">
          <w:marLeft w:val="0"/>
          <w:marRight w:val="0"/>
          <w:marTop w:val="0"/>
          <w:marBottom w:val="0"/>
          <w:divBdr>
            <w:top w:val="none" w:sz="0" w:space="0" w:color="auto"/>
            <w:left w:val="none" w:sz="0" w:space="0" w:color="auto"/>
            <w:bottom w:val="none" w:sz="0" w:space="0" w:color="auto"/>
            <w:right w:val="none" w:sz="0" w:space="0" w:color="auto"/>
          </w:divBdr>
        </w:div>
        <w:div w:id="835731376">
          <w:marLeft w:val="0"/>
          <w:marRight w:val="0"/>
          <w:marTop w:val="0"/>
          <w:marBottom w:val="0"/>
          <w:divBdr>
            <w:top w:val="none" w:sz="0" w:space="0" w:color="auto"/>
            <w:left w:val="none" w:sz="0" w:space="0" w:color="auto"/>
            <w:bottom w:val="none" w:sz="0" w:space="0" w:color="auto"/>
            <w:right w:val="none" w:sz="0" w:space="0" w:color="auto"/>
          </w:divBdr>
        </w:div>
        <w:div w:id="1283078333">
          <w:marLeft w:val="0"/>
          <w:marRight w:val="0"/>
          <w:marTop w:val="0"/>
          <w:marBottom w:val="0"/>
          <w:divBdr>
            <w:top w:val="none" w:sz="0" w:space="0" w:color="auto"/>
            <w:left w:val="none" w:sz="0" w:space="0" w:color="auto"/>
            <w:bottom w:val="none" w:sz="0" w:space="0" w:color="auto"/>
            <w:right w:val="none" w:sz="0" w:space="0" w:color="auto"/>
          </w:divBdr>
        </w:div>
        <w:div w:id="1036856456">
          <w:marLeft w:val="0"/>
          <w:marRight w:val="0"/>
          <w:marTop w:val="0"/>
          <w:marBottom w:val="0"/>
          <w:divBdr>
            <w:top w:val="none" w:sz="0" w:space="0" w:color="auto"/>
            <w:left w:val="none" w:sz="0" w:space="0" w:color="auto"/>
            <w:bottom w:val="none" w:sz="0" w:space="0" w:color="auto"/>
            <w:right w:val="none" w:sz="0" w:space="0" w:color="auto"/>
          </w:divBdr>
        </w:div>
        <w:div w:id="1678844779">
          <w:marLeft w:val="0"/>
          <w:marRight w:val="0"/>
          <w:marTop w:val="0"/>
          <w:marBottom w:val="0"/>
          <w:divBdr>
            <w:top w:val="none" w:sz="0" w:space="0" w:color="auto"/>
            <w:left w:val="none" w:sz="0" w:space="0" w:color="auto"/>
            <w:bottom w:val="none" w:sz="0" w:space="0" w:color="auto"/>
            <w:right w:val="none" w:sz="0" w:space="0" w:color="auto"/>
          </w:divBdr>
        </w:div>
        <w:div w:id="1605920224">
          <w:marLeft w:val="0"/>
          <w:marRight w:val="0"/>
          <w:marTop w:val="0"/>
          <w:marBottom w:val="0"/>
          <w:divBdr>
            <w:top w:val="none" w:sz="0" w:space="0" w:color="auto"/>
            <w:left w:val="none" w:sz="0" w:space="0" w:color="auto"/>
            <w:bottom w:val="none" w:sz="0" w:space="0" w:color="auto"/>
            <w:right w:val="none" w:sz="0" w:space="0" w:color="auto"/>
          </w:divBdr>
        </w:div>
        <w:div w:id="1620141946">
          <w:marLeft w:val="0"/>
          <w:marRight w:val="0"/>
          <w:marTop w:val="0"/>
          <w:marBottom w:val="0"/>
          <w:divBdr>
            <w:top w:val="none" w:sz="0" w:space="0" w:color="auto"/>
            <w:left w:val="none" w:sz="0" w:space="0" w:color="auto"/>
            <w:bottom w:val="none" w:sz="0" w:space="0" w:color="auto"/>
            <w:right w:val="none" w:sz="0" w:space="0" w:color="auto"/>
          </w:divBdr>
        </w:div>
        <w:div w:id="1829203686">
          <w:marLeft w:val="0"/>
          <w:marRight w:val="0"/>
          <w:marTop w:val="0"/>
          <w:marBottom w:val="0"/>
          <w:divBdr>
            <w:top w:val="none" w:sz="0" w:space="0" w:color="auto"/>
            <w:left w:val="none" w:sz="0" w:space="0" w:color="auto"/>
            <w:bottom w:val="none" w:sz="0" w:space="0" w:color="auto"/>
            <w:right w:val="none" w:sz="0" w:space="0" w:color="auto"/>
          </w:divBdr>
        </w:div>
        <w:div w:id="654846633">
          <w:marLeft w:val="0"/>
          <w:marRight w:val="0"/>
          <w:marTop w:val="0"/>
          <w:marBottom w:val="0"/>
          <w:divBdr>
            <w:top w:val="none" w:sz="0" w:space="0" w:color="auto"/>
            <w:left w:val="none" w:sz="0" w:space="0" w:color="auto"/>
            <w:bottom w:val="none" w:sz="0" w:space="0" w:color="auto"/>
            <w:right w:val="none" w:sz="0" w:space="0" w:color="auto"/>
          </w:divBdr>
        </w:div>
        <w:div w:id="876741803">
          <w:marLeft w:val="0"/>
          <w:marRight w:val="0"/>
          <w:marTop w:val="0"/>
          <w:marBottom w:val="0"/>
          <w:divBdr>
            <w:top w:val="none" w:sz="0" w:space="0" w:color="auto"/>
            <w:left w:val="none" w:sz="0" w:space="0" w:color="auto"/>
            <w:bottom w:val="none" w:sz="0" w:space="0" w:color="auto"/>
            <w:right w:val="none" w:sz="0" w:space="0" w:color="auto"/>
          </w:divBdr>
        </w:div>
        <w:div w:id="246307194">
          <w:marLeft w:val="0"/>
          <w:marRight w:val="0"/>
          <w:marTop w:val="0"/>
          <w:marBottom w:val="0"/>
          <w:divBdr>
            <w:top w:val="none" w:sz="0" w:space="0" w:color="auto"/>
            <w:left w:val="none" w:sz="0" w:space="0" w:color="auto"/>
            <w:bottom w:val="none" w:sz="0" w:space="0" w:color="auto"/>
            <w:right w:val="none" w:sz="0" w:space="0" w:color="auto"/>
          </w:divBdr>
        </w:div>
        <w:div w:id="857230538">
          <w:marLeft w:val="0"/>
          <w:marRight w:val="0"/>
          <w:marTop w:val="0"/>
          <w:marBottom w:val="0"/>
          <w:divBdr>
            <w:top w:val="none" w:sz="0" w:space="0" w:color="auto"/>
            <w:left w:val="none" w:sz="0" w:space="0" w:color="auto"/>
            <w:bottom w:val="none" w:sz="0" w:space="0" w:color="auto"/>
            <w:right w:val="none" w:sz="0" w:space="0" w:color="auto"/>
          </w:divBdr>
        </w:div>
        <w:div w:id="1924679969">
          <w:marLeft w:val="0"/>
          <w:marRight w:val="0"/>
          <w:marTop w:val="0"/>
          <w:marBottom w:val="0"/>
          <w:divBdr>
            <w:top w:val="none" w:sz="0" w:space="0" w:color="auto"/>
            <w:left w:val="none" w:sz="0" w:space="0" w:color="auto"/>
            <w:bottom w:val="none" w:sz="0" w:space="0" w:color="auto"/>
            <w:right w:val="none" w:sz="0" w:space="0" w:color="auto"/>
          </w:divBdr>
        </w:div>
        <w:div w:id="188836307">
          <w:marLeft w:val="0"/>
          <w:marRight w:val="0"/>
          <w:marTop w:val="0"/>
          <w:marBottom w:val="0"/>
          <w:divBdr>
            <w:top w:val="none" w:sz="0" w:space="0" w:color="auto"/>
            <w:left w:val="none" w:sz="0" w:space="0" w:color="auto"/>
            <w:bottom w:val="none" w:sz="0" w:space="0" w:color="auto"/>
            <w:right w:val="none" w:sz="0" w:space="0" w:color="auto"/>
          </w:divBdr>
        </w:div>
        <w:div w:id="1813861700">
          <w:marLeft w:val="0"/>
          <w:marRight w:val="0"/>
          <w:marTop w:val="0"/>
          <w:marBottom w:val="0"/>
          <w:divBdr>
            <w:top w:val="none" w:sz="0" w:space="0" w:color="auto"/>
            <w:left w:val="none" w:sz="0" w:space="0" w:color="auto"/>
            <w:bottom w:val="none" w:sz="0" w:space="0" w:color="auto"/>
            <w:right w:val="none" w:sz="0" w:space="0" w:color="auto"/>
          </w:divBdr>
        </w:div>
        <w:div w:id="638653790">
          <w:marLeft w:val="0"/>
          <w:marRight w:val="0"/>
          <w:marTop w:val="0"/>
          <w:marBottom w:val="0"/>
          <w:divBdr>
            <w:top w:val="none" w:sz="0" w:space="0" w:color="auto"/>
            <w:left w:val="none" w:sz="0" w:space="0" w:color="auto"/>
            <w:bottom w:val="none" w:sz="0" w:space="0" w:color="auto"/>
            <w:right w:val="none" w:sz="0" w:space="0" w:color="auto"/>
          </w:divBdr>
        </w:div>
        <w:div w:id="1424574485">
          <w:marLeft w:val="0"/>
          <w:marRight w:val="0"/>
          <w:marTop w:val="0"/>
          <w:marBottom w:val="0"/>
          <w:divBdr>
            <w:top w:val="none" w:sz="0" w:space="0" w:color="auto"/>
            <w:left w:val="none" w:sz="0" w:space="0" w:color="auto"/>
            <w:bottom w:val="none" w:sz="0" w:space="0" w:color="auto"/>
            <w:right w:val="none" w:sz="0" w:space="0" w:color="auto"/>
          </w:divBdr>
        </w:div>
        <w:div w:id="1572933082">
          <w:marLeft w:val="0"/>
          <w:marRight w:val="0"/>
          <w:marTop w:val="0"/>
          <w:marBottom w:val="0"/>
          <w:divBdr>
            <w:top w:val="none" w:sz="0" w:space="0" w:color="auto"/>
            <w:left w:val="none" w:sz="0" w:space="0" w:color="auto"/>
            <w:bottom w:val="none" w:sz="0" w:space="0" w:color="auto"/>
            <w:right w:val="none" w:sz="0" w:space="0" w:color="auto"/>
          </w:divBdr>
        </w:div>
        <w:div w:id="2100254845">
          <w:marLeft w:val="0"/>
          <w:marRight w:val="0"/>
          <w:marTop w:val="0"/>
          <w:marBottom w:val="0"/>
          <w:divBdr>
            <w:top w:val="none" w:sz="0" w:space="0" w:color="auto"/>
            <w:left w:val="none" w:sz="0" w:space="0" w:color="auto"/>
            <w:bottom w:val="none" w:sz="0" w:space="0" w:color="auto"/>
            <w:right w:val="none" w:sz="0" w:space="0" w:color="auto"/>
          </w:divBdr>
        </w:div>
        <w:div w:id="1244099203">
          <w:marLeft w:val="0"/>
          <w:marRight w:val="0"/>
          <w:marTop w:val="0"/>
          <w:marBottom w:val="0"/>
          <w:divBdr>
            <w:top w:val="none" w:sz="0" w:space="0" w:color="auto"/>
            <w:left w:val="none" w:sz="0" w:space="0" w:color="auto"/>
            <w:bottom w:val="none" w:sz="0" w:space="0" w:color="auto"/>
            <w:right w:val="none" w:sz="0" w:space="0" w:color="auto"/>
          </w:divBdr>
        </w:div>
        <w:div w:id="691881484">
          <w:marLeft w:val="0"/>
          <w:marRight w:val="0"/>
          <w:marTop w:val="0"/>
          <w:marBottom w:val="0"/>
          <w:divBdr>
            <w:top w:val="none" w:sz="0" w:space="0" w:color="auto"/>
            <w:left w:val="none" w:sz="0" w:space="0" w:color="auto"/>
            <w:bottom w:val="none" w:sz="0" w:space="0" w:color="auto"/>
            <w:right w:val="none" w:sz="0" w:space="0" w:color="auto"/>
          </w:divBdr>
        </w:div>
        <w:div w:id="1467624536">
          <w:marLeft w:val="0"/>
          <w:marRight w:val="0"/>
          <w:marTop w:val="0"/>
          <w:marBottom w:val="0"/>
          <w:divBdr>
            <w:top w:val="none" w:sz="0" w:space="0" w:color="auto"/>
            <w:left w:val="none" w:sz="0" w:space="0" w:color="auto"/>
            <w:bottom w:val="none" w:sz="0" w:space="0" w:color="auto"/>
            <w:right w:val="none" w:sz="0" w:space="0" w:color="auto"/>
          </w:divBdr>
        </w:div>
        <w:div w:id="784807211">
          <w:marLeft w:val="0"/>
          <w:marRight w:val="0"/>
          <w:marTop w:val="0"/>
          <w:marBottom w:val="0"/>
          <w:divBdr>
            <w:top w:val="none" w:sz="0" w:space="0" w:color="auto"/>
            <w:left w:val="none" w:sz="0" w:space="0" w:color="auto"/>
            <w:bottom w:val="none" w:sz="0" w:space="0" w:color="auto"/>
            <w:right w:val="none" w:sz="0" w:space="0" w:color="auto"/>
          </w:divBdr>
        </w:div>
        <w:div w:id="1279214384">
          <w:marLeft w:val="0"/>
          <w:marRight w:val="0"/>
          <w:marTop w:val="0"/>
          <w:marBottom w:val="0"/>
          <w:divBdr>
            <w:top w:val="none" w:sz="0" w:space="0" w:color="auto"/>
            <w:left w:val="none" w:sz="0" w:space="0" w:color="auto"/>
            <w:bottom w:val="none" w:sz="0" w:space="0" w:color="auto"/>
            <w:right w:val="none" w:sz="0" w:space="0" w:color="auto"/>
          </w:divBdr>
        </w:div>
        <w:div w:id="434599003">
          <w:marLeft w:val="0"/>
          <w:marRight w:val="0"/>
          <w:marTop w:val="0"/>
          <w:marBottom w:val="0"/>
          <w:divBdr>
            <w:top w:val="none" w:sz="0" w:space="0" w:color="auto"/>
            <w:left w:val="none" w:sz="0" w:space="0" w:color="auto"/>
            <w:bottom w:val="none" w:sz="0" w:space="0" w:color="auto"/>
            <w:right w:val="none" w:sz="0" w:space="0" w:color="auto"/>
          </w:divBdr>
        </w:div>
        <w:div w:id="2034186539">
          <w:marLeft w:val="0"/>
          <w:marRight w:val="0"/>
          <w:marTop w:val="0"/>
          <w:marBottom w:val="0"/>
          <w:divBdr>
            <w:top w:val="none" w:sz="0" w:space="0" w:color="auto"/>
            <w:left w:val="none" w:sz="0" w:space="0" w:color="auto"/>
            <w:bottom w:val="none" w:sz="0" w:space="0" w:color="auto"/>
            <w:right w:val="none" w:sz="0" w:space="0" w:color="auto"/>
          </w:divBdr>
        </w:div>
        <w:div w:id="1029529139">
          <w:marLeft w:val="0"/>
          <w:marRight w:val="0"/>
          <w:marTop w:val="0"/>
          <w:marBottom w:val="0"/>
          <w:divBdr>
            <w:top w:val="none" w:sz="0" w:space="0" w:color="auto"/>
            <w:left w:val="none" w:sz="0" w:space="0" w:color="auto"/>
            <w:bottom w:val="none" w:sz="0" w:space="0" w:color="auto"/>
            <w:right w:val="none" w:sz="0" w:space="0" w:color="auto"/>
          </w:divBdr>
        </w:div>
        <w:div w:id="1691104535">
          <w:marLeft w:val="0"/>
          <w:marRight w:val="0"/>
          <w:marTop w:val="0"/>
          <w:marBottom w:val="0"/>
          <w:divBdr>
            <w:top w:val="none" w:sz="0" w:space="0" w:color="auto"/>
            <w:left w:val="none" w:sz="0" w:space="0" w:color="auto"/>
            <w:bottom w:val="none" w:sz="0" w:space="0" w:color="auto"/>
            <w:right w:val="none" w:sz="0" w:space="0" w:color="auto"/>
          </w:divBdr>
        </w:div>
        <w:div w:id="1138835463">
          <w:marLeft w:val="0"/>
          <w:marRight w:val="0"/>
          <w:marTop w:val="0"/>
          <w:marBottom w:val="0"/>
          <w:divBdr>
            <w:top w:val="none" w:sz="0" w:space="0" w:color="auto"/>
            <w:left w:val="none" w:sz="0" w:space="0" w:color="auto"/>
            <w:bottom w:val="none" w:sz="0" w:space="0" w:color="auto"/>
            <w:right w:val="none" w:sz="0" w:space="0" w:color="auto"/>
          </w:divBdr>
        </w:div>
        <w:div w:id="1847138111">
          <w:marLeft w:val="0"/>
          <w:marRight w:val="0"/>
          <w:marTop w:val="0"/>
          <w:marBottom w:val="0"/>
          <w:divBdr>
            <w:top w:val="none" w:sz="0" w:space="0" w:color="auto"/>
            <w:left w:val="none" w:sz="0" w:space="0" w:color="auto"/>
            <w:bottom w:val="none" w:sz="0" w:space="0" w:color="auto"/>
            <w:right w:val="none" w:sz="0" w:space="0" w:color="auto"/>
          </w:divBdr>
        </w:div>
        <w:div w:id="1328751839">
          <w:marLeft w:val="0"/>
          <w:marRight w:val="0"/>
          <w:marTop w:val="0"/>
          <w:marBottom w:val="0"/>
          <w:divBdr>
            <w:top w:val="none" w:sz="0" w:space="0" w:color="auto"/>
            <w:left w:val="none" w:sz="0" w:space="0" w:color="auto"/>
            <w:bottom w:val="none" w:sz="0" w:space="0" w:color="auto"/>
            <w:right w:val="none" w:sz="0" w:space="0" w:color="auto"/>
          </w:divBdr>
        </w:div>
        <w:div w:id="259417149">
          <w:marLeft w:val="0"/>
          <w:marRight w:val="0"/>
          <w:marTop w:val="0"/>
          <w:marBottom w:val="0"/>
          <w:divBdr>
            <w:top w:val="none" w:sz="0" w:space="0" w:color="auto"/>
            <w:left w:val="none" w:sz="0" w:space="0" w:color="auto"/>
            <w:bottom w:val="none" w:sz="0" w:space="0" w:color="auto"/>
            <w:right w:val="none" w:sz="0" w:space="0" w:color="auto"/>
          </w:divBdr>
        </w:div>
        <w:div w:id="608704986">
          <w:marLeft w:val="0"/>
          <w:marRight w:val="0"/>
          <w:marTop w:val="0"/>
          <w:marBottom w:val="0"/>
          <w:divBdr>
            <w:top w:val="none" w:sz="0" w:space="0" w:color="auto"/>
            <w:left w:val="none" w:sz="0" w:space="0" w:color="auto"/>
            <w:bottom w:val="none" w:sz="0" w:space="0" w:color="auto"/>
            <w:right w:val="none" w:sz="0" w:space="0" w:color="auto"/>
          </w:divBdr>
        </w:div>
        <w:div w:id="1237783587">
          <w:marLeft w:val="0"/>
          <w:marRight w:val="0"/>
          <w:marTop w:val="0"/>
          <w:marBottom w:val="0"/>
          <w:divBdr>
            <w:top w:val="none" w:sz="0" w:space="0" w:color="auto"/>
            <w:left w:val="none" w:sz="0" w:space="0" w:color="auto"/>
            <w:bottom w:val="none" w:sz="0" w:space="0" w:color="auto"/>
            <w:right w:val="none" w:sz="0" w:space="0" w:color="auto"/>
          </w:divBdr>
        </w:div>
        <w:div w:id="173494594">
          <w:marLeft w:val="0"/>
          <w:marRight w:val="0"/>
          <w:marTop w:val="0"/>
          <w:marBottom w:val="0"/>
          <w:divBdr>
            <w:top w:val="none" w:sz="0" w:space="0" w:color="auto"/>
            <w:left w:val="none" w:sz="0" w:space="0" w:color="auto"/>
            <w:bottom w:val="none" w:sz="0" w:space="0" w:color="auto"/>
            <w:right w:val="none" w:sz="0" w:space="0" w:color="auto"/>
          </w:divBdr>
        </w:div>
        <w:div w:id="1819150209">
          <w:marLeft w:val="0"/>
          <w:marRight w:val="0"/>
          <w:marTop w:val="0"/>
          <w:marBottom w:val="0"/>
          <w:divBdr>
            <w:top w:val="none" w:sz="0" w:space="0" w:color="auto"/>
            <w:left w:val="none" w:sz="0" w:space="0" w:color="auto"/>
            <w:bottom w:val="none" w:sz="0" w:space="0" w:color="auto"/>
            <w:right w:val="none" w:sz="0" w:space="0" w:color="auto"/>
          </w:divBdr>
        </w:div>
        <w:div w:id="1884319743">
          <w:marLeft w:val="0"/>
          <w:marRight w:val="0"/>
          <w:marTop w:val="0"/>
          <w:marBottom w:val="0"/>
          <w:divBdr>
            <w:top w:val="none" w:sz="0" w:space="0" w:color="auto"/>
            <w:left w:val="none" w:sz="0" w:space="0" w:color="auto"/>
            <w:bottom w:val="none" w:sz="0" w:space="0" w:color="auto"/>
            <w:right w:val="none" w:sz="0" w:space="0" w:color="auto"/>
          </w:divBdr>
        </w:div>
        <w:div w:id="724792067">
          <w:marLeft w:val="0"/>
          <w:marRight w:val="0"/>
          <w:marTop w:val="0"/>
          <w:marBottom w:val="0"/>
          <w:divBdr>
            <w:top w:val="none" w:sz="0" w:space="0" w:color="auto"/>
            <w:left w:val="none" w:sz="0" w:space="0" w:color="auto"/>
            <w:bottom w:val="none" w:sz="0" w:space="0" w:color="auto"/>
            <w:right w:val="none" w:sz="0" w:space="0" w:color="auto"/>
          </w:divBdr>
        </w:div>
        <w:div w:id="1563322420">
          <w:marLeft w:val="0"/>
          <w:marRight w:val="0"/>
          <w:marTop w:val="0"/>
          <w:marBottom w:val="0"/>
          <w:divBdr>
            <w:top w:val="none" w:sz="0" w:space="0" w:color="auto"/>
            <w:left w:val="none" w:sz="0" w:space="0" w:color="auto"/>
            <w:bottom w:val="none" w:sz="0" w:space="0" w:color="auto"/>
            <w:right w:val="none" w:sz="0" w:space="0" w:color="auto"/>
          </w:divBdr>
        </w:div>
        <w:div w:id="754596053">
          <w:marLeft w:val="0"/>
          <w:marRight w:val="0"/>
          <w:marTop w:val="0"/>
          <w:marBottom w:val="0"/>
          <w:divBdr>
            <w:top w:val="none" w:sz="0" w:space="0" w:color="auto"/>
            <w:left w:val="none" w:sz="0" w:space="0" w:color="auto"/>
            <w:bottom w:val="none" w:sz="0" w:space="0" w:color="auto"/>
            <w:right w:val="none" w:sz="0" w:space="0" w:color="auto"/>
          </w:divBdr>
        </w:div>
        <w:div w:id="1343438325">
          <w:marLeft w:val="0"/>
          <w:marRight w:val="0"/>
          <w:marTop w:val="0"/>
          <w:marBottom w:val="0"/>
          <w:divBdr>
            <w:top w:val="none" w:sz="0" w:space="0" w:color="auto"/>
            <w:left w:val="none" w:sz="0" w:space="0" w:color="auto"/>
            <w:bottom w:val="none" w:sz="0" w:space="0" w:color="auto"/>
            <w:right w:val="none" w:sz="0" w:space="0" w:color="auto"/>
          </w:divBdr>
        </w:div>
        <w:div w:id="181549349">
          <w:marLeft w:val="0"/>
          <w:marRight w:val="0"/>
          <w:marTop w:val="0"/>
          <w:marBottom w:val="0"/>
          <w:divBdr>
            <w:top w:val="none" w:sz="0" w:space="0" w:color="auto"/>
            <w:left w:val="none" w:sz="0" w:space="0" w:color="auto"/>
            <w:bottom w:val="none" w:sz="0" w:space="0" w:color="auto"/>
            <w:right w:val="none" w:sz="0" w:space="0" w:color="auto"/>
          </w:divBdr>
        </w:div>
        <w:div w:id="1180773602">
          <w:marLeft w:val="0"/>
          <w:marRight w:val="0"/>
          <w:marTop w:val="0"/>
          <w:marBottom w:val="0"/>
          <w:divBdr>
            <w:top w:val="none" w:sz="0" w:space="0" w:color="auto"/>
            <w:left w:val="none" w:sz="0" w:space="0" w:color="auto"/>
            <w:bottom w:val="none" w:sz="0" w:space="0" w:color="auto"/>
            <w:right w:val="none" w:sz="0" w:space="0" w:color="auto"/>
          </w:divBdr>
        </w:div>
        <w:div w:id="8530547">
          <w:marLeft w:val="0"/>
          <w:marRight w:val="0"/>
          <w:marTop w:val="0"/>
          <w:marBottom w:val="0"/>
          <w:divBdr>
            <w:top w:val="none" w:sz="0" w:space="0" w:color="auto"/>
            <w:left w:val="none" w:sz="0" w:space="0" w:color="auto"/>
            <w:bottom w:val="none" w:sz="0" w:space="0" w:color="auto"/>
            <w:right w:val="none" w:sz="0" w:space="0" w:color="auto"/>
          </w:divBdr>
        </w:div>
        <w:div w:id="327710973">
          <w:marLeft w:val="0"/>
          <w:marRight w:val="0"/>
          <w:marTop w:val="0"/>
          <w:marBottom w:val="0"/>
          <w:divBdr>
            <w:top w:val="none" w:sz="0" w:space="0" w:color="auto"/>
            <w:left w:val="none" w:sz="0" w:space="0" w:color="auto"/>
            <w:bottom w:val="none" w:sz="0" w:space="0" w:color="auto"/>
            <w:right w:val="none" w:sz="0" w:space="0" w:color="auto"/>
          </w:divBdr>
        </w:div>
        <w:div w:id="816457093">
          <w:marLeft w:val="0"/>
          <w:marRight w:val="0"/>
          <w:marTop w:val="0"/>
          <w:marBottom w:val="0"/>
          <w:divBdr>
            <w:top w:val="none" w:sz="0" w:space="0" w:color="auto"/>
            <w:left w:val="none" w:sz="0" w:space="0" w:color="auto"/>
            <w:bottom w:val="none" w:sz="0" w:space="0" w:color="auto"/>
            <w:right w:val="none" w:sz="0" w:space="0" w:color="auto"/>
          </w:divBdr>
        </w:div>
        <w:div w:id="1672222667">
          <w:marLeft w:val="0"/>
          <w:marRight w:val="0"/>
          <w:marTop w:val="0"/>
          <w:marBottom w:val="0"/>
          <w:divBdr>
            <w:top w:val="none" w:sz="0" w:space="0" w:color="auto"/>
            <w:left w:val="none" w:sz="0" w:space="0" w:color="auto"/>
            <w:bottom w:val="none" w:sz="0" w:space="0" w:color="auto"/>
            <w:right w:val="none" w:sz="0" w:space="0" w:color="auto"/>
          </w:divBdr>
        </w:div>
        <w:div w:id="1592200693">
          <w:marLeft w:val="0"/>
          <w:marRight w:val="0"/>
          <w:marTop w:val="0"/>
          <w:marBottom w:val="0"/>
          <w:divBdr>
            <w:top w:val="none" w:sz="0" w:space="0" w:color="auto"/>
            <w:left w:val="none" w:sz="0" w:space="0" w:color="auto"/>
            <w:bottom w:val="none" w:sz="0" w:space="0" w:color="auto"/>
            <w:right w:val="none" w:sz="0" w:space="0" w:color="auto"/>
          </w:divBdr>
        </w:div>
        <w:div w:id="1905799886">
          <w:marLeft w:val="0"/>
          <w:marRight w:val="0"/>
          <w:marTop w:val="0"/>
          <w:marBottom w:val="0"/>
          <w:divBdr>
            <w:top w:val="none" w:sz="0" w:space="0" w:color="auto"/>
            <w:left w:val="none" w:sz="0" w:space="0" w:color="auto"/>
            <w:bottom w:val="none" w:sz="0" w:space="0" w:color="auto"/>
            <w:right w:val="none" w:sz="0" w:space="0" w:color="auto"/>
          </w:divBdr>
        </w:div>
        <w:div w:id="754479103">
          <w:marLeft w:val="0"/>
          <w:marRight w:val="0"/>
          <w:marTop w:val="0"/>
          <w:marBottom w:val="0"/>
          <w:divBdr>
            <w:top w:val="none" w:sz="0" w:space="0" w:color="auto"/>
            <w:left w:val="none" w:sz="0" w:space="0" w:color="auto"/>
            <w:bottom w:val="none" w:sz="0" w:space="0" w:color="auto"/>
            <w:right w:val="none" w:sz="0" w:space="0" w:color="auto"/>
          </w:divBdr>
        </w:div>
        <w:div w:id="1140466205">
          <w:marLeft w:val="0"/>
          <w:marRight w:val="0"/>
          <w:marTop w:val="0"/>
          <w:marBottom w:val="0"/>
          <w:divBdr>
            <w:top w:val="none" w:sz="0" w:space="0" w:color="auto"/>
            <w:left w:val="none" w:sz="0" w:space="0" w:color="auto"/>
            <w:bottom w:val="none" w:sz="0" w:space="0" w:color="auto"/>
            <w:right w:val="none" w:sz="0" w:space="0" w:color="auto"/>
          </w:divBdr>
        </w:div>
        <w:div w:id="1182814786">
          <w:marLeft w:val="0"/>
          <w:marRight w:val="0"/>
          <w:marTop w:val="0"/>
          <w:marBottom w:val="0"/>
          <w:divBdr>
            <w:top w:val="none" w:sz="0" w:space="0" w:color="auto"/>
            <w:left w:val="none" w:sz="0" w:space="0" w:color="auto"/>
            <w:bottom w:val="none" w:sz="0" w:space="0" w:color="auto"/>
            <w:right w:val="none" w:sz="0" w:space="0" w:color="auto"/>
          </w:divBdr>
        </w:div>
        <w:div w:id="1541628830">
          <w:marLeft w:val="0"/>
          <w:marRight w:val="0"/>
          <w:marTop w:val="0"/>
          <w:marBottom w:val="0"/>
          <w:divBdr>
            <w:top w:val="none" w:sz="0" w:space="0" w:color="auto"/>
            <w:left w:val="none" w:sz="0" w:space="0" w:color="auto"/>
            <w:bottom w:val="none" w:sz="0" w:space="0" w:color="auto"/>
            <w:right w:val="none" w:sz="0" w:space="0" w:color="auto"/>
          </w:divBdr>
        </w:div>
        <w:div w:id="1060179263">
          <w:marLeft w:val="0"/>
          <w:marRight w:val="0"/>
          <w:marTop w:val="0"/>
          <w:marBottom w:val="0"/>
          <w:divBdr>
            <w:top w:val="none" w:sz="0" w:space="0" w:color="auto"/>
            <w:left w:val="none" w:sz="0" w:space="0" w:color="auto"/>
            <w:bottom w:val="none" w:sz="0" w:space="0" w:color="auto"/>
            <w:right w:val="none" w:sz="0" w:space="0" w:color="auto"/>
          </w:divBdr>
        </w:div>
        <w:div w:id="938635591">
          <w:marLeft w:val="0"/>
          <w:marRight w:val="0"/>
          <w:marTop w:val="0"/>
          <w:marBottom w:val="0"/>
          <w:divBdr>
            <w:top w:val="none" w:sz="0" w:space="0" w:color="auto"/>
            <w:left w:val="none" w:sz="0" w:space="0" w:color="auto"/>
            <w:bottom w:val="none" w:sz="0" w:space="0" w:color="auto"/>
            <w:right w:val="none" w:sz="0" w:space="0" w:color="auto"/>
          </w:divBdr>
        </w:div>
        <w:div w:id="1658147782">
          <w:marLeft w:val="0"/>
          <w:marRight w:val="0"/>
          <w:marTop w:val="0"/>
          <w:marBottom w:val="0"/>
          <w:divBdr>
            <w:top w:val="none" w:sz="0" w:space="0" w:color="auto"/>
            <w:left w:val="none" w:sz="0" w:space="0" w:color="auto"/>
            <w:bottom w:val="none" w:sz="0" w:space="0" w:color="auto"/>
            <w:right w:val="none" w:sz="0" w:space="0" w:color="auto"/>
          </w:divBdr>
        </w:div>
        <w:div w:id="1809977529">
          <w:marLeft w:val="0"/>
          <w:marRight w:val="0"/>
          <w:marTop w:val="0"/>
          <w:marBottom w:val="0"/>
          <w:divBdr>
            <w:top w:val="none" w:sz="0" w:space="0" w:color="auto"/>
            <w:left w:val="none" w:sz="0" w:space="0" w:color="auto"/>
            <w:bottom w:val="none" w:sz="0" w:space="0" w:color="auto"/>
            <w:right w:val="none" w:sz="0" w:space="0" w:color="auto"/>
          </w:divBdr>
        </w:div>
        <w:div w:id="480973056">
          <w:marLeft w:val="0"/>
          <w:marRight w:val="0"/>
          <w:marTop w:val="0"/>
          <w:marBottom w:val="0"/>
          <w:divBdr>
            <w:top w:val="none" w:sz="0" w:space="0" w:color="auto"/>
            <w:left w:val="none" w:sz="0" w:space="0" w:color="auto"/>
            <w:bottom w:val="none" w:sz="0" w:space="0" w:color="auto"/>
            <w:right w:val="none" w:sz="0" w:space="0" w:color="auto"/>
          </w:divBdr>
        </w:div>
        <w:div w:id="1105732827">
          <w:marLeft w:val="0"/>
          <w:marRight w:val="0"/>
          <w:marTop w:val="0"/>
          <w:marBottom w:val="0"/>
          <w:divBdr>
            <w:top w:val="none" w:sz="0" w:space="0" w:color="auto"/>
            <w:left w:val="none" w:sz="0" w:space="0" w:color="auto"/>
            <w:bottom w:val="none" w:sz="0" w:space="0" w:color="auto"/>
            <w:right w:val="none" w:sz="0" w:space="0" w:color="auto"/>
          </w:divBdr>
        </w:div>
        <w:div w:id="29696628">
          <w:marLeft w:val="0"/>
          <w:marRight w:val="0"/>
          <w:marTop w:val="0"/>
          <w:marBottom w:val="0"/>
          <w:divBdr>
            <w:top w:val="none" w:sz="0" w:space="0" w:color="auto"/>
            <w:left w:val="none" w:sz="0" w:space="0" w:color="auto"/>
            <w:bottom w:val="none" w:sz="0" w:space="0" w:color="auto"/>
            <w:right w:val="none" w:sz="0" w:space="0" w:color="auto"/>
          </w:divBdr>
        </w:div>
        <w:div w:id="1034815284">
          <w:marLeft w:val="0"/>
          <w:marRight w:val="0"/>
          <w:marTop w:val="0"/>
          <w:marBottom w:val="0"/>
          <w:divBdr>
            <w:top w:val="none" w:sz="0" w:space="0" w:color="auto"/>
            <w:left w:val="none" w:sz="0" w:space="0" w:color="auto"/>
            <w:bottom w:val="none" w:sz="0" w:space="0" w:color="auto"/>
            <w:right w:val="none" w:sz="0" w:space="0" w:color="auto"/>
          </w:divBdr>
        </w:div>
        <w:div w:id="1747603347">
          <w:marLeft w:val="0"/>
          <w:marRight w:val="0"/>
          <w:marTop w:val="0"/>
          <w:marBottom w:val="0"/>
          <w:divBdr>
            <w:top w:val="none" w:sz="0" w:space="0" w:color="auto"/>
            <w:left w:val="none" w:sz="0" w:space="0" w:color="auto"/>
            <w:bottom w:val="none" w:sz="0" w:space="0" w:color="auto"/>
            <w:right w:val="none" w:sz="0" w:space="0" w:color="auto"/>
          </w:divBdr>
        </w:div>
        <w:div w:id="1467577011">
          <w:marLeft w:val="0"/>
          <w:marRight w:val="0"/>
          <w:marTop w:val="0"/>
          <w:marBottom w:val="0"/>
          <w:divBdr>
            <w:top w:val="none" w:sz="0" w:space="0" w:color="auto"/>
            <w:left w:val="none" w:sz="0" w:space="0" w:color="auto"/>
            <w:bottom w:val="none" w:sz="0" w:space="0" w:color="auto"/>
            <w:right w:val="none" w:sz="0" w:space="0" w:color="auto"/>
          </w:divBdr>
        </w:div>
        <w:div w:id="1765571531">
          <w:marLeft w:val="0"/>
          <w:marRight w:val="0"/>
          <w:marTop w:val="0"/>
          <w:marBottom w:val="0"/>
          <w:divBdr>
            <w:top w:val="none" w:sz="0" w:space="0" w:color="auto"/>
            <w:left w:val="none" w:sz="0" w:space="0" w:color="auto"/>
            <w:bottom w:val="none" w:sz="0" w:space="0" w:color="auto"/>
            <w:right w:val="none" w:sz="0" w:space="0" w:color="auto"/>
          </w:divBdr>
        </w:div>
        <w:div w:id="1146706459">
          <w:marLeft w:val="0"/>
          <w:marRight w:val="0"/>
          <w:marTop w:val="0"/>
          <w:marBottom w:val="0"/>
          <w:divBdr>
            <w:top w:val="none" w:sz="0" w:space="0" w:color="auto"/>
            <w:left w:val="none" w:sz="0" w:space="0" w:color="auto"/>
            <w:bottom w:val="none" w:sz="0" w:space="0" w:color="auto"/>
            <w:right w:val="none" w:sz="0" w:space="0" w:color="auto"/>
          </w:divBdr>
        </w:div>
        <w:div w:id="1351298729">
          <w:marLeft w:val="0"/>
          <w:marRight w:val="0"/>
          <w:marTop w:val="0"/>
          <w:marBottom w:val="0"/>
          <w:divBdr>
            <w:top w:val="none" w:sz="0" w:space="0" w:color="auto"/>
            <w:left w:val="none" w:sz="0" w:space="0" w:color="auto"/>
            <w:bottom w:val="none" w:sz="0" w:space="0" w:color="auto"/>
            <w:right w:val="none" w:sz="0" w:space="0" w:color="auto"/>
          </w:divBdr>
        </w:div>
        <w:div w:id="458452751">
          <w:marLeft w:val="0"/>
          <w:marRight w:val="0"/>
          <w:marTop w:val="0"/>
          <w:marBottom w:val="0"/>
          <w:divBdr>
            <w:top w:val="none" w:sz="0" w:space="0" w:color="auto"/>
            <w:left w:val="none" w:sz="0" w:space="0" w:color="auto"/>
            <w:bottom w:val="none" w:sz="0" w:space="0" w:color="auto"/>
            <w:right w:val="none" w:sz="0" w:space="0" w:color="auto"/>
          </w:divBdr>
        </w:div>
        <w:div w:id="923338276">
          <w:marLeft w:val="0"/>
          <w:marRight w:val="0"/>
          <w:marTop w:val="0"/>
          <w:marBottom w:val="0"/>
          <w:divBdr>
            <w:top w:val="none" w:sz="0" w:space="0" w:color="auto"/>
            <w:left w:val="none" w:sz="0" w:space="0" w:color="auto"/>
            <w:bottom w:val="none" w:sz="0" w:space="0" w:color="auto"/>
            <w:right w:val="none" w:sz="0" w:space="0" w:color="auto"/>
          </w:divBdr>
        </w:div>
        <w:div w:id="488593217">
          <w:marLeft w:val="0"/>
          <w:marRight w:val="0"/>
          <w:marTop w:val="0"/>
          <w:marBottom w:val="0"/>
          <w:divBdr>
            <w:top w:val="none" w:sz="0" w:space="0" w:color="auto"/>
            <w:left w:val="none" w:sz="0" w:space="0" w:color="auto"/>
            <w:bottom w:val="none" w:sz="0" w:space="0" w:color="auto"/>
            <w:right w:val="none" w:sz="0" w:space="0" w:color="auto"/>
          </w:divBdr>
        </w:div>
        <w:div w:id="1840198361">
          <w:marLeft w:val="0"/>
          <w:marRight w:val="0"/>
          <w:marTop w:val="0"/>
          <w:marBottom w:val="0"/>
          <w:divBdr>
            <w:top w:val="none" w:sz="0" w:space="0" w:color="auto"/>
            <w:left w:val="none" w:sz="0" w:space="0" w:color="auto"/>
            <w:bottom w:val="none" w:sz="0" w:space="0" w:color="auto"/>
            <w:right w:val="none" w:sz="0" w:space="0" w:color="auto"/>
          </w:divBdr>
        </w:div>
        <w:div w:id="996492736">
          <w:marLeft w:val="0"/>
          <w:marRight w:val="0"/>
          <w:marTop w:val="0"/>
          <w:marBottom w:val="0"/>
          <w:divBdr>
            <w:top w:val="none" w:sz="0" w:space="0" w:color="auto"/>
            <w:left w:val="none" w:sz="0" w:space="0" w:color="auto"/>
            <w:bottom w:val="none" w:sz="0" w:space="0" w:color="auto"/>
            <w:right w:val="none" w:sz="0" w:space="0" w:color="auto"/>
          </w:divBdr>
        </w:div>
        <w:div w:id="54134003">
          <w:marLeft w:val="0"/>
          <w:marRight w:val="0"/>
          <w:marTop w:val="0"/>
          <w:marBottom w:val="0"/>
          <w:divBdr>
            <w:top w:val="none" w:sz="0" w:space="0" w:color="auto"/>
            <w:left w:val="none" w:sz="0" w:space="0" w:color="auto"/>
            <w:bottom w:val="none" w:sz="0" w:space="0" w:color="auto"/>
            <w:right w:val="none" w:sz="0" w:space="0" w:color="auto"/>
          </w:divBdr>
        </w:div>
        <w:div w:id="1666008724">
          <w:marLeft w:val="0"/>
          <w:marRight w:val="0"/>
          <w:marTop w:val="0"/>
          <w:marBottom w:val="0"/>
          <w:divBdr>
            <w:top w:val="none" w:sz="0" w:space="0" w:color="auto"/>
            <w:left w:val="none" w:sz="0" w:space="0" w:color="auto"/>
            <w:bottom w:val="none" w:sz="0" w:space="0" w:color="auto"/>
            <w:right w:val="none" w:sz="0" w:space="0" w:color="auto"/>
          </w:divBdr>
        </w:div>
        <w:div w:id="1193610383">
          <w:marLeft w:val="0"/>
          <w:marRight w:val="0"/>
          <w:marTop w:val="0"/>
          <w:marBottom w:val="0"/>
          <w:divBdr>
            <w:top w:val="none" w:sz="0" w:space="0" w:color="auto"/>
            <w:left w:val="none" w:sz="0" w:space="0" w:color="auto"/>
            <w:bottom w:val="none" w:sz="0" w:space="0" w:color="auto"/>
            <w:right w:val="none" w:sz="0" w:space="0" w:color="auto"/>
          </w:divBdr>
        </w:div>
        <w:div w:id="1121536251">
          <w:marLeft w:val="0"/>
          <w:marRight w:val="0"/>
          <w:marTop w:val="0"/>
          <w:marBottom w:val="0"/>
          <w:divBdr>
            <w:top w:val="none" w:sz="0" w:space="0" w:color="auto"/>
            <w:left w:val="none" w:sz="0" w:space="0" w:color="auto"/>
            <w:bottom w:val="none" w:sz="0" w:space="0" w:color="auto"/>
            <w:right w:val="none" w:sz="0" w:space="0" w:color="auto"/>
          </w:divBdr>
        </w:div>
        <w:div w:id="1611861811">
          <w:marLeft w:val="0"/>
          <w:marRight w:val="0"/>
          <w:marTop w:val="0"/>
          <w:marBottom w:val="0"/>
          <w:divBdr>
            <w:top w:val="none" w:sz="0" w:space="0" w:color="auto"/>
            <w:left w:val="none" w:sz="0" w:space="0" w:color="auto"/>
            <w:bottom w:val="none" w:sz="0" w:space="0" w:color="auto"/>
            <w:right w:val="none" w:sz="0" w:space="0" w:color="auto"/>
          </w:divBdr>
        </w:div>
        <w:div w:id="583496591">
          <w:marLeft w:val="0"/>
          <w:marRight w:val="0"/>
          <w:marTop w:val="0"/>
          <w:marBottom w:val="0"/>
          <w:divBdr>
            <w:top w:val="none" w:sz="0" w:space="0" w:color="auto"/>
            <w:left w:val="none" w:sz="0" w:space="0" w:color="auto"/>
            <w:bottom w:val="none" w:sz="0" w:space="0" w:color="auto"/>
            <w:right w:val="none" w:sz="0" w:space="0" w:color="auto"/>
          </w:divBdr>
        </w:div>
        <w:div w:id="1921059484">
          <w:marLeft w:val="0"/>
          <w:marRight w:val="0"/>
          <w:marTop w:val="0"/>
          <w:marBottom w:val="0"/>
          <w:divBdr>
            <w:top w:val="none" w:sz="0" w:space="0" w:color="auto"/>
            <w:left w:val="none" w:sz="0" w:space="0" w:color="auto"/>
            <w:bottom w:val="none" w:sz="0" w:space="0" w:color="auto"/>
            <w:right w:val="none" w:sz="0" w:space="0" w:color="auto"/>
          </w:divBdr>
        </w:div>
        <w:div w:id="550384995">
          <w:marLeft w:val="0"/>
          <w:marRight w:val="0"/>
          <w:marTop w:val="0"/>
          <w:marBottom w:val="0"/>
          <w:divBdr>
            <w:top w:val="none" w:sz="0" w:space="0" w:color="auto"/>
            <w:left w:val="none" w:sz="0" w:space="0" w:color="auto"/>
            <w:bottom w:val="none" w:sz="0" w:space="0" w:color="auto"/>
            <w:right w:val="none" w:sz="0" w:space="0" w:color="auto"/>
          </w:divBdr>
        </w:div>
        <w:div w:id="559368010">
          <w:marLeft w:val="0"/>
          <w:marRight w:val="0"/>
          <w:marTop w:val="0"/>
          <w:marBottom w:val="0"/>
          <w:divBdr>
            <w:top w:val="none" w:sz="0" w:space="0" w:color="auto"/>
            <w:left w:val="none" w:sz="0" w:space="0" w:color="auto"/>
            <w:bottom w:val="none" w:sz="0" w:space="0" w:color="auto"/>
            <w:right w:val="none" w:sz="0" w:space="0" w:color="auto"/>
          </w:divBdr>
        </w:div>
        <w:div w:id="2059745648">
          <w:marLeft w:val="0"/>
          <w:marRight w:val="0"/>
          <w:marTop w:val="0"/>
          <w:marBottom w:val="0"/>
          <w:divBdr>
            <w:top w:val="none" w:sz="0" w:space="0" w:color="auto"/>
            <w:left w:val="none" w:sz="0" w:space="0" w:color="auto"/>
            <w:bottom w:val="none" w:sz="0" w:space="0" w:color="auto"/>
            <w:right w:val="none" w:sz="0" w:space="0" w:color="auto"/>
          </w:divBdr>
        </w:div>
        <w:div w:id="497355998">
          <w:marLeft w:val="0"/>
          <w:marRight w:val="0"/>
          <w:marTop w:val="0"/>
          <w:marBottom w:val="0"/>
          <w:divBdr>
            <w:top w:val="none" w:sz="0" w:space="0" w:color="auto"/>
            <w:left w:val="none" w:sz="0" w:space="0" w:color="auto"/>
            <w:bottom w:val="none" w:sz="0" w:space="0" w:color="auto"/>
            <w:right w:val="none" w:sz="0" w:space="0" w:color="auto"/>
          </w:divBdr>
        </w:div>
        <w:div w:id="939678468">
          <w:marLeft w:val="0"/>
          <w:marRight w:val="0"/>
          <w:marTop w:val="0"/>
          <w:marBottom w:val="0"/>
          <w:divBdr>
            <w:top w:val="none" w:sz="0" w:space="0" w:color="auto"/>
            <w:left w:val="none" w:sz="0" w:space="0" w:color="auto"/>
            <w:bottom w:val="none" w:sz="0" w:space="0" w:color="auto"/>
            <w:right w:val="none" w:sz="0" w:space="0" w:color="auto"/>
          </w:divBdr>
        </w:div>
        <w:div w:id="1423989318">
          <w:marLeft w:val="0"/>
          <w:marRight w:val="0"/>
          <w:marTop w:val="0"/>
          <w:marBottom w:val="0"/>
          <w:divBdr>
            <w:top w:val="none" w:sz="0" w:space="0" w:color="auto"/>
            <w:left w:val="none" w:sz="0" w:space="0" w:color="auto"/>
            <w:bottom w:val="none" w:sz="0" w:space="0" w:color="auto"/>
            <w:right w:val="none" w:sz="0" w:space="0" w:color="auto"/>
          </w:divBdr>
        </w:div>
        <w:div w:id="1235973958">
          <w:marLeft w:val="0"/>
          <w:marRight w:val="0"/>
          <w:marTop w:val="0"/>
          <w:marBottom w:val="0"/>
          <w:divBdr>
            <w:top w:val="none" w:sz="0" w:space="0" w:color="auto"/>
            <w:left w:val="none" w:sz="0" w:space="0" w:color="auto"/>
            <w:bottom w:val="none" w:sz="0" w:space="0" w:color="auto"/>
            <w:right w:val="none" w:sz="0" w:space="0" w:color="auto"/>
          </w:divBdr>
        </w:div>
        <w:div w:id="1812869880">
          <w:marLeft w:val="0"/>
          <w:marRight w:val="0"/>
          <w:marTop w:val="0"/>
          <w:marBottom w:val="0"/>
          <w:divBdr>
            <w:top w:val="none" w:sz="0" w:space="0" w:color="auto"/>
            <w:left w:val="none" w:sz="0" w:space="0" w:color="auto"/>
            <w:bottom w:val="none" w:sz="0" w:space="0" w:color="auto"/>
            <w:right w:val="none" w:sz="0" w:space="0" w:color="auto"/>
          </w:divBdr>
        </w:div>
        <w:div w:id="1619987977">
          <w:marLeft w:val="0"/>
          <w:marRight w:val="0"/>
          <w:marTop w:val="0"/>
          <w:marBottom w:val="0"/>
          <w:divBdr>
            <w:top w:val="none" w:sz="0" w:space="0" w:color="auto"/>
            <w:left w:val="none" w:sz="0" w:space="0" w:color="auto"/>
            <w:bottom w:val="none" w:sz="0" w:space="0" w:color="auto"/>
            <w:right w:val="none" w:sz="0" w:space="0" w:color="auto"/>
          </w:divBdr>
        </w:div>
        <w:div w:id="213809257">
          <w:marLeft w:val="0"/>
          <w:marRight w:val="0"/>
          <w:marTop w:val="0"/>
          <w:marBottom w:val="0"/>
          <w:divBdr>
            <w:top w:val="none" w:sz="0" w:space="0" w:color="auto"/>
            <w:left w:val="none" w:sz="0" w:space="0" w:color="auto"/>
            <w:bottom w:val="none" w:sz="0" w:space="0" w:color="auto"/>
            <w:right w:val="none" w:sz="0" w:space="0" w:color="auto"/>
          </w:divBdr>
        </w:div>
        <w:div w:id="1943150000">
          <w:marLeft w:val="0"/>
          <w:marRight w:val="0"/>
          <w:marTop w:val="0"/>
          <w:marBottom w:val="0"/>
          <w:divBdr>
            <w:top w:val="none" w:sz="0" w:space="0" w:color="auto"/>
            <w:left w:val="none" w:sz="0" w:space="0" w:color="auto"/>
            <w:bottom w:val="none" w:sz="0" w:space="0" w:color="auto"/>
            <w:right w:val="none" w:sz="0" w:space="0" w:color="auto"/>
          </w:divBdr>
        </w:div>
        <w:div w:id="2056464950">
          <w:marLeft w:val="0"/>
          <w:marRight w:val="0"/>
          <w:marTop w:val="0"/>
          <w:marBottom w:val="0"/>
          <w:divBdr>
            <w:top w:val="none" w:sz="0" w:space="0" w:color="auto"/>
            <w:left w:val="none" w:sz="0" w:space="0" w:color="auto"/>
            <w:bottom w:val="none" w:sz="0" w:space="0" w:color="auto"/>
            <w:right w:val="none" w:sz="0" w:space="0" w:color="auto"/>
          </w:divBdr>
        </w:div>
        <w:div w:id="1695382005">
          <w:marLeft w:val="0"/>
          <w:marRight w:val="0"/>
          <w:marTop w:val="0"/>
          <w:marBottom w:val="0"/>
          <w:divBdr>
            <w:top w:val="none" w:sz="0" w:space="0" w:color="auto"/>
            <w:left w:val="none" w:sz="0" w:space="0" w:color="auto"/>
            <w:bottom w:val="none" w:sz="0" w:space="0" w:color="auto"/>
            <w:right w:val="none" w:sz="0" w:space="0" w:color="auto"/>
          </w:divBdr>
        </w:div>
        <w:div w:id="1178812961">
          <w:marLeft w:val="0"/>
          <w:marRight w:val="0"/>
          <w:marTop w:val="0"/>
          <w:marBottom w:val="0"/>
          <w:divBdr>
            <w:top w:val="none" w:sz="0" w:space="0" w:color="auto"/>
            <w:left w:val="none" w:sz="0" w:space="0" w:color="auto"/>
            <w:bottom w:val="none" w:sz="0" w:space="0" w:color="auto"/>
            <w:right w:val="none" w:sz="0" w:space="0" w:color="auto"/>
          </w:divBdr>
        </w:div>
        <w:div w:id="206529651">
          <w:marLeft w:val="0"/>
          <w:marRight w:val="0"/>
          <w:marTop w:val="0"/>
          <w:marBottom w:val="0"/>
          <w:divBdr>
            <w:top w:val="none" w:sz="0" w:space="0" w:color="auto"/>
            <w:left w:val="none" w:sz="0" w:space="0" w:color="auto"/>
            <w:bottom w:val="none" w:sz="0" w:space="0" w:color="auto"/>
            <w:right w:val="none" w:sz="0" w:space="0" w:color="auto"/>
          </w:divBdr>
        </w:div>
        <w:div w:id="1103920337">
          <w:marLeft w:val="0"/>
          <w:marRight w:val="0"/>
          <w:marTop w:val="0"/>
          <w:marBottom w:val="0"/>
          <w:divBdr>
            <w:top w:val="none" w:sz="0" w:space="0" w:color="auto"/>
            <w:left w:val="none" w:sz="0" w:space="0" w:color="auto"/>
            <w:bottom w:val="none" w:sz="0" w:space="0" w:color="auto"/>
            <w:right w:val="none" w:sz="0" w:space="0" w:color="auto"/>
          </w:divBdr>
        </w:div>
        <w:div w:id="272329993">
          <w:marLeft w:val="0"/>
          <w:marRight w:val="0"/>
          <w:marTop w:val="0"/>
          <w:marBottom w:val="0"/>
          <w:divBdr>
            <w:top w:val="none" w:sz="0" w:space="0" w:color="auto"/>
            <w:left w:val="none" w:sz="0" w:space="0" w:color="auto"/>
            <w:bottom w:val="none" w:sz="0" w:space="0" w:color="auto"/>
            <w:right w:val="none" w:sz="0" w:space="0" w:color="auto"/>
          </w:divBdr>
        </w:div>
        <w:div w:id="688918521">
          <w:marLeft w:val="0"/>
          <w:marRight w:val="0"/>
          <w:marTop w:val="0"/>
          <w:marBottom w:val="0"/>
          <w:divBdr>
            <w:top w:val="none" w:sz="0" w:space="0" w:color="auto"/>
            <w:left w:val="none" w:sz="0" w:space="0" w:color="auto"/>
            <w:bottom w:val="none" w:sz="0" w:space="0" w:color="auto"/>
            <w:right w:val="none" w:sz="0" w:space="0" w:color="auto"/>
          </w:divBdr>
        </w:div>
        <w:div w:id="1150905974">
          <w:marLeft w:val="0"/>
          <w:marRight w:val="0"/>
          <w:marTop w:val="0"/>
          <w:marBottom w:val="0"/>
          <w:divBdr>
            <w:top w:val="none" w:sz="0" w:space="0" w:color="auto"/>
            <w:left w:val="none" w:sz="0" w:space="0" w:color="auto"/>
            <w:bottom w:val="none" w:sz="0" w:space="0" w:color="auto"/>
            <w:right w:val="none" w:sz="0" w:space="0" w:color="auto"/>
          </w:divBdr>
        </w:div>
        <w:div w:id="1248031603">
          <w:marLeft w:val="0"/>
          <w:marRight w:val="0"/>
          <w:marTop w:val="0"/>
          <w:marBottom w:val="0"/>
          <w:divBdr>
            <w:top w:val="none" w:sz="0" w:space="0" w:color="auto"/>
            <w:left w:val="none" w:sz="0" w:space="0" w:color="auto"/>
            <w:bottom w:val="none" w:sz="0" w:space="0" w:color="auto"/>
            <w:right w:val="none" w:sz="0" w:space="0" w:color="auto"/>
          </w:divBdr>
        </w:div>
        <w:div w:id="893736052">
          <w:marLeft w:val="0"/>
          <w:marRight w:val="0"/>
          <w:marTop w:val="0"/>
          <w:marBottom w:val="0"/>
          <w:divBdr>
            <w:top w:val="none" w:sz="0" w:space="0" w:color="auto"/>
            <w:left w:val="none" w:sz="0" w:space="0" w:color="auto"/>
            <w:bottom w:val="none" w:sz="0" w:space="0" w:color="auto"/>
            <w:right w:val="none" w:sz="0" w:space="0" w:color="auto"/>
          </w:divBdr>
        </w:div>
        <w:div w:id="206721740">
          <w:marLeft w:val="0"/>
          <w:marRight w:val="0"/>
          <w:marTop w:val="0"/>
          <w:marBottom w:val="0"/>
          <w:divBdr>
            <w:top w:val="none" w:sz="0" w:space="0" w:color="auto"/>
            <w:left w:val="none" w:sz="0" w:space="0" w:color="auto"/>
            <w:bottom w:val="none" w:sz="0" w:space="0" w:color="auto"/>
            <w:right w:val="none" w:sz="0" w:space="0" w:color="auto"/>
          </w:divBdr>
        </w:div>
        <w:div w:id="2043675215">
          <w:marLeft w:val="0"/>
          <w:marRight w:val="0"/>
          <w:marTop w:val="0"/>
          <w:marBottom w:val="0"/>
          <w:divBdr>
            <w:top w:val="none" w:sz="0" w:space="0" w:color="auto"/>
            <w:left w:val="none" w:sz="0" w:space="0" w:color="auto"/>
            <w:bottom w:val="none" w:sz="0" w:space="0" w:color="auto"/>
            <w:right w:val="none" w:sz="0" w:space="0" w:color="auto"/>
          </w:divBdr>
        </w:div>
        <w:div w:id="641548031">
          <w:marLeft w:val="0"/>
          <w:marRight w:val="0"/>
          <w:marTop w:val="0"/>
          <w:marBottom w:val="0"/>
          <w:divBdr>
            <w:top w:val="none" w:sz="0" w:space="0" w:color="auto"/>
            <w:left w:val="none" w:sz="0" w:space="0" w:color="auto"/>
            <w:bottom w:val="none" w:sz="0" w:space="0" w:color="auto"/>
            <w:right w:val="none" w:sz="0" w:space="0" w:color="auto"/>
          </w:divBdr>
        </w:div>
        <w:div w:id="1311786683">
          <w:marLeft w:val="0"/>
          <w:marRight w:val="0"/>
          <w:marTop w:val="0"/>
          <w:marBottom w:val="0"/>
          <w:divBdr>
            <w:top w:val="none" w:sz="0" w:space="0" w:color="auto"/>
            <w:left w:val="none" w:sz="0" w:space="0" w:color="auto"/>
            <w:bottom w:val="none" w:sz="0" w:space="0" w:color="auto"/>
            <w:right w:val="none" w:sz="0" w:space="0" w:color="auto"/>
          </w:divBdr>
        </w:div>
        <w:div w:id="237206994">
          <w:marLeft w:val="0"/>
          <w:marRight w:val="0"/>
          <w:marTop w:val="0"/>
          <w:marBottom w:val="0"/>
          <w:divBdr>
            <w:top w:val="none" w:sz="0" w:space="0" w:color="auto"/>
            <w:left w:val="none" w:sz="0" w:space="0" w:color="auto"/>
            <w:bottom w:val="none" w:sz="0" w:space="0" w:color="auto"/>
            <w:right w:val="none" w:sz="0" w:space="0" w:color="auto"/>
          </w:divBdr>
        </w:div>
        <w:div w:id="354620006">
          <w:marLeft w:val="0"/>
          <w:marRight w:val="0"/>
          <w:marTop w:val="0"/>
          <w:marBottom w:val="0"/>
          <w:divBdr>
            <w:top w:val="none" w:sz="0" w:space="0" w:color="auto"/>
            <w:left w:val="none" w:sz="0" w:space="0" w:color="auto"/>
            <w:bottom w:val="none" w:sz="0" w:space="0" w:color="auto"/>
            <w:right w:val="none" w:sz="0" w:space="0" w:color="auto"/>
          </w:divBdr>
        </w:div>
        <w:div w:id="1722560463">
          <w:marLeft w:val="0"/>
          <w:marRight w:val="0"/>
          <w:marTop w:val="0"/>
          <w:marBottom w:val="0"/>
          <w:divBdr>
            <w:top w:val="none" w:sz="0" w:space="0" w:color="auto"/>
            <w:left w:val="none" w:sz="0" w:space="0" w:color="auto"/>
            <w:bottom w:val="none" w:sz="0" w:space="0" w:color="auto"/>
            <w:right w:val="none" w:sz="0" w:space="0" w:color="auto"/>
          </w:divBdr>
        </w:div>
        <w:div w:id="805243486">
          <w:marLeft w:val="0"/>
          <w:marRight w:val="0"/>
          <w:marTop w:val="0"/>
          <w:marBottom w:val="0"/>
          <w:divBdr>
            <w:top w:val="none" w:sz="0" w:space="0" w:color="auto"/>
            <w:left w:val="none" w:sz="0" w:space="0" w:color="auto"/>
            <w:bottom w:val="none" w:sz="0" w:space="0" w:color="auto"/>
            <w:right w:val="none" w:sz="0" w:space="0" w:color="auto"/>
          </w:divBdr>
        </w:div>
        <w:div w:id="1425879666">
          <w:marLeft w:val="0"/>
          <w:marRight w:val="0"/>
          <w:marTop w:val="0"/>
          <w:marBottom w:val="0"/>
          <w:divBdr>
            <w:top w:val="none" w:sz="0" w:space="0" w:color="auto"/>
            <w:left w:val="none" w:sz="0" w:space="0" w:color="auto"/>
            <w:bottom w:val="none" w:sz="0" w:space="0" w:color="auto"/>
            <w:right w:val="none" w:sz="0" w:space="0" w:color="auto"/>
          </w:divBdr>
        </w:div>
        <w:div w:id="1752966314">
          <w:marLeft w:val="0"/>
          <w:marRight w:val="0"/>
          <w:marTop w:val="0"/>
          <w:marBottom w:val="0"/>
          <w:divBdr>
            <w:top w:val="none" w:sz="0" w:space="0" w:color="auto"/>
            <w:left w:val="none" w:sz="0" w:space="0" w:color="auto"/>
            <w:bottom w:val="none" w:sz="0" w:space="0" w:color="auto"/>
            <w:right w:val="none" w:sz="0" w:space="0" w:color="auto"/>
          </w:divBdr>
        </w:div>
        <w:div w:id="611015574">
          <w:marLeft w:val="0"/>
          <w:marRight w:val="0"/>
          <w:marTop w:val="0"/>
          <w:marBottom w:val="0"/>
          <w:divBdr>
            <w:top w:val="none" w:sz="0" w:space="0" w:color="auto"/>
            <w:left w:val="none" w:sz="0" w:space="0" w:color="auto"/>
            <w:bottom w:val="none" w:sz="0" w:space="0" w:color="auto"/>
            <w:right w:val="none" w:sz="0" w:space="0" w:color="auto"/>
          </w:divBdr>
        </w:div>
        <w:div w:id="1032652753">
          <w:marLeft w:val="0"/>
          <w:marRight w:val="0"/>
          <w:marTop w:val="0"/>
          <w:marBottom w:val="0"/>
          <w:divBdr>
            <w:top w:val="none" w:sz="0" w:space="0" w:color="auto"/>
            <w:left w:val="none" w:sz="0" w:space="0" w:color="auto"/>
            <w:bottom w:val="none" w:sz="0" w:space="0" w:color="auto"/>
            <w:right w:val="none" w:sz="0" w:space="0" w:color="auto"/>
          </w:divBdr>
        </w:div>
        <w:div w:id="1762919581">
          <w:marLeft w:val="0"/>
          <w:marRight w:val="0"/>
          <w:marTop w:val="0"/>
          <w:marBottom w:val="0"/>
          <w:divBdr>
            <w:top w:val="none" w:sz="0" w:space="0" w:color="auto"/>
            <w:left w:val="none" w:sz="0" w:space="0" w:color="auto"/>
            <w:bottom w:val="none" w:sz="0" w:space="0" w:color="auto"/>
            <w:right w:val="none" w:sz="0" w:space="0" w:color="auto"/>
          </w:divBdr>
        </w:div>
        <w:div w:id="91437379">
          <w:marLeft w:val="0"/>
          <w:marRight w:val="0"/>
          <w:marTop w:val="0"/>
          <w:marBottom w:val="0"/>
          <w:divBdr>
            <w:top w:val="none" w:sz="0" w:space="0" w:color="auto"/>
            <w:left w:val="none" w:sz="0" w:space="0" w:color="auto"/>
            <w:bottom w:val="none" w:sz="0" w:space="0" w:color="auto"/>
            <w:right w:val="none" w:sz="0" w:space="0" w:color="auto"/>
          </w:divBdr>
        </w:div>
        <w:div w:id="1334721370">
          <w:marLeft w:val="0"/>
          <w:marRight w:val="0"/>
          <w:marTop w:val="0"/>
          <w:marBottom w:val="0"/>
          <w:divBdr>
            <w:top w:val="none" w:sz="0" w:space="0" w:color="auto"/>
            <w:left w:val="none" w:sz="0" w:space="0" w:color="auto"/>
            <w:bottom w:val="none" w:sz="0" w:space="0" w:color="auto"/>
            <w:right w:val="none" w:sz="0" w:space="0" w:color="auto"/>
          </w:divBdr>
        </w:div>
        <w:div w:id="404038349">
          <w:marLeft w:val="0"/>
          <w:marRight w:val="0"/>
          <w:marTop w:val="0"/>
          <w:marBottom w:val="0"/>
          <w:divBdr>
            <w:top w:val="none" w:sz="0" w:space="0" w:color="auto"/>
            <w:left w:val="none" w:sz="0" w:space="0" w:color="auto"/>
            <w:bottom w:val="none" w:sz="0" w:space="0" w:color="auto"/>
            <w:right w:val="none" w:sz="0" w:space="0" w:color="auto"/>
          </w:divBdr>
        </w:div>
        <w:div w:id="844587366">
          <w:marLeft w:val="0"/>
          <w:marRight w:val="0"/>
          <w:marTop w:val="0"/>
          <w:marBottom w:val="0"/>
          <w:divBdr>
            <w:top w:val="none" w:sz="0" w:space="0" w:color="auto"/>
            <w:left w:val="none" w:sz="0" w:space="0" w:color="auto"/>
            <w:bottom w:val="none" w:sz="0" w:space="0" w:color="auto"/>
            <w:right w:val="none" w:sz="0" w:space="0" w:color="auto"/>
          </w:divBdr>
        </w:div>
        <w:div w:id="1033118210">
          <w:marLeft w:val="0"/>
          <w:marRight w:val="0"/>
          <w:marTop w:val="0"/>
          <w:marBottom w:val="0"/>
          <w:divBdr>
            <w:top w:val="none" w:sz="0" w:space="0" w:color="auto"/>
            <w:left w:val="none" w:sz="0" w:space="0" w:color="auto"/>
            <w:bottom w:val="none" w:sz="0" w:space="0" w:color="auto"/>
            <w:right w:val="none" w:sz="0" w:space="0" w:color="auto"/>
          </w:divBdr>
        </w:div>
        <w:div w:id="807433592">
          <w:marLeft w:val="0"/>
          <w:marRight w:val="0"/>
          <w:marTop w:val="0"/>
          <w:marBottom w:val="0"/>
          <w:divBdr>
            <w:top w:val="none" w:sz="0" w:space="0" w:color="auto"/>
            <w:left w:val="none" w:sz="0" w:space="0" w:color="auto"/>
            <w:bottom w:val="none" w:sz="0" w:space="0" w:color="auto"/>
            <w:right w:val="none" w:sz="0" w:space="0" w:color="auto"/>
          </w:divBdr>
        </w:div>
        <w:div w:id="799037598">
          <w:marLeft w:val="0"/>
          <w:marRight w:val="0"/>
          <w:marTop w:val="0"/>
          <w:marBottom w:val="0"/>
          <w:divBdr>
            <w:top w:val="none" w:sz="0" w:space="0" w:color="auto"/>
            <w:left w:val="none" w:sz="0" w:space="0" w:color="auto"/>
            <w:bottom w:val="none" w:sz="0" w:space="0" w:color="auto"/>
            <w:right w:val="none" w:sz="0" w:space="0" w:color="auto"/>
          </w:divBdr>
        </w:div>
        <w:div w:id="1031806905">
          <w:marLeft w:val="0"/>
          <w:marRight w:val="0"/>
          <w:marTop w:val="0"/>
          <w:marBottom w:val="0"/>
          <w:divBdr>
            <w:top w:val="none" w:sz="0" w:space="0" w:color="auto"/>
            <w:left w:val="none" w:sz="0" w:space="0" w:color="auto"/>
            <w:bottom w:val="none" w:sz="0" w:space="0" w:color="auto"/>
            <w:right w:val="none" w:sz="0" w:space="0" w:color="auto"/>
          </w:divBdr>
        </w:div>
        <w:div w:id="282080029">
          <w:marLeft w:val="0"/>
          <w:marRight w:val="0"/>
          <w:marTop w:val="0"/>
          <w:marBottom w:val="0"/>
          <w:divBdr>
            <w:top w:val="none" w:sz="0" w:space="0" w:color="auto"/>
            <w:left w:val="none" w:sz="0" w:space="0" w:color="auto"/>
            <w:bottom w:val="none" w:sz="0" w:space="0" w:color="auto"/>
            <w:right w:val="none" w:sz="0" w:space="0" w:color="auto"/>
          </w:divBdr>
        </w:div>
        <w:div w:id="2119565565">
          <w:marLeft w:val="0"/>
          <w:marRight w:val="0"/>
          <w:marTop w:val="0"/>
          <w:marBottom w:val="0"/>
          <w:divBdr>
            <w:top w:val="none" w:sz="0" w:space="0" w:color="auto"/>
            <w:left w:val="none" w:sz="0" w:space="0" w:color="auto"/>
            <w:bottom w:val="none" w:sz="0" w:space="0" w:color="auto"/>
            <w:right w:val="none" w:sz="0" w:space="0" w:color="auto"/>
          </w:divBdr>
        </w:div>
        <w:div w:id="1942106813">
          <w:marLeft w:val="0"/>
          <w:marRight w:val="0"/>
          <w:marTop w:val="0"/>
          <w:marBottom w:val="0"/>
          <w:divBdr>
            <w:top w:val="none" w:sz="0" w:space="0" w:color="auto"/>
            <w:left w:val="none" w:sz="0" w:space="0" w:color="auto"/>
            <w:bottom w:val="none" w:sz="0" w:space="0" w:color="auto"/>
            <w:right w:val="none" w:sz="0" w:space="0" w:color="auto"/>
          </w:divBdr>
        </w:div>
        <w:div w:id="621304587">
          <w:marLeft w:val="0"/>
          <w:marRight w:val="0"/>
          <w:marTop w:val="0"/>
          <w:marBottom w:val="0"/>
          <w:divBdr>
            <w:top w:val="none" w:sz="0" w:space="0" w:color="auto"/>
            <w:left w:val="none" w:sz="0" w:space="0" w:color="auto"/>
            <w:bottom w:val="none" w:sz="0" w:space="0" w:color="auto"/>
            <w:right w:val="none" w:sz="0" w:space="0" w:color="auto"/>
          </w:divBdr>
        </w:div>
        <w:div w:id="1635868321">
          <w:marLeft w:val="0"/>
          <w:marRight w:val="0"/>
          <w:marTop w:val="0"/>
          <w:marBottom w:val="0"/>
          <w:divBdr>
            <w:top w:val="none" w:sz="0" w:space="0" w:color="auto"/>
            <w:left w:val="none" w:sz="0" w:space="0" w:color="auto"/>
            <w:bottom w:val="none" w:sz="0" w:space="0" w:color="auto"/>
            <w:right w:val="none" w:sz="0" w:space="0" w:color="auto"/>
          </w:divBdr>
        </w:div>
        <w:div w:id="1895773070">
          <w:marLeft w:val="0"/>
          <w:marRight w:val="0"/>
          <w:marTop w:val="0"/>
          <w:marBottom w:val="0"/>
          <w:divBdr>
            <w:top w:val="none" w:sz="0" w:space="0" w:color="auto"/>
            <w:left w:val="none" w:sz="0" w:space="0" w:color="auto"/>
            <w:bottom w:val="none" w:sz="0" w:space="0" w:color="auto"/>
            <w:right w:val="none" w:sz="0" w:space="0" w:color="auto"/>
          </w:divBdr>
        </w:div>
        <w:div w:id="1679430903">
          <w:marLeft w:val="0"/>
          <w:marRight w:val="0"/>
          <w:marTop w:val="0"/>
          <w:marBottom w:val="0"/>
          <w:divBdr>
            <w:top w:val="none" w:sz="0" w:space="0" w:color="auto"/>
            <w:left w:val="none" w:sz="0" w:space="0" w:color="auto"/>
            <w:bottom w:val="none" w:sz="0" w:space="0" w:color="auto"/>
            <w:right w:val="none" w:sz="0" w:space="0" w:color="auto"/>
          </w:divBdr>
        </w:div>
        <w:div w:id="1301811099">
          <w:marLeft w:val="0"/>
          <w:marRight w:val="0"/>
          <w:marTop w:val="0"/>
          <w:marBottom w:val="0"/>
          <w:divBdr>
            <w:top w:val="none" w:sz="0" w:space="0" w:color="auto"/>
            <w:left w:val="none" w:sz="0" w:space="0" w:color="auto"/>
            <w:bottom w:val="none" w:sz="0" w:space="0" w:color="auto"/>
            <w:right w:val="none" w:sz="0" w:space="0" w:color="auto"/>
          </w:divBdr>
        </w:div>
        <w:div w:id="1089623565">
          <w:marLeft w:val="0"/>
          <w:marRight w:val="0"/>
          <w:marTop w:val="0"/>
          <w:marBottom w:val="0"/>
          <w:divBdr>
            <w:top w:val="none" w:sz="0" w:space="0" w:color="auto"/>
            <w:left w:val="none" w:sz="0" w:space="0" w:color="auto"/>
            <w:bottom w:val="none" w:sz="0" w:space="0" w:color="auto"/>
            <w:right w:val="none" w:sz="0" w:space="0" w:color="auto"/>
          </w:divBdr>
        </w:div>
        <w:div w:id="1640309047">
          <w:marLeft w:val="0"/>
          <w:marRight w:val="0"/>
          <w:marTop w:val="0"/>
          <w:marBottom w:val="0"/>
          <w:divBdr>
            <w:top w:val="none" w:sz="0" w:space="0" w:color="auto"/>
            <w:left w:val="none" w:sz="0" w:space="0" w:color="auto"/>
            <w:bottom w:val="none" w:sz="0" w:space="0" w:color="auto"/>
            <w:right w:val="none" w:sz="0" w:space="0" w:color="auto"/>
          </w:divBdr>
        </w:div>
        <w:div w:id="1277257168">
          <w:marLeft w:val="0"/>
          <w:marRight w:val="0"/>
          <w:marTop w:val="0"/>
          <w:marBottom w:val="0"/>
          <w:divBdr>
            <w:top w:val="none" w:sz="0" w:space="0" w:color="auto"/>
            <w:left w:val="none" w:sz="0" w:space="0" w:color="auto"/>
            <w:bottom w:val="none" w:sz="0" w:space="0" w:color="auto"/>
            <w:right w:val="none" w:sz="0" w:space="0" w:color="auto"/>
          </w:divBdr>
        </w:div>
        <w:div w:id="37364209">
          <w:marLeft w:val="0"/>
          <w:marRight w:val="0"/>
          <w:marTop w:val="0"/>
          <w:marBottom w:val="0"/>
          <w:divBdr>
            <w:top w:val="none" w:sz="0" w:space="0" w:color="auto"/>
            <w:left w:val="none" w:sz="0" w:space="0" w:color="auto"/>
            <w:bottom w:val="none" w:sz="0" w:space="0" w:color="auto"/>
            <w:right w:val="none" w:sz="0" w:space="0" w:color="auto"/>
          </w:divBdr>
        </w:div>
        <w:div w:id="630213958">
          <w:marLeft w:val="0"/>
          <w:marRight w:val="0"/>
          <w:marTop w:val="0"/>
          <w:marBottom w:val="0"/>
          <w:divBdr>
            <w:top w:val="none" w:sz="0" w:space="0" w:color="auto"/>
            <w:left w:val="none" w:sz="0" w:space="0" w:color="auto"/>
            <w:bottom w:val="none" w:sz="0" w:space="0" w:color="auto"/>
            <w:right w:val="none" w:sz="0" w:space="0" w:color="auto"/>
          </w:divBdr>
        </w:div>
        <w:div w:id="369839612">
          <w:marLeft w:val="0"/>
          <w:marRight w:val="0"/>
          <w:marTop w:val="0"/>
          <w:marBottom w:val="0"/>
          <w:divBdr>
            <w:top w:val="none" w:sz="0" w:space="0" w:color="auto"/>
            <w:left w:val="none" w:sz="0" w:space="0" w:color="auto"/>
            <w:bottom w:val="none" w:sz="0" w:space="0" w:color="auto"/>
            <w:right w:val="none" w:sz="0" w:space="0" w:color="auto"/>
          </w:divBdr>
        </w:div>
        <w:div w:id="1696926017">
          <w:marLeft w:val="0"/>
          <w:marRight w:val="0"/>
          <w:marTop w:val="0"/>
          <w:marBottom w:val="0"/>
          <w:divBdr>
            <w:top w:val="none" w:sz="0" w:space="0" w:color="auto"/>
            <w:left w:val="none" w:sz="0" w:space="0" w:color="auto"/>
            <w:bottom w:val="none" w:sz="0" w:space="0" w:color="auto"/>
            <w:right w:val="none" w:sz="0" w:space="0" w:color="auto"/>
          </w:divBdr>
        </w:div>
        <w:div w:id="335039628">
          <w:marLeft w:val="0"/>
          <w:marRight w:val="0"/>
          <w:marTop w:val="0"/>
          <w:marBottom w:val="0"/>
          <w:divBdr>
            <w:top w:val="none" w:sz="0" w:space="0" w:color="auto"/>
            <w:left w:val="none" w:sz="0" w:space="0" w:color="auto"/>
            <w:bottom w:val="none" w:sz="0" w:space="0" w:color="auto"/>
            <w:right w:val="none" w:sz="0" w:space="0" w:color="auto"/>
          </w:divBdr>
        </w:div>
        <w:div w:id="805465481">
          <w:marLeft w:val="0"/>
          <w:marRight w:val="0"/>
          <w:marTop w:val="0"/>
          <w:marBottom w:val="0"/>
          <w:divBdr>
            <w:top w:val="none" w:sz="0" w:space="0" w:color="auto"/>
            <w:left w:val="none" w:sz="0" w:space="0" w:color="auto"/>
            <w:bottom w:val="none" w:sz="0" w:space="0" w:color="auto"/>
            <w:right w:val="none" w:sz="0" w:space="0" w:color="auto"/>
          </w:divBdr>
        </w:div>
        <w:div w:id="1530411711">
          <w:marLeft w:val="0"/>
          <w:marRight w:val="0"/>
          <w:marTop w:val="0"/>
          <w:marBottom w:val="0"/>
          <w:divBdr>
            <w:top w:val="none" w:sz="0" w:space="0" w:color="auto"/>
            <w:left w:val="none" w:sz="0" w:space="0" w:color="auto"/>
            <w:bottom w:val="none" w:sz="0" w:space="0" w:color="auto"/>
            <w:right w:val="none" w:sz="0" w:space="0" w:color="auto"/>
          </w:divBdr>
        </w:div>
        <w:div w:id="1566840334">
          <w:marLeft w:val="0"/>
          <w:marRight w:val="0"/>
          <w:marTop w:val="0"/>
          <w:marBottom w:val="0"/>
          <w:divBdr>
            <w:top w:val="none" w:sz="0" w:space="0" w:color="auto"/>
            <w:left w:val="none" w:sz="0" w:space="0" w:color="auto"/>
            <w:bottom w:val="none" w:sz="0" w:space="0" w:color="auto"/>
            <w:right w:val="none" w:sz="0" w:space="0" w:color="auto"/>
          </w:divBdr>
        </w:div>
        <w:div w:id="521478932">
          <w:marLeft w:val="0"/>
          <w:marRight w:val="0"/>
          <w:marTop w:val="0"/>
          <w:marBottom w:val="0"/>
          <w:divBdr>
            <w:top w:val="none" w:sz="0" w:space="0" w:color="auto"/>
            <w:left w:val="none" w:sz="0" w:space="0" w:color="auto"/>
            <w:bottom w:val="none" w:sz="0" w:space="0" w:color="auto"/>
            <w:right w:val="none" w:sz="0" w:space="0" w:color="auto"/>
          </w:divBdr>
        </w:div>
        <w:div w:id="1029838964">
          <w:marLeft w:val="0"/>
          <w:marRight w:val="0"/>
          <w:marTop w:val="0"/>
          <w:marBottom w:val="0"/>
          <w:divBdr>
            <w:top w:val="none" w:sz="0" w:space="0" w:color="auto"/>
            <w:left w:val="none" w:sz="0" w:space="0" w:color="auto"/>
            <w:bottom w:val="none" w:sz="0" w:space="0" w:color="auto"/>
            <w:right w:val="none" w:sz="0" w:space="0" w:color="auto"/>
          </w:divBdr>
        </w:div>
        <w:div w:id="465244866">
          <w:marLeft w:val="0"/>
          <w:marRight w:val="0"/>
          <w:marTop w:val="0"/>
          <w:marBottom w:val="0"/>
          <w:divBdr>
            <w:top w:val="none" w:sz="0" w:space="0" w:color="auto"/>
            <w:left w:val="none" w:sz="0" w:space="0" w:color="auto"/>
            <w:bottom w:val="none" w:sz="0" w:space="0" w:color="auto"/>
            <w:right w:val="none" w:sz="0" w:space="0" w:color="auto"/>
          </w:divBdr>
        </w:div>
        <w:div w:id="584581842">
          <w:marLeft w:val="0"/>
          <w:marRight w:val="0"/>
          <w:marTop w:val="0"/>
          <w:marBottom w:val="0"/>
          <w:divBdr>
            <w:top w:val="none" w:sz="0" w:space="0" w:color="auto"/>
            <w:left w:val="none" w:sz="0" w:space="0" w:color="auto"/>
            <w:bottom w:val="none" w:sz="0" w:space="0" w:color="auto"/>
            <w:right w:val="none" w:sz="0" w:space="0" w:color="auto"/>
          </w:divBdr>
        </w:div>
        <w:div w:id="1139808153">
          <w:marLeft w:val="0"/>
          <w:marRight w:val="0"/>
          <w:marTop w:val="0"/>
          <w:marBottom w:val="0"/>
          <w:divBdr>
            <w:top w:val="none" w:sz="0" w:space="0" w:color="auto"/>
            <w:left w:val="none" w:sz="0" w:space="0" w:color="auto"/>
            <w:bottom w:val="none" w:sz="0" w:space="0" w:color="auto"/>
            <w:right w:val="none" w:sz="0" w:space="0" w:color="auto"/>
          </w:divBdr>
        </w:div>
        <w:div w:id="1589726266">
          <w:marLeft w:val="0"/>
          <w:marRight w:val="0"/>
          <w:marTop w:val="0"/>
          <w:marBottom w:val="0"/>
          <w:divBdr>
            <w:top w:val="none" w:sz="0" w:space="0" w:color="auto"/>
            <w:left w:val="none" w:sz="0" w:space="0" w:color="auto"/>
            <w:bottom w:val="none" w:sz="0" w:space="0" w:color="auto"/>
            <w:right w:val="none" w:sz="0" w:space="0" w:color="auto"/>
          </w:divBdr>
        </w:div>
        <w:div w:id="1897080364">
          <w:marLeft w:val="0"/>
          <w:marRight w:val="0"/>
          <w:marTop w:val="0"/>
          <w:marBottom w:val="0"/>
          <w:divBdr>
            <w:top w:val="none" w:sz="0" w:space="0" w:color="auto"/>
            <w:left w:val="none" w:sz="0" w:space="0" w:color="auto"/>
            <w:bottom w:val="none" w:sz="0" w:space="0" w:color="auto"/>
            <w:right w:val="none" w:sz="0" w:space="0" w:color="auto"/>
          </w:divBdr>
        </w:div>
        <w:div w:id="2137209721">
          <w:marLeft w:val="0"/>
          <w:marRight w:val="0"/>
          <w:marTop w:val="0"/>
          <w:marBottom w:val="0"/>
          <w:divBdr>
            <w:top w:val="none" w:sz="0" w:space="0" w:color="auto"/>
            <w:left w:val="none" w:sz="0" w:space="0" w:color="auto"/>
            <w:bottom w:val="none" w:sz="0" w:space="0" w:color="auto"/>
            <w:right w:val="none" w:sz="0" w:space="0" w:color="auto"/>
          </w:divBdr>
        </w:div>
        <w:div w:id="711076521">
          <w:marLeft w:val="0"/>
          <w:marRight w:val="0"/>
          <w:marTop w:val="0"/>
          <w:marBottom w:val="0"/>
          <w:divBdr>
            <w:top w:val="none" w:sz="0" w:space="0" w:color="auto"/>
            <w:left w:val="none" w:sz="0" w:space="0" w:color="auto"/>
            <w:bottom w:val="none" w:sz="0" w:space="0" w:color="auto"/>
            <w:right w:val="none" w:sz="0" w:space="0" w:color="auto"/>
          </w:divBdr>
        </w:div>
        <w:div w:id="669141900">
          <w:marLeft w:val="0"/>
          <w:marRight w:val="0"/>
          <w:marTop w:val="0"/>
          <w:marBottom w:val="0"/>
          <w:divBdr>
            <w:top w:val="none" w:sz="0" w:space="0" w:color="auto"/>
            <w:left w:val="none" w:sz="0" w:space="0" w:color="auto"/>
            <w:bottom w:val="none" w:sz="0" w:space="0" w:color="auto"/>
            <w:right w:val="none" w:sz="0" w:space="0" w:color="auto"/>
          </w:divBdr>
        </w:div>
        <w:div w:id="1728408735">
          <w:marLeft w:val="0"/>
          <w:marRight w:val="0"/>
          <w:marTop w:val="0"/>
          <w:marBottom w:val="0"/>
          <w:divBdr>
            <w:top w:val="none" w:sz="0" w:space="0" w:color="auto"/>
            <w:left w:val="none" w:sz="0" w:space="0" w:color="auto"/>
            <w:bottom w:val="none" w:sz="0" w:space="0" w:color="auto"/>
            <w:right w:val="none" w:sz="0" w:space="0" w:color="auto"/>
          </w:divBdr>
        </w:div>
        <w:div w:id="817966017">
          <w:marLeft w:val="0"/>
          <w:marRight w:val="0"/>
          <w:marTop w:val="0"/>
          <w:marBottom w:val="0"/>
          <w:divBdr>
            <w:top w:val="none" w:sz="0" w:space="0" w:color="auto"/>
            <w:left w:val="none" w:sz="0" w:space="0" w:color="auto"/>
            <w:bottom w:val="none" w:sz="0" w:space="0" w:color="auto"/>
            <w:right w:val="none" w:sz="0" w:space="0" w:color="auto"/>
          </w:divBdr>
        </w:div>
        <w:div w:id="484669887">
          <w:marLeft w:val="0"/>
          <w:marRight w:val="0"/>
          <w:marTop w:val="0"/>
          <w:marBottom w:val="0"/>
          <w:divBdr>
            <w:top w:val="none" w:sz="0" w:space="0" w:color="auto"/>
            <w:left w:val="none" w:sz="0" w:space="0" w:color="auto"/>
            <w:bottom w:val="none" w:sz="0" w:space="0" w:color="auto"/>
            <w:right w:val="none" w:sz="0" w:space="0" w:color="auto"/>
          </w:divBdr>
        </w:div>
        <w:div w:id="1212039440">
          <w:marLeft w:val="0"/>
          <w:marRight w:val="0"/>
          <w:marTop w:val="0"/>
          <w:marBottom w:val="0"/>
          <w:divBdr>
            <w:top w:val="none" w:sz="0" w:space="0" w:color="auto"/>
            <w:left w:val="none" w:sz="0" w:space="0" w:color="auto"/>
            <w:bottom w:val="none" w:sz="0" w:space="0" w:color="auto"/>
            <w:right w:val="none" w:sz="0" w:space="0" w:color="auto"/>
          </w:divBdr>
        </w:div>
        <w:div w:id="405222858">
          <w:marLeft w:val="0"/>
          <w:marRight w:val="0"/>
          <w:marTop w:val="0"/>
          <w:marBottom w:val="0"/>
          <w:divBdr>
            <w:top w:val="none" w:sz="0" w:space="0" w:color="auto"/>
            <w:left w:val="none" w:sz="0" w:space="0" w:color="auto"/>
            <w:bottom w:val="none" w:sz="0" w:space="0" w:color="auto"/>
            <w:right w:val="none" w:sz="0" w:space="0" w:color="auto"/>
          </w:divBdr>
        </w:div>
        <w:div w:id="507792657">
          <w:marLeft w:val="0"/>
          <w:marRight w:val="0"/>
          <w:marTop w:val="0"/>
          <w:marBottom w:val="0"/>
          <w:divBdr>
            <w:top w:val="none" w:sz="0" w:space="0" w:color="auto"/>
            <w:left w:val="none" w:sz="0" w:space="0" w:color="auto"/>
            <w:bottom w:val="none" w:sz="0" w:space="0" w:color="auto"/>
            <w:right w:val="none" w:sz="0" w:space="0" w:color="auto"/>
          </w:divBdr>
        </w:div>
        <w:div w:id="728042193">
          <w:marLeft w:val="0"/>
          <w:marRight w:val="0"/>
          <w:marTop w:val="0"/>
          <w:marBottom w:val="0"/>
          <w:divBdr>
            <w:top w:val="none" w:sz="0" w:space="0" w:color="auto"/>
            <w:left w:val="none" w:sz="0" w:space="0" w:color="auto"/>
            <w:bottom w:val="none" w:sz="0" w:space="0" w:color="auto"/>
            <w:right w:val="none" w:sz="0" w:space="0" w:color="auto"/>
          </w:divBdr>
        </w:div>
        <w:div w:id="118887109">
          <w:marLeft w:val="0"/>
          <w:marRight w:val="0"/>
          <w:marTop w:val="0"/>
          <w:marBottom w:val="0"/>
          <w:divBdr>
            <w:top w:val="none" w:sz="0" w:space="0" w:color="auto"/>
            <w:left w:val="none" w:sz="0" w:space="0" w:color="auto"/>
            <w:bottom w:val="none" w:sz="0" w:space="0" w:color="auto"/>
            <w:right w:val="none" w:sz="0" w:space="0" w:color="auto"/>
          </w:divBdr>
        </w:div>
        <w:div w:id="249118325">
          <w:marLeft w:val="0"/>
          <w:marRight w:val="0"/>
          <w:marTop w:val="0"/>
          <w:marBottom w:val="0"/>
          <w:divBdr>
            <w:top w:val="none" w:sz="0" w:space="0" w:color="auto"/>
            <w:left w:val="none" w:sz="0" w:space="0" w:color="auto"/>
            <w:bottom w:val="none" w:sz="0" w:space="0" w:color="auto"/>
            <w:right w:val="none" w:sz="0" w:space="0" w:color="auto"/>
          </w:divBdr>
        </w:div>
        <w:div w:id="505872926">
          <w:marLeft w:val="0"/>
          <w:marRight w:val="0"/>
          <w:marTop w:val="0"/>
          <w:marBottom w:val="0"/>
          <w:divBdr>
            <w:top w:val="none" w:sz="0" w:space="0" w:color="auto"/>
            <w:left w:val="none" w:sz="0" w:space="0" w:color="auto"/>
            <w:bottom w:val="none" w:sz="0" w:space="0" w:color="auto"/>
            <w:right w:val="none" w:sz="0" w:space="0" w:color="auto"/>
          </w:divBdr>
        </w:div>
        <w:div w:id="815150785">
          <w:marLeft w:val="0"/>
          <w:marRight w:val="0"/>
          <w:marTop w:val="0"/>
          <w:marBottom w:val="0"/>
          <w:divBdr>
            <w:top w:val="none" w:sz="0" w:space="0" w:color="auto"/>
            <w:left w:val="none" w:sz="0" w:space="0" w:color="auto"/>
            <w:bottom w:val="none" w:sz="0" w:space="0" w:color="auto"/>
            <w:right w:val="none" w:sz="0" w:space="0" w:color="auto"/>
          </w:divBdr>
        </w:div>
        <w:div w:id="436490569">
          <w:marLeft w:val="0"/>
          <w:marRight w:val="0"/>
          <w:marTop w:val="0"/>
          <w:marBottom w:val="0"/>
          <w:divBdr>
            <w:top w:val="none" w:sz="0" w:space="0" w:color="auto"/>
            <w:left w:val="none" w:sz="0" w:space="0" w:color="auto"/>
            <w:bottom w:val="none" w:sz="0" w:space="0" w:color="auto"/>
            <w:right w:val="none" w:sz="0" w:space="0" w:color="auto"/>
          </w:divBdr>
        </w:div>
        <w:div w:id="1976910173">
          <w:marLeft w:val="0"/>
          <w:marRight w:val="0"/>
          <w:marTop w:val="0"/>
          <w:marBottom w:val="0"/>
          <w:divBdr>
            <w:top w:val="none" w:sz="0" w:space="0" w:color="auto"/>
            <w:left w:val="none" w:sz="0" w:space="0" w:color="auto"/>
            <w:bottom w:val="none" w:sz="0" w:space="0" w:color="auto"/>
            <w:right w:val="none" w:sz="0" w:space="0" w:color="auto"/>
          </w:divBdr>
        </w:div>
        <w:div w:id="622661554">
          <w:marLeft w:val="0"/>
          <w:marRight w:val="0"/>
          <w:marTop w:val="0"/>
          <w:marBottom w:val="0"/>
          <w:divBdr>
            <w:top w:val="none" w:sz="0" w:space="0" w:color="auto"/>
            <w:left w:val="none" w:sz="0" w:space="0" w:color="auto"/>
            <w:bottom w:val="none" w:sz="0" w:space="0" w:color="auto"/>
            <w:right w:val="none" w:sz="0" w:space="0" w:color="auto"/>
          </w:divBdr>
        </w:div>
        <w:div w:id="626010714">
          <w:marLeft w:val="0"/>
          <w:marRight w:val="0"/>
          <w:marTop w:val="0"/>
          <w:marBottom w:val="0"/>
          <w:divBdr>
            <w:top w:val="none" w:sz="0" w:space="0" w:color="auto"/>
            <w:left w:val="none" w:sz="0" w:space="0" w:color="auto"/>
            <w:bottom w:val="none" w:sz="0" w:space="0" w:color="auto"/>
            <w:right w:val="none" w:sz="0" w:space="0" w:color="auto"/>
          </w:divBdr>
        </w:div>
        <w:div w:id="1084649476">
          <w:marLeft w:val="0"/>
          <w:marRight w:val="0"/>
          <w:marTop w:val="0"/>
          <w:marBottom w:val="0"/>
          <w:divBdr>
            <w:top w:val="none" w:sz="0" w:space="0" w:color="auto"/>
            <w:left w:val="none" w:sz="0" w:space="0" w:color="auto"/>
            <w:bottom w:val="none" w:sz="0" w:space="0" w:color="auto"/>
            <w:right w:val="none" w:sz="0" w:space="0" w:color="auto"/>
          </w:divBdr>
        </w:div>
        <w:div w:id="1694842514">
          <w:marLeft w:val="0"/>
          <w:marRight w:val="0"/>
          <w:marTop w:val="0"/>
          <w:marBottom w:val="0"/>
          <w:divBdr>
            <w:top w:val="none" w:sz="0" w:space="0" w:color="auto"/>
            <w:left w:val="none" w:sz="0" w:space="0" w:color="auto"/>
            <w:bottom w:val="none" w:sz="0" w:space="0" w:color="auto"/>
            <w:right w:val="none" w:sz="0" w:space="0" w:color="auto"/>
          </w:divBdr>
        </w:div>
        <w:div w:id="1861121839">
          <w:marLeft w:val="0"/>
          <w:marRight w:val="0"/>
          <w:marTop w:val="0"/>
          <w:marBottom w:val="0"/>
          <w:divBdr>
            <w:top w:val="none" w:sz="0" w:space="0" w:color="auto"/>
            <w:left w:val="none" w:sz="0" w:space="0" w:color="auto"/>
            <w:bottom w:val="none" w:sz="0" w:space="0" w:color="auto"/>
            <w:right w:val="none" w:sz="0" w:space="0" w:color="auto"/>
          </w:divBdr>
        </w:div>
        <w:div w:id="1668171218">
          <w:marLeft w:val="0"/>
          <w:marRight w:val="0"/>
          <w:marTop w:val="0"/>
          <w:marBottom w:val="0"/>
          <w:divBdr>
            <w:top w:val="none" w:sz="0" w:space="0" w:color="auto"/>
            <w:left w:val="none" w:sz="0" w:space="0" w:color="auto"/>
            <w:bottom w:val="none" w:sz="0" w:space="0" w:color="auto"/>
            <w:right w:val="none" w:sz="0" w:space="0" w:color="auto"/>
          </w:divBdr>
        </w:div>
        <w:div w:id="941106641">
          <w:marLeft w:val="0"/>
          <w:marRight w:val="0"/>
          <w:marTop w:val="0"/>
          <w:marBottom w:val="0"/>
          <w:divBdr>
            <w:top w:val="none" w:sz="0" w:space="0" w:color="auto"/>
            <w:left w:val="none" w:sz="0" w:space="0" w:color="auto"/>
            <w:bottom w:val="none" w:sz="0" w:space="0" w:color="auto"/>
            <w:right w:val="none" w:sz="0" w:space="0" w:color="auto"/>
          </w:divBdr>
        </w:div>
        <w:div w:id="1549410428">
          <w:marLeft w:val="0"/>
          <w:marRight w:val="0"/>
          <w:marTop w:val="0"/>
          <w:marBottom w:val="0"/>
          <w:divBdr>
            <w:top w:val="none" w:sz="0" w:space="0" w:color="auto"/>
            <w:left w:val="none" w:sz="0" w:space="0" w:color="auto"/>
            <w:bottom w:val="none" w:sz="0" w:space="0" w:color="auto"/>
            <w:right w:val="none" w:sz="0" w:space="0" w:color="auto"/>
          </w:divBdr>
        </w:div>
        <w:div w:id="1317343413">
          <w:marLeft w:val="0"/>
          <w:marRight w:val="0"/>
          <w:marTop w:val="0"/>
          <w:marBottom w:val="0"/>
          <w:divBdr>
            <w:top w:val="none" w:sz="0" w:space="0" w:color="auto"/>
            <w:left w:val="none" w:sz="0" w:space="0" w:color="auto"/>
            <w:bottom w:val="none" w:sz="0" w:space="0" w:color="auto"/>
            <w:right w:val="none" w:sz="0" w:space="0" w:color="auto"/>
          </w:divBdr>
        </w:div>
        <w:div w:id="226384403">
          <w:marLeft w:val="0"/>
          <w:marRight w:val="0"/>
          <w:marTop w:val="0"/>
          <w:marBottom w:val="0"/>
          <w:divBdr>
            <w:top w:val="none" w:sz="0" w:space="0" w:color="auto"/>
            <w:left w:val="none" w:sz="0" w:space="0" w:color="auto"/>
            <w:bottom w:val="none" w:sz="0" w:space="0" w:color="auto"/>
            <w:right w:val="none" w:sz="0" w:space="0" w:color="auto"/>
          </w:divBdr>
        </w:div>
        <w:div w:id="1037118254">
          <w:marLeft w:val="0"/>
          <w:marRight w:val="0"/>
          <w:marTop w:val="0"/>
          <w:marBottom w:val="0"/>
          <w:divBdr>
            <w:top w:val="none" w:sz="0" w:space="0" w:color="auto"/>
            <w:left w:val="none" w:sz="0" w:space="0" w:color="auto"/>
            <w:bottom w:val="none" w:sz="0" w:space="0" w:color="auto"/>
            <w:right w:val="none" w:sz="0" w:space="0" w:color="auto"/>
          </w:divBdr>
        </w:div>
        <w:div w:id="148331916">
          <w:marLeft w:val="0"/>
          <w:marRight w:val="0"/>
          <w:marTop w:val="0"/>
          <w:marBottom w:val="0"/>
          <w:divBdr>
            <w:top w:val="none" w:sz="0" w:space="0" w:color="auto"/>
            <w:left w:val="none" w:sz="0" w:space="0" w:color="auto"/>
            <w:bottom w:val="none" w:sz="0" w:space="0" w:color="auto"/>
            <w:right w:val="none" w:sz="0" w:space="0" w:color="auto"/>
          </w:divBdr>
        </w:div>
        <w:div w:id="1577082234">
          <w:marLeft w:val="0"/>
          <w:marRight w:val="0"/>
          <w:marTop w:val="0"/>
          <w:marBottom w:val="0"/>
          <w:divBdr>
            <w:top w:val="none" w:sz="0" w:space="0" w:color="auto"/>
            <w:left w:val="none" w:sz="0" w:space="0" w:color="auto"/>
            <w:bottom w:val="none" w:sz="0" w:space="0" w:color="auto"/>
            <w:right w:val="none" w:sz="0" w:space="0" w:color="auto"/>
          </w:divBdr>
        </w:div>
        <w:div w:id="658047418">
          <w:marLeft w:val="0"/>
          <w:marRight w:val="0"/>
          <w:marTop w:val="0"/>
          <w:marBottom w:val="0"/>
          <w:divBdr>
            <w:top w:val="none" w:sz="0" w:space="0" w:color="auto"/>
            <w:left w:val="none" w:sz="0" w:space="0" w:color="auto"/>
            <w:bottom w:val="none" w:sz="0" w:space="0" w:color="auto"/>
            <w:right w:val="none" w:sz="0" w:space="0" w:color="auto"/>
          </w:divBdr>
        </w:div>
        <w:div w:id="1081679036">
          <w:marLeft w:val="0"/>
          <w:marRight w:val="0"/>
          <w:marTop w:val="0"/>
          <w:marBottom w:val="0"/>
          <w:divBdr>
            <w:top w:val="none" w:sz="0" w:space="0" w:color="auto"/>
            <w:left w:val="none" w:sz="0" w:space="0" w:color="auto"/>
            <w:bottom w:val="none" w:sz="0" w:space="0" w:color="auto"/>
            <w:right w:val="none" w:sz="0" w:space="0" w:color="auto"/>
          </w:divBdr>
        </w:div>
        <w:div w:id="1490291791">
          <w:marLeft w:val="0"/>
          <w:marRight w:val="0"/>
          <w:marTop w:val="0"/>
          <w:marBottom w:val="0"/>
          <w:divBdr>
            <w:top w:val="none" w:sz="0" w:space="0" w:color="auto"/>
            <w:left w:val="none" w:sz="0" w:space="0" w:color="auto"/>
            <w:bottom w:val="none" w:sz="0" w:space="0" w:color="auto"/>
            <w:right w:val="none" w:sz="0" w:space="0" w:color="auto"/>
          </w:divBdr>
        </w:div>
        <w:div w:id="850492176">
          <w:marLeft w:val="0"/>
          <w:marRight w:val="0"/>
          <w:marTop w:val="0"/>
          <w:marBottom w:val="0"/>
          <w:divBdr>
            <w:top w:val="none" w:sz="0" w:space="0" w:color="auto"/>
            <w:left w:val="none" w:sz="0" w:space="0" w:color="auto"/>
            <w:bottom w:val="none" w:sz="0" w:space="0" w:color="auto"/>
            <w:right w:val="none" w:sz="0" w:space="0" w:color="auto"/>
          </w:divBdr>
        </w:div>
        <w:div w:id="1083454987">
          <w:marLeft w:val="0"/>
          <w:marRight w:val="0"/>
          <w:marTop w:val="0"/>
          <w:marBottom w:val="0"/>
          <w:divBdr>
            <w:top w:val="none" w:sz="0" w:space="0" w:color="auto"/>
            <w:left w:val="none" w:sz="0" w:space="0" w:color="auto"/>
            <w:bottom w:val="none" w:sz="0" w:space="0" w:color="auto"/>
            <w:right w:val="none" w:sz="0" w:space="0" w:color="auto"/>
          </w:divBdr>
        </w:div>
        <w:div w:id="1462268837">
          <w:marLeft w:val="0"/>
          <w:marRight w:val="0"/>
          <w:marTop w:val="0"/>
          <w:marBottom w:val="0"/>
          <w:divBdr>
            <w:top w:val="none" w:sz="0" w:space="0" w:color="auto"/>
            <w:left w:val="none" w:sz="0" w:space="0" w:color="auto"/>
            <w:bottom w:val="none" w:sz="0" w:space="0" w:color="auto"/>
            <w:right w:val="none" w:sz="0" w:space="0" w:color="auto"/>
          </w:divBdr>
        </w:div>
        <w:div w:id="573320773">
          <w:marLeft w:val="0"/>
          <w:marRight w:val="0"/>
          <w:marTop w:val="0"/>
          <w:marBottom w:val="0"/>
          <w:divBdr>
            <w:top w:val="none" w:sz="0" w:space="0" w:color="auto"/>
            <w:left w:val="none" w:sz="0" w:space="0" w:color="auto"/>
            <w:bottom w:val="none" w:sz="0" w:space="0" w:color="auto"/>
            <w:right w:val="none" w:sz="0" w:space="0" w:color="auto"/>
          </w:divBdr>
        </w:div>
        <w:div w:id="813302302">
          <w:marLeft w:val="0"/>
          <w:marRight w:val="0"/>
          <w:marTop w:val="0"/>
          <w:marBottom w:val="0"/>
          <w:divBdr>
            <w:top w:val="none" w:sz="0" w:space="0" w:color="auto"/>
            <w:left w:val="none" w:sz="0" w:space="0" w:color="auto"/>
            <w:bottom w:val="none" w:sz="0" w:space="0" w:color="auto"/>
            <w:right w:val="none" w:sz="0" w:space="0" w:color="auto"/>
          </w:divBdr>
        </w:div>
        <w:div w:id="928781742">
          <w:marLeft w:val="0"/>
          <w:marRight w:val="0"/>
          <w:marTop w:val="0"/>
          <w:marBottom w:val="0"/>
          <w:divBdr>
            <w:top w:val="none" w:sz="0" w:space="0" w:color="auto"/>
            <w:left w:val="none" w:sz="0" w:space="0" w:color="auto"/>
            <w:bottom w:val="none" w:sz="0" w:space="0" w:color="auto"/>
            <w:right w:val="none" w:sz="0" w:space="0" w:color="auto"/>
          </w:divBdr>
        </w:div>
        <w:div w:id="1238832123">
          <w:marLeft w:val="0"/>
          <w:marRight w:val="0"/>
          <w:marTop w:val="0"/>
          <w:marBottom w:val="0"/>
          <w:divBdr>
            <w:top w:val="none" w:sz="0" w:space="0" w:color="auto"/>
            <w:left w:val="none" w:sz="0" w:space="0" w:color="auto"/>
            <w:bottom w:val="none" w:sz="0" w:space="0" w:color="auto"/>
            <w:right w:val="none" w:sz="0" w:space="0" w:color="auto"/>
          </w:divBdr>
        </w:div>
        <w:div w:id="590165131">
          <w:marLeft w:val="0"/>
          <w:marRight w:val="0"/>
          <w:marTop w:val="0"/>
          <w:marBottom w:val="0"/>
          <w:divBdr>
            <w:top w:val="none" w:sz="0" w:space="0" w:color="auto"/>
            <w:left w:val="none" w:sz="0" w:space="0" w:color="auto"/>
            <w:bottom w:val="none" w:sz="0" w:space="0" w:color="auto"/>
            <w:right w:val="none" w:sz="0" w:space="0" w:color="auto"/>
          </w:divBdr>
        </w:div>
        <w:div w:id="1213350129">
          <w:marLeft w:val="0"/>
          <w:marRight w:val="0"/>
          <w:marTop w:val="0"/>
          <w:marBottom w:val="0"/>
          <w:divBdr>
            <w:top w:val="none" w:sz="0" w:space="0" w:color="auto"/>
            <w:left w:val="none" w:sz="0" w:space="0" w:color="auto"/>
            <w:bottom w:val="none" w:sz="0" w:space="0" w:color="auto"/>
            <w:right w:val="none" w:sz="0" w:space="0" w:color="auto"/>
          </w:divBdr>
        </w:div>
        <w:div w:id="1881281795">
          <w:marLeft w:val="0"/>
          <w:marRight w:val="0"/>
          <w:marTop w:val="0"/>
          <w:marBottom w:val="0"/>
          <w:divBdr>
            <w:top w:val="none" w:sz="0" w:space="0" w:color="auto"/>
            <w:left w:val="none" w:sz="0" w:space="0" w:color="auto"/>
            <w:bottom w:val="none" w:sz="0" w:space="0" w:color="auto"/>
            <w:right w:val="none" w:sz="0" w:space="0" w:color="auto"/>
          </w:divBdr>
        </w:div>
        <w:div w:id="847983662">
          <w:marLeft w:val="0"/>
          <w:marRight w:val="0"/>
          <w:marTop w:val="0"/>
          <w:marBottom w:val="0"/>
          <w:divBdr>
            <w:top w:val="none" w:sz="0" w:space="0" w:color="auto"/>
            <w:left w:val="none" w:sz="0" w:space="0" w:color="auto"/>
            <w:bottom w:val="none" w:sz="0" w:space="0" w:color="auto"/>
            <w:right w:val="none" w:sz="0" w:space="0" w:color="auto"/>
          </w:divBdr>
        </w:div>
        <w:div w:id="1398675221">
          <w:marLeft w:val="0"/>
          <w:marRight w:val="0"/>
          <w:marTop w:val="0"/>
          <w:marBottom w:val="0"/>
          <w:divBdr>
            <w:top w:val="none" w:sz="0" w:space="0" w:color="auto"/>
            <w:left w:val="none" w:sz="0" w:space="0" w:color="auto"/>
            <w:bottom w:val="none" w:sz="0" w:space="0" w:color="auto"/>
            <w:right w:val="none" w:sz="0" w:space="0" w:color="auto"/>
          </w:divBdr>
        </w:div>
        <w:div w:id="487593832">
          <w:marLeft w:val="0"/>
          <w:marRight w:val="0"/>
          <w:marTop w:val="0"/>
          <w:marBottom w:val="0"/>
          <w:divBdr>
            <w:top w:val="none" w:sz="0" w:space="0" w:color="auto"/>
            <w:left w:val="none" w:sz="0" w:space="0" w:color="auto"/>
            <w:bottom w:val="none" w:sz="0" w:space="0" w:color="auto"/>
            <w:right w:val="none" w:sz="0" w:space="0" w:color="auto"/>
          </w:divBdr>
        </w:div>
        <w:div w:id="199317976">
          <w:marLeft w:val="0"/>
          <w:marRight w:val="0"/>
          <w:marTop w:val="0"/>
          <w:marBottom w:val="0"/>
          <w:divBdr>
            <w:top w:val="none" w:sz="0" w:space="0" w:color="auto"/>
            <w:left w:val="none" w:sz="0" w:space="0" w:color="auto"/>
            <w:bottom w:val="none" w:sz="0" w:space="0" w:color="auto"/>
            <w:right w:val="none" w:sz="0" w:space="0" w:color="auto"/>
          </w:divBdr>
        </w:div>
        <w:div w:id="1502969151">
          <w:marLeft w:val="0"/>
          <w:marRight w:val="0"/>
          <w:marTop w:val="0"/>
          <w:marBottom w:val="0"/>
          <w:divBdr>
            <w:top w:val="none" w:sz="0" w:space="0" w:color="auto"/>
            <w:left w:val="none" w:sz="0" w:space="0" w:color="auto"/>
            <w:bottom w:val="none" w:sz="0" w:space="0" w:color="auto"/>
            <w:right w:val="none" w:sz="0" w:space="0" w:color="auto"/>
          </w:divBdr>
        </w:div>
        <w:div w:id="153304077">
          <w:marLeft w:val="0"/>
          <w:marRight w:val="0"/>
          <w:marTop w:val="0"/>
          <w:marBottom w:val="0"/>
          <w:divBdr>
            <w:top w:val="none" w:sz="0" w:space="0" w:color="auto"/>
            <w:left w:val="none" w:sz="0" w:space="0" w:color="auto"/>
            <w:bottom w:val="none" w:sz="0" w:space="0" w:color="auto"/>
            <w:right w:val="none" w:sz="0" w:space="0" w:color="auto"/>
          </w:divBdr>
        </w:div>
        <w:div w:id="1778862591">
          <w:marLeft w:val="0"/>
          <w:marRight w:val="0"/>
          <w:marTop w:val="0"/>
          <w:marBottom w:val="0"/>
          <w:divBdr>
            <w:top w:val="none" w:sz="0" w:space="0" w:color="auto"/>
            <w:left w:val="none" w:sz="0" w:space="0" w:color="auto"/>
            <w:bottom w:val="none" w:sz="0" w:space="0" w:color="auto"/>
            <w:right w:val="none" w:sz="0" w:space="0" w:color="auto"/>
          </w:divBdr>
        </w:div>
        <w:div w:id="1237790280">
          <w:marLeft w:val="0"/>
          <w:marRight w:val="0"/>
          <w:marTop w:val="0"/>
          <w:marBottom w:val="0"/>
          <w:divBdr>
            <w:top w:val="none" w:sz="0" w:space="0" w:color="auto"/>
            <w:left w:val="none" w:sz="0" w:space="0" w:color="auto"/>
            <w:bottom w:val="none" w:sz="0" w:space="0" w:color="auto"/>
            <w:right w:val="none" w:sz="0" w:space="0" w:color="auto"/>
          </w:divBdr>
        </w:div>
        <w:div w:id="106236650">
          <w:marLeft w:val="0"/>
          <w:marRight w:val="0"/>
          <w:marTop w:val="0"/>
          <w:marBottom w:val="0"/>
          <w:divBdr>
            <w:top w:val="none" w:sz="0" w:space="0" w:color="auto"/>
            <w:left w:val="none" w:sz="0" w:space="0" w:color="auto"/>
            <w:bottom w:val="none" w:sz="0" w:space="0" w:color="auto"/>
            <w:right w:val="none" w:sz="0" w:space="0" w:color="auto"/>
          </w:divBdr>
        </w:div>
        <w:div w:id="1298340569">
          <w:marLeft w:val="0"/>
          <w:marRight w:val="0"/>
          <w:marTop w:val="0"/>
          <w:marBottom w:val="0"/>
          <w:divBdr>
            <w:top w:val="none" w:sz="0" w:space="0" w:color="auto"/>
            <w:left w:val="none" w:sz="0" w:space="0" w:color="auto"/>
            <w:bottom w:val="none" w:sz="0" w:space="0" w:color="auto"/>
            <w:right w:val="none" w:sz="0" w:space="0" w:color="auto"/>
          </w:divBdr>
        </w:div>
        <w:div w:id="243420359">
          <w:marLeft w:val="0"/>
          <w:marRight w:val="0"/>
          <w:marTop w:val="0"/>
          <w:marBottom w:val="0"/>
          <w:divBdr>
            <w:top w:val="none" w:sz="0" w:space="0" w:color="auto"/>
            <w:left w:val="none" w:sz="0" w:space="0" w:color="auto"/>
            <w:bottom w:val="none" w:sz="0" w:space="0" w:color="auto"/>
            <w:right w:val="none" w:sz="0" w:space="0" w:color="auto"/>
          </w:divBdr>
        </w:div>
        <w:div w:id="18818318">
          <w:marLeft w:val="0"/>
          <w:marRight w:val="0"/>
          <w:marTop w:val="0"/>
          <w:marBottom w:val="0"/>
          <w:divBdr>
            <w:top w:val="none" w:sz="0" w:space="0" w:color="auto"/>
            <w:left w:val="none" w:sz="0" w:space="0" w:color="auto"/>
            <w:bottom w:val="none" w:sz="0" w:space="0" w:color="auto"/>
            <w:right w:val="none" w:sz="0" w:space="0" w:color="auto"/>
          </w:divBdr>
        </w:div>
        <w:div w:id="371882970">
          <w:marLeft w:val="0"/>
          <w:marRight w:val="0"/>
          <w:marTop w:val="0"/>
          <w:marBottom w:val="0"/>
          <w:divBdr>
            <w:top w:val="none" w:sz="0" w:space="0" w:color="auto"/>
            <w:left w:val="none" w:sz="0" w:space="0" w:color="auto"/>
            <w:bottom w:val="none" w:sz="0" w:space="0" w:color="auto"/>
            <w:right w:val="none" w:sz="0" w:space="0" w:color="auto"/>
          </w:divBdr>
        </w:div>
        <w:div w:id="2104521330">
          <w:marLeft w:val="0"/>
          <w:marRight w:val="0"/>
          <w:marTop w:val="0"/>
          <w:marBottom w:val="0"/>
          <w:divBdr>
            <w:top w:val="none" w:sz="0" w:space="0" w:color="auto"/>
            <w:left w:val="none" w:sz="0" w:space="0" w:color="auto"/>
            <w:bottom w:val="none" w:sz="0" w:space="0" w:color="auto"/>
            <w:right w:val="none" w:sz="0" w:space="0" w:color="auto"/>
          </w:divBdr>
        </w:div>
        <w:div w:id="567427140">
          <w:marLeft w:val="0"/>
          <w:marRight w:val="0"/>
          <w:marTop w:val="0"/>
          <w:marBottom w:val="0"/>
          <w:divBdr>
            <w:top w:val="none" w:sz="0" w:space="0" w:color="auto"/>
            <w:left w:val="none" w:sz="0" w:space="0" w:color="auto"/>
            <w:bottom w:val="none" w:sz="0" w:space="0" w:color="auto"/>
            <w:right w:val="none" w:sz="0" w:space="0" w:color="auto"/>
          </w:divBdr>
        </w:div>
        <w:div w:id="137844115">
          <w:marLeft w:val="0"/>
          <w:marRight w:val="0"/>
          <w:marTop w:val="0"/>
          <w:marBottom w:val="0"/>
          <w:divBdr>
            <w:top w:val="none" w:sz="0" w:space="0" w:color="auto"/>
            <w:left w:val="none" w:sz="0" w:space="0" w:color="auto"/>
            <w:bottom w:val="none" w:sz="0" w:space="0" w:color="auto"/>
            <w:right w:val="none" w:sz="0" w:space="0" w:color="auto"/>
          </w:divBdr>
        </w:div>
        <w:div w:id="100029094">
          <w:marLeft w:val="0"/>
          <w:marRight w:val="0"/>
          <w:marTop w:val="0"/>
          <w:marBottom w:val="0"/>
          <w:divBdr>
            <w:top w:val="none" w:sz="0" w:space="0" w:color="auto"/>
            <w:left w:val="none" w:sz="0" w:space="0" w:color="auto"/>
            <w:bottom w:val="none" w:sz="0" w:space="0" w:color="auto"/>
            <w:right w:val="none" w:sz="0" w:space="0" w:color="auto"/>
          </w:divBdr>
        </w:div>
        <w:div w:id="1474785483">
          <w:marLeft w:val="0"/>
          <w:marRight w:val="0"/>
          <w:marTop w:val="0"/>
          <w:marBottom w:val="0"/>
          <w:divBdr>
            <w:top w:val="none" w:sz="0" w:space="0" w:color="auto"/>
            <w:left w:val="none" w:sz="0" w:space="0" w:color="auto"/>
            <w:bottom w:val="none" w:sz="0" w:space="0" w:color="auto"/>
            <w:right w:val="none" w:sz="0" w:space="0" w:color="auto"/>
          </w:divBdr>
        </w:div>
        <w:div w:id="1186556326">
          <w:marLeft w:val="0"/>
          <w:marRight w:val="0"/>
          <w:marTop w:val="0"/>
          <w:marBottom w:val="0"/>
          <w:divBdr>
            <w:top w:val="none" w:sz="0" w:space="0" w:color="auto"/>
            <w:left w:val="none" w:sz="0" w:space="0" w:color="auto"/>
            <w:bottom w:val="none" w:sz="0" w:space="0" w:color="auto"/>
            <w:right w:val="none" w:sz="0" w:space="0" w:color="auto"/>
          </w:divBdr>
        </w:div>
        <w:div w:id="435178559">
          <w:marLeft w:val="0"/>
          <w:marRight w:val="0"/>
          <w:marTop w:val="0"/>
          <w:marBottom w:val="0"/>
          <w:divBdr>
            <w:top w:val="none" w:sz="0" w:space="0" w:color="auto"/>
            <w:left w:val="none" w:sz="0" w:space="0" w:color="auto"/>
            <w:bottom w:val="none" w:sz="0" w:space="0" w:color="auto"/>
            <w:right w:val="none" w:sz="0" w:space="0" w:color="auto"/>
          </w:divBdr>
        </w:div>
        <w:div w:id="916592580">
          <w:marLeft w:val="0"/>
          <w:marRight w:val="0"/>
          <w:marTop w:val="0"/>
          <w:marBottom w:val="0"/>
          <w:divBdr>
            <w:top w:val="none" w:sz="0" w:space="0" w:color="auto"/>
            <w:left w:val="none" w:sz="0" w:space="0" w:color="auto"/>
            <w:bottom w:val="none" w:sz="0" w:space="0" w:color="auto"/>
            <w:right w:val="none" w:sz="0" w:space="0" w:color="auto"/>
          </w:divBdr>
        </w:div>
        <w:div w:id="1249970973">
          <w:marLeft w:val="0"/>
          <w:marRight w:val="0"/>
          <w:marTop w:val="0"/>
          <w:marBottom w:val="0"/>
          <w:divBdr>
            <w:top w:val="none" w:sz="0" w:space="0" w:color="auto"/>
            <w:left w:val="none" w:sz="0" w:space="0" w:color="auto"/>
            <w:bottom w:val="none" w:sz="0" w:space="0" w:color="auto"/>
            <w:right w:val="none" w:sz="0" w:space="0" w:color="auto"/>
          </w:divBdr>
        </w:div>
        <w:div w:id="1345546474">
          <w:marLeft w:val="0"/>
          <w:marRight w:val="0"/>
          <w:marTop w:val="0"/>
          <w:marBottom w:val="0"/>
          <w:divBdr>
            <w:top w:val="none" w:sz="0" w:space="0" w:color="auto"/>
            <w:left w:val="none" w:sz="0" w:space="0" w:color="auto"/>
            <w:bottom w:val="none" w:sz="0" w:space="0" w:color="auto"/>
            <w:right w:val="none" w:sz="0" w:space="0" w:color="auto"/>
          </w:divBdr>
        </w:div>
        <w:div w:id="2130315866">
          <w:marLeft w:val="0"/>
          <w:marRight w:val="0"/>
          <w:marTop w:val="0"/>
          <w:marBottom w:val="0"/>
          <w:divBdr>
            <w:top w:val="none" w:sz="0" w:space="0" w:color="auto"/>
            <w:left w:val="none" w:sz="0" w:space="0" w:color="auto"/>
            <w:bottom w:val="none" w:sz="0" w:space="0" w:color="auto"/>
            <w:right w:val="none" w:sz="0" w:space="0" w:color="auto"/>
          </w:divBdr>
        </w:div>
        <w:div w:id="846404074">
          <w:marLeft w:val="0"/>
          <w:marRight w:val="0"/>
          <w:marTop w:val="0"/>
          <w:marBottom w:val="0"/>
          <w:divBdr>
            <w:top w:val="none" w:sz="0" w:space="0" w:color="auto"/>
            <w:left w:val="none" w:sz="0" w:space="0" w:color="auto"/>
            <w:bottom w:val="none" w:sz="0" w:space="0" w:color="auto"/>
            <w:right w:val="none" w:sz="0" w:space="0" w:color="auto"/>
          </w:divBdr>
        </w:div>
        <w:div w:id="1022903336">
          <w:marLeft w:val="0"/>
          <w:marRight w:val="0"/>
          <w:marTop w:val="0"/>
          <w:marBottom w:val="0"/>
          <w:divBdr>
            <w:top w:val="none" w:sz="0" w:space="0" w:color="auto"/>
            <w:left w:val="none" w:sz="0" w:space="0" w:color="auto"/>
            <w:bottom w:val="none" w:sz="0" w:space="0" w:color="auto"/>
            <w:right w:val="none" w:sz="0" w:space="0" w:color="auto"/>
          </w:divBdr>
        </w:div>
        <w:div w:id="1581409997">
          <w:marLeft w:val="0"/>
          <w:marRight w:val="0"/>
          <w:marTop w:val="0"/>
          <w:marBottom w:val="0"/>
          <w:divBdr>
            <w:top w:val="none" w:sz="0" w:space="0" w:color="auto"/>
            <w:left w:val="none" w:sz="0" w:space="0" w:color="auto"/>
            <w:bottom w:val="none" w:sz="0" w:space="0" w:color="auto"/>
            <w:right w:val="none" w:sz="0" w:space="0" w:color="auto"/>
          </w:divBdr>
        </w:div>
        <w:div w:id="1719550628">
          <w:marLeft w:val="0"/>
          <w:marRight w:val="0"/>
          <w:marTop w:val="0"/>
          <w:marBottom w:val="0"/>
          <w:divBdr>
            <w:top w:val="none" w:sz="0" w:space="0" w:color="auto"/>
            <w:left w:val="none" w:sz="0" w:space="0" w:color="auto"/>
            <w:bottom w:val="none" w:sz="0" w:space="0" w:color="auto"/>
            <w:right w:val="none" w:sz="0" w:space="0" w:color="auto"/>
          </w:divBdr>
        </w:div>
        <w:div w:id="768890393">
          <w:marLeft w:val="0"/>
          <w:marRight w:val="0"/>
          <w:marTop w:val="0"/>
          <w:marBottom w:val="0"/>
          <w:divBdr>
            <w:top w:val="none" w:sz="0" w:space="0" w:color="auto"/>
            <w:left w:val="none" w:sz="0" w:space="0" w:color="auto"/>
            <w:bottom w:val="none" w:sz="0" w:space="0" w:color="auto"/>
            <w:right w:val="none" w:sz="0" w:space="0" w:color="auto"/>
          </w:divBdr>
        </w:div>
        <w:div w:id="570233631">
          <w:marLeft w:val="0"/>
          <w:marRight w:val="0"/>
          <w:marTop w:val="0"/>
          <w:marBottom w:val="0"/>
          <w:divBdr>
            <w:top w:val="none" w:sz="0" w:space="0" w:color="auto"/>
            <w:left w:val="none" w:sz="0" w:space="0" w:color="auto"/>
            <w:bottom w:val="none" w:sz="0" w:space="0" w:color="auto"/>
            <w:right w:val="none" w:sz="0" w:space="0" w:color="auto"/>
          </w:divBdr>
        </w:div>
        <w:div w:id="115563733">
          <w:marLeft w:val="0"/>
          <w:marRight w:val="0"/>
          <w:marTop w:val="0"/>
          <w:marBottom w:val="0"/>
          <w:divBdr>
            <w:top w:val="none" w:sz="0" w:space="0" w:color="auto"/>
            <w:left w:val="none" w:sz="0" w:space="0" w:color="auto"/>
            <w:bottom w:val="none" w:sz="0" w:space="0" w:color="auto"/>
            <w:right w:val="none" w:sz="0" w:space="0" w:color="auto"/>
          </w:divBdr>
        </w:div>
        <w:div w:id="2023311914">
          <w:marLeft w:val="0"/>
          <w:marRight w:val="0"/>
          <w:marTop w:val="0"/>
          <w:marBottom w:val="0"/>
          <w:divBdr>
            <w:top w:val="none" w:sz="0" w:space="0" w:color="auto"/>
            <w:left w:val="none" w:sz="0" w:space="0" w:color="auto"/>
            <w:bottom w:val="none" w:sz="0" w:space="0" w:color="auto"/>
            <w:right w:val="none" w:sz="0" w:space="0" w:color="auto"/>
          </w:divBdr>
        </w:div>
        <w:div w:id="1147283990">
          <w:marLeft w:val="0"/>
          <w:marRight w:val="0"/>
          <w:marTop w:val="0"/>
          <w:marBottom w:val="0"/>
          <w:divBdr>
            <w:top w:val="none" w:sz="0" w:space="0" w:color="auto"/>
            <w:left w:val="none" w:sz="0" w:space="0" w:color="auto"/>
            <w:bottom w:val="none" w:sz="0" w:space="0" w:color="auto"/>
            <w:right w:val="none" w:sz="0" w:space="0" w:color="auto"/>
          </w:divBdr>
        </w:div>
        <w:div w:id="388697119">
          <w:marLeft w:val="0"/>
          <w:marRight w:val="0"/>
          <w:marTop w:val="0"/>
          <w:marBottom w:val="0"/>
          <w:divBdr>
            <w:top w:val="none" w:sz="0" w:space="0" w:color="auto"/>
            <w:left w:val="none" w:sz="0" w:space="0" w:color="auto"/>
            <w:bottom w:val="none" w:sz="0" w:space="0" w:color="auto"/>
            <w:right w:val="none" w:sz="0" w:space="0" w:color="auto"/>
          </w:divBdr>
        </w:div>
        <w:div w:id="2060977240">
          <w:marLeft w:val="0"/>
          <w:marRight w:val="0"/>
          <w:marTop w:val="0"/>
          <w:marBottom w:val="0"/>
          <w:divBdr>
            <w:top w:val="none" w:sz="0" w:space="0" w:color="auto"/>
            <w:left w:val="none" w:sz="0" w:space="0" w:color="auto"/>
            <w:bottom w:val="none" w:sz="0" w:space="0" w:color="auto"/>
            <w:right w:val="none" w:sz="0" w:space="0" w:color="auto"/>
          </w:divBdr>
        </w:div>
        <w:div w:id="500119981">
          <w:marLeft w:val="0"/>
          <w:marRight w:val="0"/>
          <w:marTop w:val="0"/>
          <w:marBottom w:val="0"/>
          <w:divBdr>
            <w:top w:val="none" w:sz="0" w:space="0" w:color="auto"/>
            <w:left w:val="none" w:sz="0" w:space="0" w:color="auto"/>
            <w:bottom w:val="none" w:sz="0" w:space="0" w:color="auto"/>
            <w:right w:val="none" w:sz="0" w:space="0" w:color="auto"/>
          </w:divBdr>
        </w:div>
        <w:div w:id="883953853">
          <w:marLeft w:val="0"/>
          <w:marRight w:val="0"/>
          <w:marTop w:val="0"/>
          <w:marBottom w:val="0"/>
          <w:divBdr>
            <w:top w:val="none" w:sz="0" w:space="0" w:color="auto"/>
            <w:left w:val="none" w:sz="0" w:space="0" w:color="auto"/>
            <w:bottom w:val="none" w:sz="0" w:space="0" w:color="auto"/>
            <w:right w:val="none" w:sz="0" w:space="0" w:color="auto"/>
          </w:divBdr>
        </w:div>
        <w:div w:id="820850004">
          <w:marLeft w:val="0"/>
          <w:marRight w:val="0"/>
          <w:marTop w:val="0"/>
          <w:marBottom w:val="0"/>
          <w:divBdr>
            <w:top w:val="none" w:sz="0" w:space="0" w:color="auto"/>
            <w:left w:val="none" w:sz="0" w:space="0" w:color="auto"/>
            <w:bottom w:val="none" w:sz="0" w:space="0" w:color="auto"/>
            <w:right w:val="none" w:sz="0" w:space="0" w:color="auto"/>
          </w:divBdr>
        </w:div>
        <w:div w:id="1962877571">
          <w:marLeft w:val="0"/>
          <w:marRight w:val="0"/>
          <w:marTop w:val="0"/>
          <w:marBottom w:val="0"/>
          <w:divBdr>
            <w:top w:val="none" w:sz="0" w:space="0" w:color="auto"/>
            <w:left w:val="none" w:sz="0" w:space="0" w:color="auto"/>
            <w:bottom w:val="none" w:sz="0" w:space="0" w:color="auto"/>
            <w:right w:val="none" w:sz="0" w:space="0" w:color="auto"/>
          </w:divBdr>
        </w:div>
        <w:div w:id="2071880198">
          <w:marLeft w:val="0"/>
          <w:marRight w:val="0"/>
          <w:marTop w:val="0"/>
          <w:marBottom w:val="0"/>
          <w:divBdr>
            <w:top w:val="none" w:sz="0" w:space="0" w:color="auto"/>
            <w:left w:val="none" w:sz="0" w:space="0" w:color="auto"/>
            <w:bottom w:val="none" w:sz="0" w:space="0" w:color="auto"/>
            <w:right w:val="none" w:sz="0" w:space="0" w:color="auto"/>
          </w:divBdr>
        </w:div>
        <w:div w:id="676811161">
          <w:marLeft w:val="0"/>
          <w:marRight w:val="0"/>
          <w:marTop w:val="0"/>
          <w:marBottom w:val="0"/>
          <w:divBdr>
            <w:top w:val="none" w:sz="0" w:space="0" w:color="auto"/>
            <w:left w:val="none" w:sz="0" w:space="0" w:color="auto"/>
            <w:bottom w:val="none" w:sz="0" w:space="0" w:color="auto"/>
            <w:right w:val="none" w:sz="0" w:space="0" w:color="auto"/>
          </w:divBdr>
        </w:div>
        <w:div w:id="1819416856">
          <w:marLeft w:val="0"/>
          <w:marRight w:val="0"/>
          <w:marTop w:val="0"/>
          <w:marBottom w:val="0"/>
          <w:divBdr>
            <w:top w:val="none" w:sz="0" w:space="0" w:color="auto"/>
            <w:left w:val="none" w:sz="0" w:space="0" w:color="auto"/>
            <w:bottom w:val="none" w:sz="0" w:space="0" w:color="auto"/>
            <w:right w:val="none" w:sz="0" w:space="0" w:color="auto"/>
          </w:divBdr>
        </w:div>
        <w:div w:id="1314724346">
          <w:marLeft w:val="0"/>
          <w:marRight w:val="0"/>
          <w:marTop w:val="0"/>
          <w:marBottom w:val="0"/>
          <w:divBdr>
            <w:top w:val="none" w:sz="0" w:space="0" w:color="auto"/>
            <w:left w:val="none" w:sz="0" w:space="0" w:color="auto"/>
            <w:bottom w:val="none" w:sz="0" w:space="0" w:color="auto"/>
            <w:right w:val="none" w:sz="0" w:space="0" w:color="auto"/>
          </w:divBdr>
        </w:div>
        <w:div w:id="759448832">
          <w:marLeft w:val="0"/>
          <w:marRight w:val="0"/>
          <w:marTop w:val="0"/>
          <w:marBottom w:val="0"/>
          <w:divBdr>
            <w:top w:val="none" w:sz="0" w:space="0" w:color="auto"/>
            <w:left w:val="none" w:sz="0" w:space="0" w:color="auto"/>
            <w:bottom w:val="none" w:sz="0" w:space="0" w:color="auto"/>
            <w:right w:val="none" w:sz="0" w:space="0" w:color="auto"/>
          </w:divBdr>
        </w:div>
        <w:div w:id="872696298">
          <w:marLeft w:val="0"/>
          <w:marRight w:val="0"/>
          <w:marTop w:val="0"/>
          <w:marBottom w:val="0"/>
          <w:divBdr>
            <w:top w:val="none" w:sz="0" w:space="0" w:color="auto"/>
            <w:left w:val="none" w:sz="0" w:space="0" w:color="auto"/>
            <w:bottom w:val="none" w:sz="0" w:space="0" w:color="auto"/>
            <w:right w:val="none" w:sz="0" w:space="0" w:color="auto"/>
          </w:divBdr>
        </w:div>
        <w:div w:id="1038893122">
          <w:marLeft w:val="0"/>
          <w:marRight w:val="0"/>
          <w:marTop w:val="0"/>
          <w:marBottom w:val="0"/>
          <w:divBdr>
            <w:top w:val="none" w:sz="0" w:space="0" w:color="auto"/>
            <w:left w:val="none" w:sz="0" w:space="0" w:color="auto"/>
            <w:bottom w:val="none" w:sz="0" w:space="0" w:color="auto"/>
            <w:right w:val="none" w:sz="0" w:space="0" w:color="auto"/>
          </w:divBdr>
        </w:div>
        <w:div w:id="760949749">
          <w:marLeft w:val="0"/>
          <w:marRight w:val="0"/>
          <w:marTop w:val="0"/>
          <w:marBottom w:val="0"/>
          <w:divBdr>
            <w:top w:val="none" w:sz="0" w:space="0" w:color="auto"/>
            <w:left w:val="none" w:sz="0" w:space="0" w:color="auto"/>
            <w:bottom w:val="none" w:sz="0" w:space="0" w:color="auto"/>
            <w:right w:val="none" w:sz="0" w:space="0" w:color="auto"/>
          </w:divBdr>
        </w:div>
        <w:div w:id="1785809748">
          <w:marLeft w:val="0"/>
          <w:marRight w:val="0"/>
          <w:marTop w:val="0"/>
          <w:marBottom w:val="0"/>
          <w:divBdr>
            <w:top w:val="none" w:sz="0" w:space="0" w:color="auto"/>
            <w:left w:val="none" w:sz="0" w:space="0" w:color="auto"/>
            <w:bottom w:val="none" w:sz="0" w:space="0" w:color="auto"/>
            <w:right w:val="none" w:sz="0" w:space="0" w:color="auto"/>
          </w:divBdr>
        </w:div>
        <w:div w:id="2131968539">
          <w:marLeft w:val="0"/>
          <w:marRight w:val="0"/>
          <w:marTop w:val="0"/>
          <w:marBottom w:val="0"/>
          <w:divBdr>
            <w:top w:val="none" w:sz="0" w:space="0" w:color="auto"/>
            <w:left w:val="none" w:sz="0" w:space="0" w:color="auto"/>
            <w:bottom w:val="none" w:sz="0" w:space="0" w:color="auto"/>
            <w:right w:val="none" w:sz="0" w:space="0" w:color="auto"/>
          </w:divBdr>
        </w:div>
        <w:div w:id="277680661">
          <w:marLeft w:val="0"/>
          <w:marRight w:val="0"/>
          <w:marTop w:val="0"/>
          <w:marBottom w:val="0"/>
          <w:divBdr>
            <w:top w:val="none" w:sz="0" w:space="0" w:color="auto"/>
            <w:left w:val="none" w:sz="0" w:space="0" w:color="auto"/>
            <w:bottom w:val="none" w:sz="0" w:space="0" w:color="auto"/>
            <w:right w:val="none" w:sz="0" w:space="0" w:color="auto"/>
          </w:divBdr>
        </w:div>
        <w:div w:id="855192129">
          <w:marLeft w:val="0"/>
          <w:marRight w:val="0"/>
          <w:marTop w:val="0"/>
          <w:marBottom w:val="0"/>
          <w:divBdr>
            <w:top w:val="none" w:sz="0" w:space="0" w:color="auto"/>
            <w:left w:val="none" w:sz="0" w:space="0" w:color="auto"/>
            <w:bottom w:val="none" w:sz="0" w:space="0" w:color="auto"/>
            <w:right w:val="none" w:sz="0" w:space="0" w:color="auto"/>
          </w:divBdr>
        </w:div>
        <w:div w:id="131674326">
          <w:marLeft w:val="0"/>
          <w:marRight w:val="0"/>
          <w:marTop w:val="0"/>
          <w:marBottom w:val="0"/>
          <w:divBdr>
            <w:top w:val="none" w:sz="0" w:space="0" w:color="auto"/>
            <w:left w:val="none" w:sz="0" w:space="0" w:color="auto"/>
            <w:bottom w:val="none" w:sz="0" w:space="0" w:color="auto"/>
            <w:right w:val="none" w:sz="0" w:space="0" w:color="auto"/>
          </w:divBdr>
        </w:div>
        <w:div w:id="128667797">
          <w:marLeft w:val="0"/>
          <w:marRight w:val="0"/>
          <w:marTop w:val="0"/>
          <w:marBottom w:val="0"/>
          <w:divBdr>
            <w:top w:val="none" w:sz="0" w:space="0" w:color="auto"/>
            <w:left w:val="none" w:sz="0" w:space="0" w:color="auto"/>
            <w:bottom w:val="none" w:sz="0" w:space="0" w:color="auto"/>
            <w:right w:val="none" w:sz="0" w:space="0" w:color="auto"/>
          </w:divBdr>
        </w:div>
        <w:div w:id="357661409">
          <w:marLeft w:val="0"/>
          <w:marRight w:val="0"/>
          <w:marTop w:val="0"/>
          <w:marBottom w:val="0"/>
          <w:divBdr>
            <w:top w:val="none" w:sz="0" w:space="0" w:color="auto"/>
            <w:left w:val="none" w:sz="0" w:space="0" w:color="auto"/>
            <w:bottom w:val="none" w:sz="0" w:space="0" w:color="auto"/>
            <w:right w:val="none" w:sz="0" w:space="0" w:color="auto"/>
          </w:divBdr>
        </w:div>
        <w:div w:id="723067701">
          <w:marLeft w:val="0"/>
          <w:marRight w:val="0"/>
          <w:marTop w:val="0"/>
          <w:marBottom w:val="0"/>
          <w:divBdr>
            <w:top w:val="none" w:sz="0" w:space="0" w:color="auto"/>
            <w:left w:val="none" w:sz="0" w:space="0" w:color="auto"/>
            <w:bottom w:val="none" w:sz="0" w:space="0" w:color="auto"/>
            <w:right w:val="none" w:sz="0" w:space="0" w:color="auto"/>
          </w:divBdr>
        </w:div>
        <w:div w:id="1121267205">
          <w:marLeft w:val="0"/>
          <w:marRight w:val="0"/>
          <w:marTop w:val="0"/>
          <w:marBottom w:val="0"/>
          <w:divBdr>
            <w:top w:val="none" w:sz="0" w:space="0" w:color="auto"/>
            <w:left w:val="none" w:sz="0" w:space="0" w:color="auto"/>
            <w:bottom w:val="none" w:sz="0" w:space="0" w:color="auto"/>
            <w:right w:val="none" w:sz="0" w:space="0" w:color="auto"/>
          </w:divBdr>
        </w:div>
        <w:div w:id="464548269">
          <w:marLeft w:val="0"/>
          <w:marRight w:val="0"/>
          <w:marTop w:val="0"/>
          <w:marBottom w:val="0"/>
          <w:divBdr>
            <w:top w:val="none" w:sz="0" w:space="0" w:color="auto"/>
            <w:left w:val="none" w:sz="0" w:space="0" w:color="auto"/>
            <w:bottom w:val="none" w:sz="0" w:space="0" w:color="auto"/>
            <w:right w:val="none" w:sz="0" w:space="0" w:color="auto"/>
          </w:divBdr>
        </w:div>
        <w:div w:id="637146461">
          <w:marLeft w:val="0"/>
          <w:marRight w:val="0"/>
          <w:marTop w:val="0"/>
          <w:marBottom w:val="0"/>
          <w:divBdr>
            <w:top w:val="none" w:sz="0" w:space="0" w:color="auto"/>
            <w:left w:val="none" w:sz="0" w:space="0" w:color="auto"/>
            <w:bottom w:val="none" w:sz="0" w:space="0" w:color="auto"/>
            <w:right w:val="none" w:sz="0" w:space="0" w:color="auto"/>
          </w:divBdr>
        </w:div>
        <w:div w:id="802580704">
          <w:marLeft w:val="0"/>
          <w:marRight w:val="0"/>
          <w:marTop w:val="0"/>
          <w:marBottom w:val="0"/>
          <w:divBdr>
            <w:top w:val="none" w:sz="0" w:space="0" w:color="auto"/>
            <w:left w:val="none" w:sz="0" w:space="0" w:color="auto"/>
            <w:bottom w:val="none" w:sz="0" w:space="0" w:color="auto"/>
            <w:right w:val="none" w:sz="0" w:space="0" w:color="auto"/>
          </w:divBdr>
        </w:div>
        <w:div w:id="108477281">
          <w:marLeft w:val="0"/>
          <w:marRight w:val="0"/>
          <w:marTop w:val="0"/>
          <w:marBottom w:val="0"/>
          <w:divBdr>
            <w:top w:val="none" w:sz="0" w:space="0" w:color="auto"/>
            <w:left w:val="none" w:sz="0" w:space="0" w:color="auto"/>
            <w:bottom w:val="none" w:sz="0" w:space="0" w:color="auto"/>
            <w:right w:val="none" w:sz="0" w:space="0" w:color="auto"/>
          </w:divBdr>
        </w:div>
        <w:div w:id="22677297">
          <w:marLeft w:val="0"/>
          <w:marRight w:val="0"/>
          <w:marTop w:val="0"/>
          <w:marBottom w:val="0"/>
          <w:divBdr>
            <w:top w:val="none" w:sz="0" w:space="0" w:color="auto"/>
            <w:left w:val="none" w:sz="0" w:space="0" w:color="auto"/>
            <w:bottom w:val="none" w:sz="0" w:space="0" w:color="auto"/>
            <w:right w:val="none" w:sz="0" w:space="0" w:color="auto"/>
          </w:divBdr>
        </w:div>
        <w:div w:id="1582719705">
          <w:marLeft w:val="0"/>
          <w:marRight w:val="0"/>
          <w:marTop w:val="0"/>
          <w:marBottom w:val="0"/>
          <w:divBdr>
            <w:top w:val="none" w:sz="0" w:space="0" w:color="auto"/>
            <w:left w:val="none" w:sz="0" w:space="0" w:color="auto"/>
            <w:bottom w:val="none" w:sz="0" w:space="0" w:color="auto"/>
            <w:right w:val="none" w:sz="0" w:space="0" w:color="auto"/>
          </w:divBdr>
        </w:div>
        <w:div w:id="1324090394">
          <w:marLeft w:val="0"/>
          <w:marRight w:val="0"/>
          <w:marTop w:val="0"/>
          <w:marBottom w:val="0"/>
          <w:divBdr>
            <w:top w:val="none" w:sz="0" w:space="0" w:color="auto"/>
            <w:left w:val="none" w:sz="0" w:space="0" w:color="auto"/>
            <w:bottom w:val="none" w:sz="0" w:space="0" w:color="auto"/>
            <w:right w:val="none" w:sz="0" w:space="0" w:color="auto"/>
          </w:divBdr>
        </w:div>
        <w:div w:id="1715302275">
          <w:marLeft w:val="0"/>
          <w:marRight w:val="0"/>
          <w:marTop w:val="0"/>
          <w:marBottom w:val="0"/>
          <w:divBdr>
            <w:top w:val="none" w:sz="0" w:space="0" w:color="auto"/>
            <w:left w:val="none" w:sz="0" w:space="0" w:color="auto"/>
            <w:bottom w:val="none" w:sz="0" w:space="0" w:color="auto"/>
            <w:right w:val="none" w:sz="0" w:space="0" w:color="auto"/>
          </w:divBdr>
        </w:div>
        <w:div w:id="473180236">
          <w:marLeft w:val="0"/>
          <w:marRight w:val="0"/>
          <w:marTop w:val="0"/>
          <w:marBottom w:val="0"/>
          <w:divBdr>
            <w:top w:val="none" w:sz="0" w:space="0" w:color="auto"/>
            <w:left w:val="none" w:sz="0" w:space="0" w:color="auto"/>
            <w:bottom w:val="none" w:sz="0" w:space="0" w:color="auto"/>
            <w:right w:val="none" w:sz="0" w:space="0" w:color="auto"/>
          </w:divBdr>
        </w:div>
        <w:div w:id="67457819">
          <w:marLeft w:val="0"/>
          <w:marRight w:val="0"/>
          <w:marTop w:val="0"/>
          <w:marBottom w:val="0"/>
          <w:divBdr>
            <w:top w:val="none" w:sz="0" w:space="0" w:color="auto"/>
            <w:left w:val="none" w:sz="0" w:space="0" w:color="auto"/>
            <w:bottom w:val="none" w:sz="0" w:space="0" w:color="auto"/>
            <w:right w:val="none" w:sz="0" w:space="0" w:color="auto"/>
          </w:divBdr>
        </w:div>
        <w:div w:id="1351294398">
          <w:marLeft w:val="0"/>
          <w:marRight w:val="0"/>
          <w:marTop w:val="0"/>
          <w:marBottom w:val="0"/>
          <w:divBdr>
            <w:top w:val="none" w:sz="0" w:space="0" w:color="auto"/>
            <w:left w:val="none" w:sz="0" w:space="0" w:color="auto"/>
            <w:bottom w:val="none" w:sz="0" w:space="0" w:color="auto"/>
            <w:right w:val="none" w:sz="0" w:space="0" w:color="auto"/>
          </w:divBdr>
        </w:div>
        <w:div w:id="565343020">
          <w:marLeft w:val="0"/>
          <w:marRight w:val="0"/>
          <w:marTop w:val="0"/>
          <w:marBottom w:val="0"/>
          <w:divBdr>
            <w:top w:val="none" w:sz="0" w:space="0" w:color="auto"/>
            <w:left w:val="none" w:sz="0" w:space="0" w:color="auto"/>
            <w:bottom w:val="none" w:sz="0" w:space="0" w:color="auto"/>
            <w:right w:val="none" w:sz="0" w:space="0" w:color="auto"/>
          </w:divBdr>
        </w:div>
        <w:div w:id="2076470592">
          <w:marLeft w:val="0"/>
          <w:marRight w:val="0"/>
          <w:marTop w:val="0"/>
          <w:marBottom w:val="0"/>
          <w:divBdr>
            <w:top w:val="none" w:sz="0" w:space="0" w:color="auto"/>
            <w:left w:val="none" w:sz="0" w:space="0" w:color="auto"/>
            <w:bottom w:val="none" w:sz="0" w:space="0" w:color="auto"/>
            <w:right w:val="none" w:sz="0" w:space="0" w:color="auto"/>
          </w:divBdr>
        </w:div>
        <w:div w:id="1303658855">
          <w:marLeft w:val="0"/>
          <w:marRight w:val="0"/>
          <w:marTop w:val="0"/>
          <w:marBottom w:val="0"/>
          <w:divBdr>
            <w:top w:val="none" w:sz="0" w:space="0" w:color="auto"/>
            <w:left w:val="none" w:sz="0" w:space="0" w:color="auto"/>
            <w:bottom w:val="none" w:sz="0" w:space="0" w:color="auto"/>
            <w:right w:val="none" w:sz="0" w:space="0" w:color="auto"/>
          </w:divBdr>
        </w:div>
        <w:div w:id="365060238">
          <w:marLeft w:val="0"/>
          <w:marRight w:val="0"/>
          <w:marTop w:val="0"/>
          <w:marBottom w:val="0"/>
          <w:divBdr>
            <w:top w:val="none" w:sz="0" w:space="0" w:color="auto"/>
            <w:left w:val="none" w:sz="0" w:space="0" w:color="auto"/>
            <w:bottom w:val="none" w:sz="0" w:space="0" w:color="auto"/>
            <w:right w:val="none" w:sz="0" w:space="0" w:color="auto"/>
          </w:divBdr>
        </w:div>
        <w:div w:id="1336424159">
          <w:marLeft w:val="0"/>
          <w:marRight w:val="0"/>
          <w:marTop w:val="0"/>
          <w:marBottom w:val="0"/>
          <w:divBdr>
            <w:top w:val="none" w:sz="0" w:space="0" w:color="auto"/>
            <w:left w:val="none" w:sz="0" w:space="0" w:color="auto"/>
            <w:bottom w:val="none" w:sz="0" w:space="0" w:color="auto"/>
            <w:right w:val="none" w:sz="0" w:space="0" w:color="auto"/>
          </w:divBdr>
        </w:div>
        <w:div w:id="479883918">
          <w:marLeft w:val="0"/>
          <w:marRight w:val="0"/>
          <w:marTop w:val="0"/>
          <w:marBottom w:val="0"/>
          <w:divBdr>
            <w:top w:val="none" w:sz="0" w:space="0" w:color="auto"/>
            <w:left w:val="none" w:sz="0" w:space="0" w:color="auto"/>
            <w:bottom w:val="none" w:sz="0" w:space="0" w:color="auto"/>
            <w:right w:val="none" w:sz="0" w:space="0" w:color="auto"/>
          </w:divBdr>
        </w:div>
        <w:div w:id="1658268651">
          <w:marLeft w:val="0"/>
          <w:marRight w:val="0"/>
          <w:marTop w:val="0"/>
          <w:marBottom w:val="0"/>
          <w:divBdr>
            <w:top w:val="none" w:sz="0" w:space="0" w:color="auto"/>
            <w:left w:val="none" w:sz="0" w:space="0" w:color="auto"/>
            <w:bottom w:val="none" w:sz="0" w:space="0" w:color="auto"/>
            <w:right w:val="none" w:sz="0" w:space="0" w:color="auto"/>
          </w:divBdr>
        </w:div>
        <w:div w:id="1488939105">
          <w:marLeft w:val="0"/>
          <w:marRight w:val="0"/>
          <w:marTop w:val="0"/>
          <w:marBottom w:val="0"/>
          <w:divBdr>
            <w:top w:val="none" w:sz="0" w:space="0" w:color="auto"/>
            <w:left w:val="none" w:sz="0" w:space="0" w:color="auto"/>
            <w:bottom w:val="none" w:sz="0" w:space="0" w:color="auto"/>
            <w:right w:val="none" w:sz="0" w:space="0" w:color="auto"/>
          </w:divBdr>
        </w:div>
        <w:div w:id="1928340557">
          <w:marLeft w:val="0"/>
          <w:marRight w:val="0"/>
          <w:marTop w:val="0"/>
          <w:marBottom w:val="0"/>
          <w:divBdr>
            <w:top w:val="none" w:sz="0" w:space="0" w:color="auto"/>
            <w:left w:val="none" w:sz="0" w:space="0" w:color="auto"/>
            <w:bottom w:val="none" w:sz="0" w:space="0" w:color="auto"/>
            <w:right w:val="none" w:sz="0" w:space="0" w:color="auto"/>
          </w:divBdr>
        </w:div>
        <w:div w:id="822430458">
          <w:marLeft w:val="0"/>
          <w:marRight w:val="0"/>
          <w:marTop w:val="0"/>
          <w:marBottom w:val="0"/>
          <w:divBdr>
            <w:top w:val="none" w:sz="0" w:space="0" w:color="auto"/>
            <w:left w:val="none" w:sz="0" w:space="0" w:color="auto"/>
            <w:bottom w:val="none" w:sz="0" w:space="0" w:color="auto"/>
            <w:right w:val="none" w:sz="0" w:space="0" w:color="auto"/>
          </w:divBdr>
        </w:div>
        <w:div w:id="1845899510">
          <w:marLeft w:val="0"/>
          <w:marRight w:val="0"/>
          <w:marTop w:val="0"/>
          <w:marBottom w:val="0"/>
          <w:divBdr>
            <w:top w:val="none" w:sz="0" w:space="0" w:color="auto"/>
            <w:left w:val="none" w:sz="0" w:space="0" w:color="auto"/>
            <w:bottom w:val="none" w:sz="0" w:space="0" w:color="auto"/>
            <w:right w:val="none" w:sz="0" w:space="0" w:color="auto"/>
          </w:divBdr>
        </w:div>
        <w:div w:id="1642729772">
          <w:marLeft w:val="0"/>
          <w:marRight w:val="0"/>
          <w:marTop w:val="0"/>
          <w:marBottom w:val="0"/>
          <w:divBdr>
            <w:top w:val="none" w:sz="0" w:space="0" w:color="auto"/>
            <w:left w:val="none" w:sz="0" w:space="0" w:color="auto"/>
            <w:bottom w:val="none" w:sz="0" w:space="0" w:color="auto"/>
            <w:right w:val="none" w:sz="0" w:space="0" w:color="auto"/>
          </w:divBdr>
        </w:div>
        <w:div w:id="1186672834">
          <w:marLeft w:val="0"/>
          <w:marRight w:val="0"/>
          <w:marTop w:val="0"/>
          <w:marBottom w:val="0"/>
          <w:divBdr>
            <w:top w:val="none" w:sz="0" w:space="0" w:color="auto"/>
            <w:left w:val="none" w:sz="0" w:space="0" w:color="auto"/>
            <w:bottom w:val="none" w:sz="0" w:space="0" w:color="auto"/>
            <w:right w:val="none" w:sz="0" w:space="0" w:color="auto"/>
          </w:divBdr>
        </w:div>
        <w:div w:id="232201954">
          <w:marLeft w:val="0"/>
          <w:marRight w:val="0"/>
          <w:marTop w:val="0"/>
          <w:marBottom w:val="0"/>
          <w:divBdr>
            <w:top w:val="none" w:sz="0" w:space="0" w:color="auto"/>
            <w:left w:val="none" w:sz="0" w:space="0" w:color="auto"/>
            <w:bottom w:val="none" w:sz="0" w:space="0" w:color="auto"/>
            <w:right w:val="none" w:sz="0" w:space="0" w:color="auto"/>
          </w:divBdr>
        </w:div>
        <w:div w:id="1350251929">
          <w:marLeft w:val="0"/>
          <w:marRight w:val="0"/>
          <w:marTop w:val="0"/>
          <w:marBottom w:val="0"/>
          <w:divBdr>
            <w:top w:val="none" w:sz="0" w:space="0" w:color="auto"/>
            <w:left w:val="none" w:sz="0" w:space="0" w:color="auto"/>
            <w:bottom w:val="none" w:sz="0" w:space="0" w:color="auto"/>
            <w:right w:val="none" w:sz="0" w:space="0" w:color="auto"/>
          </w:divBdr>
        </w:div>
        <w:div w:id="1362515022">
          <w:marLeft w:val="0"/>
          <w:marRight w:val="0"/>
          <w:marTop w:val="0"/>
          <w:marBottom w:val="0"/>
          <w:divBdr>
            <w:top w:val="none" w:sz="0" w:space="0" w:color="auto"/>
            <w:left w:val="none" w:sz="0" w:space="0" w:color="auto"/>
            <w:bottom w:val="none" w:sz="0" w:space="0" w:color="auto"/>
            <w:right w:val="none" w:sz="0" w:space="0" w:color="auto"/>
          </w:divBdr>
        </w:div>
        <w:div w:id="1694648292">
          <w:marLeft w:val="0"/>
          <w:marRight w:val="0"/>
          <w:marTop w:val="0"/>
          <w:marBottom w:val="0"/>
          <w:divBdr>
            <w:top w:val="none" w:sz="0" w:space="0" w:color="auto"/>
            <w:left w:val="none" w:sz="0" w:space="0" w:color="auto"/>
            <w:bottom w:val="none" w:sz="0" w:space="0" w:color="auto"/>
            <w:right w:val="none" w:sz="0" w:space="0" w:color="auto"/>
          </w:divBdr>
        </w:div>
        <w:div w:id="31654792">
          <w:marLeft w:val="0"/>
          <w:marRight w:val="0"/>
          <w:marTop w:val="0"/>
          <w:marBottom w:val="0"/>
          <w:divBdr>
            <w:top w:val="none" w:sz="0" w:space="0" w:color="auto"/>
            <w:left w:val="none" w:sz="0" w:space="0" w:color="auto"/>
            <w:bottom w:val="none" w:sz="0" w:space="0" w:color="auto"/>
            <w:right w:val="none" w:sz="0" w:space="0" w:color="auto"/>
          </w:divBdr>
        </w:div>
        <w:div w:id="273174967">
          <w:marLeft w:val="0"/>
          <w:marRight w:val="0"/>
          <w:marTop w:val="0"/>
          <w:marBottom w:val="0"/>
          <w:divBdr>
            <w:top w:val="none" w:sz="0" w:space="0" w:color="auto"/>
            <w:left w:val="none" w:sz="0" w:space="0" w:color="auto"/>
            <w:bottom w:val="none" w:sz="0" w:space="0" w:color="auto"/>
            <w:right w:val="none" w:sz="0" w:space="0" w:color="auto"/>
          </w:divBdr>
        </w:div>
        <w:div w:id="1732575789">
          <w:marLeft w:val="0"/>
          <w:marRight w:val="0"/>
          <w:marTop w:val="0"/>
          <w:marBottom w:val="0"/>
          <w:divBdr>
            <w:top w:val="none" w:sz="0" w:space="0" w:color="auto"/>
            <w:left w:val="none" w:sz="0" w:space="0" w:color="auto"/>
            <w:bottom w:val="none" w:sz="0" w:space="0" w:color="auto"/>
            <w:right w:val="none" w:sz="0" w:space="0" w:color="auto"/>
          </w:divBdr>
        </w:div>
        <w:div w:id="1857233478">
          <w:marLeft w:val="0"/>
          <w:marRight w:val="0"/>
          <w:marTop w:val="0"/>
          <w:marBottom w:val="0"/>
          <w:divBdr>
            <w:top w:val="none" w:sz="0" w:space="0" w:color="auto"/>
            <w:left w:val="none" w:sz="0" w:space="0" w:color="auto"/>
            <w:bottom w:val="none" w:sz="0" w:space="0" w:color="auto"/>
            <w:right w:val="none" w:sz="0" w:space="0" w:color="auto"/>
          </w:divBdr>
        </w:div>
      </w:divsChild>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14</Pages>
  <Words>16471</Words>
  <Characters>93885</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Chen, Kun</cp:lastModifiedBy>
  <cp:revision>12</cp:revision>
  <dcterms:created xsi:type="dcterms:W3CDTF">2025-12-11T15:40:00Z</dcterms:created>
  <dcterms:modified xsi:type="dcterms:W3CDTF">2025-12-15T22:40:00Z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zotero-version="7.0.29"&gt;&lt;session id="qeKV5HYs"/&gt;&lt;style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